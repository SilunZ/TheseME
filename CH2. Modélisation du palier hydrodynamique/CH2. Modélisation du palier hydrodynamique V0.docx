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C0EF60" w14:textId="77777777" w:rsidR="00493D1F" w:rsidRDefault="00493D1F" w:rsidP="00493D1F">
      <w:pPr>
        <w:pStyle w:val="Titre"/>
        <w:rPr>
          <w:sz w:val="52"/>
        </w:rPr>
      </w:pPr>
      <w:r w:rsidRPr="00493D1F">
        <w:rPr>
          <w:sz w:val="52"/>
        </w:rPr>
        <w:t xml:space="preserve">Chapitre II : </w:t>
      </w:r>
    </w:p>
    <w:p w14:paraId="037C91C4" w14:textId="74AC08BE" w:rsidR="00CE14A0" w:rsidRDefault="00CE14A0" w:rsidP="00493D1F">
      <w:pPr>
        <w:pStyle w:val="Titre"/>
        <w:rPr>
          <w:sz w:val="52"/>
        </w:rPr>
      </w:pPr>
      <w:r w:rsidRPr="00493D1F">
        <w:rPr>
          <w:sz w:val="52"/>
        </w:rPr>
        <w:t>Modélisation de paliers hydrodynamiques</w:t>
      </w:r>
    </w:p>
    <w:p w14:paraId="17B8E754" w14:textId="77777777" w:rsidR="00EE1B57" w:rsidRDefault="00EE1B57" w:rsidP="00EE1B57"/>
    <w:p w14:paraId="5CF0BFFA" w14:textId="31AD5DBE" w:rsidR="00CE14A0" w:rsidRDefault="00353712" w:rsidP="00493D1F">
      <w:pPr>
        <w:pStyle w:val="Titre1"/>
      </w:pPr>
      <w:r>
        <w:t>Introduction</w:t>
      </w:r>
    </w:p>
    <w:p w14:paraId="4499F58B" w14:textId="77777777" w:rsidR="00C52AE1" w:rsidRPr="00C52AE1" w:rsidRDefault="00C52AE1" w:rsidP="00C52AE1"/>
    <w:p w14:paraId="1B01C75E" w14:textId="636C2B8C" w:rsidR="00CE14A0" w:rsidRDefault="00CE14A0" w:rsidP="002B442E">
      <w:pPr>
        <w:spacing w:line="360" w:lineRule="auto"/>
      </w:pPr>
      <w:r>
        <w:t xml:space="preserve">Le palier hydrodynamique est un organe de supportage utilisé dans les machines tournantes (turbines à vapeur, turbomachines, etc…).  Un palier hydrodynamique possède trois composantes majeures : l’arbre (rotor), le coussinet (stator) et le lubrifiant. La </w:t>
      </w:r>
      <w:r w:rsidR="00CE3A38">
        <w:fldChar w:fldCharType="begin"/>
      </w:r>
      <w:r w:rsidR="00CE3A38">
        <w:instrText xml:space="preserve"> REF _Ref525808327 \h </w:instrText>
      </w:r>
      <w:r w:rsidR="002B442E">
        <w:instrText xml:space="preserve"> \* MERGEFORMAT </w:instrText>
      </w:r>
      <w:r w:rsidR="00CE3A38">
        <w:fldChar w:fldCharType="separate"/>
      </w:r>
      <w:r w:rsidR="002C4AD4" w:rsidRPr="002C4AD4">
        <w:t xml:space="preserve">Figure </w:t>
      </w:r>
      <w:r w:rsidR="002C4AD4" w:rsidRPr="002C4AD4">
        <w:rPr>
          <w:noProof/>
        </w:rPr>
        <w:t>1</w:t>
      </w:r>
      <w:r w:rsidR="00CE3A38">
        <w:fldChar w:fldCharType="end"/>
      </w:r>
      <w:r w:rsidR="00CE3A38">
        <w:t xml:space="preserve"> </w:t>
      </w:r>
      <w:r>
        <w:t xml:space="preserve">représente schématiquement un palier en fonctionnement avec la création de la pression dans la partie inférieure. Cette génération de pression </w:t>
      </w:r>
      <w:r w:rsidR="00CC1112">
        <w:t xml:space="preserve">est </w:t>
      </w:r>
      <w:r w:rsidR="009F3CD8">
        <w:t>due</w:t>
      </w:r>
      <w:r w:rsidR="00CC1112">
        <w:t xml:space="preserve"> au cisaillement</w:t>
      </w:r>
      <w:r>
        <w:t xml:space="preserve"> </w:t>
      </w:r>
      <w:r w:rsidR="00CC1112">
        <w:t xml:space="preserve">du </w:t>
      </w:r>
      <w:r>
        <w:t>film</w:t>
      </w:r>
      <w:r w:rsidR="00CC1112">
        <w:t xml:space="preserve"> mince</w:t>
      </w:r>
      <w:r>
        <w:t>. Le nom du "</w:t>
      </w:r>
      <w:r w:rsidRPr="00B749C9">
        <w:t>film mince</w:t>
      </w:r>
      <w:r>
        <w:t>"</w:t>
      </w:r>
      <w:r w:rsidRPr="00B749C9">
        <w:t xml:space="preserve"> </w:t>
      </w:r>
      <w:r>
        <w:t>décrit</w:t>
      </w:r>
      <w:r w:rsidRPr="00B749C9">
        <w:t xml:space="preserve"> </w:t>
      </w:r>
      <w:r>
        <w:t>une</w:t>
      </w:r>
      <w:r w:rsidRPr="00B749C9">
        <w:t xml:space="preserve"> très faible épaisseur </w:t>
      </w:r>
      <w:r>
        <w:t xml:space="preserve">(à l’échelle de micro mètre) </w:t>
      </w:r>
      <w:r w:rsidRPr="00B749C9">
        <w:t>situé</w:t>
      </w:r>
      <w:r w:rsidR="00727EA3">
        <w:t>e</w:t>
      </w:r>
      <w:r w:rsidRPr="00B749C9">
        <w:t xml:space="preserve"> entre le</w:t>
      </w:r>
      <w:r>
        <w:t xml:space="preserve"> </w:t>
      </w:r>
      <w:r w:rsidRPr="00B749C9">
        <w:t>rotor et le stator.</w:t>
      </w:r>
      <w:r>
        <w:t xml:space="preserve"> Lors de la mise en rotation de l’arbre,</w:t>
      </w:r>
      <w:r w:rsidRPr="00CC36D7">
        <w:t xml:space="preserve"> </w:t>
      </w:r>
      <w:r>
        <w:t>celui-ci se soulève avec l’augmentation de la vitesse.</w:t>
      </w:r>
      <w:r w:rsidRPr="00CC36D7">
        <w:t xml:space="preserve"> </w:t>
      </w:r>
      <w:r>
        <w:t>Une fois la vitesse nominale atteinte, le rotor se place à sa position d’équilibre</w:t>
      </w:r>
      <w:r w:rsidR="007D1F24">
        <w:t xml:space="preserve"> où la force hydrodynamique</w:t>
      </w:r>
      <w:r>
        <w:t xml:space="preserve"> </w:t>
      </w:r>
      <w:r w:rsidR="003D1DC0">
        <w:t xml:space="preserve">générée </w:t>
      </w:r>
      <w:r w:rsidR="007D1F24">
        <w:t>permet</w:t>
      </w:r>
      <w:r>
        <w:t xml:space="preserve"> de compenser l’effort dû à </w:t>
      </w:r>
      <w:r w:rsidR="00581581">
        <w:t>sa</w:t>
      </w:r>
      <w:r>
        <w:t xml:space="preserve"> masse. </w:t>
      </w:r>
    </w:p>
    <w:p w14:paraId="2E4A2A0E" w14:textId="77777777" w:rsidR="00CE14A0" w:rsidRDefault="00CE14A0" w:rsidP="002B442E">
      <w:pPr>
        <w:keepNext/>
        <w:spacing w:line="360" w:lineRule="auto"/>
        <w:ind w:firstLine="567"/>
        <w:jc w:val="center"/>
      </w:pPr>
      <w:r>
        <w:rPr>
          <w:noProof/>
          <w:lang w:val="en-US" w:eastAsia="zh-CN"/>
        </w:rPr>
        <w:drawing>
          <wp:inline distT="0" distB="0" distL="0" distR="0" wp14:anchorId="42E472ED" wp14:editId="5119C863">
            <wp:extent cx="3909600" cy="223920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9600" cy="2239200"/>
                    </a:xfrm>
                    <a:prstGeom prst="rect">
                      <a:avLst/>
                    </a:prstGeom>
                  </pic:spPr>
                </pic:pic>
              </a:graphicData>
            </a:graphic>
          </wp:inline>
        </w:drawing>
      </w:r>
    </w:p>
    <w:p w14:paraId="6E3C2ACF" w14:textId="77777777" w:rsidR="00CE14A0" w:rsidRPr="00657B2B" w:rsidRDefault="00CE14A0" w:rsidP="002B442E">
      <w:pPr>
        <w:pStyle w:val="Lgende"/>
        <w:spacing w:line="360" w:lineRule="auto"/>
        <w:jc w:val="both"/>
        <w:rPr>
          <w:i w:val="0"/>
          <w:sz w:val="22"/>
        </w:rPr>
      </w:pPr>
      <w:bookmarkStart w:id="0" w:name="_Ref525808327"/>
      <w:r w:rsidRPr="00657B2B">
        <w:rPr>
          <w:i w:val="0"/>
          <w:sz w:val="22"/>
        </w:rPr>
        <w:t xml:space="preserve">Figure </w:t>
      </w:r>
      <w:r w:rsidRPr="00657B2B">
        <w:rPr>
          <w:i w:val="0"/>
          <w:sz w:val="22"/>
        </w:rPr>
        <w:fldChar w:fldCharType="begin"/>
      </w:r>
      <w:r w:rsidRPr="00657B2B">
        <w:rPr>
          <w:i w:val="0"/>
          <w:sz w:val="22"/>
        </w:rPr>
        <w:instrText xml:space="preserve"> SEQ Figure \* ARABIC </w:instrText>
      </w:r>
      <w:r w:rsidRPr="00657B2B">
        <w:rPr>
          <w:i w:val="0"/>
          <w:sz w:val="22"/>
        </w:rPr>
        <w:fldChar w:fldCharType="separate"/>
      </w:r>
      <w:r w:rsidR="002C4AD4">
        <w:rPr>
          <w:i w:val="0"/>
          <w:noProof/>
          <w:sz w:val="22"/>
        </w:rPr>
        <w:t>1</w:t>
      </w:r>
      <w:r w:rsidRPr="00657B2B">
        <w:rPr>
          <w:i w:val="0"/>
          <w:sz w:val="22"/>
        </w:rPr>
        <w:fldChar w:fldCharType="end"/>
      </w:r>
      <w:bookmarkEnd w:id="0"/>
      <w:r>
        <w:rPr>
          <w:i w:val="0"/>
          <w:sz w:val="22"/>
        </w:rPr>
        <w:t> :</w:t>
      </w:r>
      <w:r w:rsidRPr="00FD3405">
        <w:t xml:space="preserve"> </w:t>
      </w:r>
      <w:r w:rsidRPr="00FD3405">
        <w:rPr>
          <w:i w:val="0"/>
          <w:sz w:val="22"/>
        </w:rPr>
        <w:t>Représentation des forces hydrodynamiques et de la distribution de pression dans un palier</w:t>
      </w:r>
    </w:p>
    <w:p w14:paraId="15432B3B" w14:textId="1D01830C" w:rsidR="00CE14A0" w:rsidRDefault="00CE14A0" w:rsidP="002B442E">
      <w:pPr>
        <w:spacing w:line="360" w:lineRule="auto"/>
      </w:pPr>
      <w:r>
        <w:t xml:space="preserve">En même temps </w:t>
      </w:r>
      <w:r w:rsidR="000363DA">
        <w:t>que</w:t>
      </w:r>
      <w:r>
        <w:t xml:space="preserve"> la création de pression</w:t>
      </w:r>
      <w:r w:rsidR="000275C7">
        <w:t>,</w:t>
      </w:r>
      <w:r>
        <w:t xml:space="preserve"> le cisaillement visqueux</w:t>
      </w:r>
      <w:r w:rsidR="00AB5610">
        <w:t xml:space="preserve"> </w:t>
      </w:r>
      <w:r w:rsidR="00B047C7">
        <w:t>du</w:t>
      </w:r>
      <w:r w:rsidR="00AB5610">
        <w:t xml:space="preserve"> lubrifiant</w:t>
      </w:r>
      <w:r>
        <w:t xml:space="preserve"> </w:t>
      </w:r>
      <w:r w:rsidR="002A13D6">
        <w:t>produit</w:t>
      </w:r>
      <w:r>
        <w:t xml:space="preserve"> une chaleur </w:t>
      </w:r>
      <w:r w:rsidR="0007231C">
        <w:t xml:space="preserve">qui chauffe </w:t>
      </w:r>
      <w:r>
        <w:t xml:space="preserve">les organes solides en contact avec le lubrifiant. L’échauffement des solides </w:t>
      </w:r>
      <w:r w:rsidR="000E630C">
        <w:t xml:space="preserve">peut </w:t>
      </w:r>
      <w:r>
        <w:t xml:space="preserve">changer les conditions de fonctionnement du système tournant. </w:t>
      </w:r>
    </w:p>
    <w:p w14:paraId="17D7BA23" w14:textId="0A330BDA" w:rsidR="00CE14A0" w:rsidRPr="0082282C" w:rsidRDefault="00CE14A0" w:rsidP="002B442E">
      <w:pPr>
        <w:spacing w:line="360" w:lineRule="auto"/>
      </w:pPr>
      <w:r>
        <w:t xml:space="preserve">Pour les paliers hydrodynamiques qui fonctionne à </w:t>
      </w:r>
      <w:r w:rsidR="00F46C46">
        <w:t xml:space="preserve">une </w:t>
      </w:r>
      <w:r>
        <w:t xml:space="preserve">basse vitesse de rotation et avec </w:t>
      </w:r>
      <w:r w:rsidR="00703DD0">
        <w:t>une</w:t>
      </w:r>
      <w:r>
        <w:t xml:space="preserve"> charge faible, </w:t>
      </w:r>
      <w:r w:rsidRPr="00A329C6">
        <w:t xml:space="preserve">le champ de pression </w:t>
      </w:r>
      <w:r>
        <w:t xml:space="preserve">créée </w:t>
      </w:r>
      <w:r w:rsidRPr="00A329C6">
        <w:t xml:space="preserve">dans le film </w:t>
      </w:r>
      <w:r>
        <w:t>mince</w:t>
      </w:r>
      <w:r w:rsidRPr="00A329C6">
        <w:t xml:space="preserve"> peut être </w:t>
      </w:r>
      <w:r w:rsidR="005B5ED1">
        <w:t>décrit</w:t>
      </w:r>
      <w:r w:rsidRPr="00A329C6">
        <w:t xml:space="preserve"> par l'équation de Reynolds </w:t>
      </w:r>
      <w:r>
        <w:t>en isotherme</w:t>
      </w:r>
      <w:r w:rsidR="00A5714D">
        <w:t xml:space="preserve"> </w:t>
      </w:r>
      <w:r w:rsidR="00C40248">
        <w:fldChar w:fldCharType="begin"/>
      </w:r>
      <w:r w:rsidR="00C40248">
        <w:instrText xml:space="preserve"> REF _Ref528660528 \r \h </w:instrText>
      </w:r>
      <w:r w:rsidR="00C40248">
        <w:fldChar w:fldCharType="separate"/>
      </w:r>
      <w:r w:rsidR="002C4AD4">
        <w:t>[1]</w:t>
      </w:r>
      <w:r w:rsidR="00C40248">
        <w:fldChar w:fldCharType="end"/>
      </w:r>
      <w:r>
        <w:t>, car l’effet thermique provoqué n’est pas prépondérant</w:t>
      </w:r>
      <w:r w:rsidRPr="00A329C6">
        <w:t>.</w:t>
      </w:r>
      <w:r>
        <w:t xml:space="preserve"> </w:t>
      </w:r>
      <w:r w:rsidRPr="00186193">
        <w:t>Cependant, pour des vitesses de rotation plus élevées</w:t>
      </w:r>
      <w:r>
        <w:t xml:space="preserve"> et </w:t>
      </w:r>
      <w:r w:rsidRPr="00186193">
        <w:t xml:space="preserve">des charges plus élevées, l'approche isotherme n'est plus suffisante et la variation de la viscosité </w:t>
      </w:r>
      <w:r w:rsidR="003157D3">
        <w:t>ave</w:t>
      </w:r>
      <w:bookmarkStart w:id="1" w:name="_GoBack"/>
      <w:bookmarkEnd w:id="1"/>
      <w:r w:rsidR="003157D3">
        <w:t xml:space="preserve">c </w:t>
      </w:r>
      <w:r w:rsidRPr="00186193">
        <w:t xml:space="preserve">la température doit être prise en compte pour </w:t>
      </w:r>
      <w:del w:id="2" w:author="ZHANG Silun" w:date="2018-10-30T11:01:00Z">
        <w:r w:rsidDel="00F82FD6">
          <w:delText xml:space="preserve">réaliser </w:delText>
        </w:r>
      </w:del>
      <w:ins w:id="3" w:author="ZHANG Silun" w:date="2018-10-30T11:01:00Z">
        <w:r w:rsidR="00F82FD6">
          <w:t xml:space="preserve">des </w:t>
        </w:r>
      </w:ins>
      <w:r>
        <w:t>calculs</w:t>
      </w:r>
      <w:r w:rsidRPr="00186193">
        <w:t xml:space="preserve"> précis.</w:t>
      </w:r>
      <w:r w:rsidRPr="00D37236">
        <w:t xml:space="preserve"> </w:t>
      </w:r>
      <w:r w:rsidR="00E70ED7">
        <w:t>En conséquence</w:t>
      </w:r>
      <w:r>
        <w:t>, l’</w:t>
      </w:r>
      <w:r w:rsidRPr="00D37236">
        <w:t>équation de Reynolds</w:t>
      </w:r>
      <w:r w:rsidR="001672FC">
        <w:t xml:space="preserve"> doit être couplée avec</w:t>
      </w:r>
      <w:r w:rsidRPr="00D37236">
        <w:t xml:space="preserve"> </w:t>
      </w:r>
      <w:r>
        <w:t xml:space="preserve">l’équation </w:t>
      </w:r>
      <w:r w:rsidRPr="00D37236">
        <w:t xml:space="preserve">d'énergie </w:t>
      </w:r>
      <w:r>
        <w:t xml:space="preserve">qui décrit le </w:t>
      </w:r>
      <w:r>
        <w:lastRenderedPageBreak/>
        <w:t xml:space="preserve">champ de température </w:t>
      </w:r>
      <w:del w:id="4" w:author="ZHANG Silun" w:date="2018-10-30T11:02:00Z">
        <w:r w:rsidDel="00D158D7">
          <w:delText>au sein du</w:delText>
        </w:r>
      </w:del>
      <w:ins w:id="5" w:author="ZHANG Silun" w:date="2018-10-30T11:02:00Z">
        <w:r w:rsidR="00D158D7">
          <w:t>dans le</w:t>
        </w:r>
      </w:ins>
      <w:r>
        <w:t xml:space="preserve"> film mince</w:t>
      </w:r>
      <w:del w:id="6" w:author="ZHANG Silun" w:date="2018-10-30T11:02:00Z">
        <w:r w:rsidDel="00B1451A">
          <w:delText xml:space="preserve"> </w:delText>
        </w:r>
        <w:r w:rsidRPr="00D37236" w:rsidDel="00B1451A">
          <w:delText>et</w:delText>
        </w:r>
        <w:r w:rsidR="001672FC" w:rsidDel="00B1451A">
          <w:delText xml:space="preserve"> elles nécessitent d’être</w:delText>
        </w:r>
        <w:r w:rsidRPr="00D37236" w:rsidDel="00B1451A">
          <w:delText xml:space="preserve"> résolues </w:delText>
        </w:r>
        <w:r w:rsidR="001672FC" w:rsidDel="00B1451A">
          <w:delText>simultanément</w:delText>
        </w:r>
      </w:del>
      <w:r w:rsidRPr="00D37236">
        <w:t>.</w:t>
      </w:r>
      <w:r>
        <w:t xml:space="preserve"> </w:t>
      </w:r>
      <w:r w:rsidR="00232604">
        <w:t>En outre</w:t>
      </w:r>
      <w:r w:rsidRPr="00F44F45">
        <w:t xml:space="preserve">, l'équation d'énergie doit être discrétisée à travers le film mince. Le nombre de points de discrétisation dans cette direction doit être suffisamment grand pour capter les gradients de température </w:t>
      </w:r>
      <w:r>
        <w:t>aux parois</w:t>
      </w:r>
      <w:r w:rsidRPr="00F44F45">
        <w:t>. Pour le régime turbulent</w:t>
      </w:r>
      <w:r>
        <w:t xml:space="preserve"> de l’écoulement</w:t>
      </w:r>
      <w:r w:rsidRPr="00F44F45">
        <w:t>, où ces gradients</w:t>
      </w:r>
      <w:r w:rsidR="009B0E81">
        <w:t xml:space="preserve"> de température</w:t>
      </w:r>
      <w:r w:rsidRPr="00F44F45">
        <w:t xml:space="preserve"> sont beaucoup plus </w:t>
      </w:r>
      <w:del w:id="7" w:author="ZHANG Silun" w:date="2018-10-30T11:02:00Z">
        <w:r w:rsidRPr="00F44F45" w:rsidDel="0098029D">
          <w:delText>raides</w:delText>
        </w:r>
      </w:del>
      <w:ins w:id="8" w:author="ZHANG Silun" w:date="2018-10-30T11:02:00Z">
        <w:r w:rsidR="0098029D">
          <w:t>forts</w:t>
        </w:r>
      </w:ins>
      <w:r w:rsidRPr="00F44F45">
        <w:t xml:space="preserve">, le nombre de points de discrétisation à travers le film est </w:t>
      </w:r>
      <w:ins w:id="9" w:author="ZHANG Silun" w:date="2018-10-30T11:02:00Z">
        <w:r w:rsidR="00BC324E">
          <w:t>d’</w:t>
        </w:r>
      </w:ins>
      <w:r w:rsidRPr="00F44F45">
        <w:t xml:space="preserve">au moins un ordre de grandeur supérieur à celui utilisé </w:t>
      </w:r>
      <w:r>
        <w:t>en régime</w:t>
      </w:r>
      <w:r w:rsidRPr="00F44F45">
        <w:t xml:space="preserve"> laminaire. Ainsi, la résolution des équations couplées </w:t>
      </w:r>
      <w:r>
        <w:t>demande</w:t>
      </w:r>
      <w:r w:rsidRPr="00F44F45">
        <w:t xml:space="preserve"> </w:t>
      </w:r>
      <w:r w:rsidRPr="00D07B24">
        <w:t>un temps</w:t>
      </w:r>
      <w:r>
        <w:t xml:space="preserve"> de calcul</w:t>
      </w:r>
      <w:r w:rsidRPr="00D07B24">
        <w:t xml:space="preserve"> considérable</w:t>
      </w:r>
      <w:r w:rsidRPr="00F44F45">
        <w:t xml:space="preserve">, </w:t>
      </w:r>
      <w:r>
        <w:t>particulièrement</w:t>
      </w:r>
      <w:r w:rsidRPr="00F44F45">
        <w:t xml:space="preserve"> dans </w:t>
      </w:r>
      <w:del w:id="10" w:author="ZHANG Silun" w:date="2018-10-30T11:05:00Z">
        <w:r w:rsidRPr="00F44F45" w:rsidDel="00584B35">
          <w:delText xml:space="preserve">le cas de </w:delText>
        </w:r>
      </w:del>
      <w:r w:rsidRPr="00F44F45">
        <w:t xml:space="preserve">l'analyse transitoire. </w:t>
      </w:r>
      <w:r w:rsidRPr="00E32A13">
        <w:t>Bien que la solution numérique de ces équations couplées soit un problème résolu depuis plusieurs décennies, des méthodes numériques efficaces visant à réduire l'effort de calcul sont encore à développer.</w:t>
      </w:r>
    </w:p>
    <w:p w14:paraId="4A0C96EC" w14:textId="5EE3A327" w:rsidR="00CE14A0" w:rsidRDefault="00CE14A0" w:rsidP="002B442E">
      <w:pPr>
        <w:spacing w:line="360" w:lineRule="auto"/>
      </w:pPr>
      <w:r>
        <w:t>Afin de réduire l’effort de calcul lors de la résolution des équations de Reynolds et</w:t>
      </w:r>
      <w:r w:rsidR="00232604">
        <w:t xml:space="preserve"> de</w:t>
      </w:r>
      <w:r>
        <w:t xml:space="preserve"> l’énergie, </w:t>
      </w:r>
      <w:r w:rsidRPr="006213C9">
        <w:t xml:space="preserve">une approche spectrale appelée </w:t>
      </w:r>
      <w:r>
        <w:t>"</w:t>
      </w:r>
      <w:r w:rsidR="004F3E35">
        <w:t>Méthode de collocation aux</w:t>
      </w:r>
      <w:r w:rsidRPr="006213C9">
        <w:t xml:space="preserve"> point</w:t>
      </w:r>
      <w:r w:rsidR="004F3E35">
        <w:t>s</w:t>
      </w:r>
      <w:r w:rsidRPr="006213C9">
        <w:t xml:space="preserve"> de </w:t>
      </w:r>
      <w:proofErr w:type="spellStart"/>
      <w:r w:rsidRPr="006213C9">
        <w:t>Lobatto</w:t>
      </w:r>
      <w:proofErr w:type="spellEnd"/>
      <w:r w:rsidRPr="006213C9">
        <w:t xml:space="preserve"> (LPCM)</w:t>
      </w:r>
      <w:r w:rsidR="000707D0">
        <w:t xml:space="preserve">" </w:t>
      </w:r>
      <w:r w:rsidR="000707D0">
        <w:fldChar w:fldCharType="begin"/>
      </w:r>
      <w:r w:rsidR="000707D0">
        <w:instrText xml:space="preserve"> REF _Ref526263891 \r \h </w:instrText>
      </w:r>
      <w:r w:rsidR="000707D0">
        <w:fldChar w:fldCharType="separate"/>
      </w:r>
      <w:r w:rsidR="002C4AD4">
        <w:t>[1]</w:t>
      </w:r>
      <w:r w:rsidR="000707D0">
        <w:fldChar w:fldCharType="end"/>
      </w:r>
      <w:r>
        <w:t xml:space="preserve"> est utilisée</w:t>
      </w:r>
      <w:r w:rsidR="00396217">
        <w:t>.</w:t>
      </w:r>
      <w:r w:rsidR="00A16821">
        <w:t xml:space="preserve"> </w:t>
      </w:r>
      <w:r w:rsidR="00396217">
        <w:t>Celui-ci</w:t>
      </w:r>
      <w:r w:rsidR="00A16821">
        <w:t xml:space="preserve"> permet d’économiser </w:t>
      </w:r>
      <w:del w:id="11" w:author="ZHANG Silun" w:date="2018-10-30T11:05:00Z">
        <w:r w:rsidR="00A16821" w:rsidDel="00584B35">
          <w:delText xml:space="preserve">par conséquent </w:delText>
        </w:r>
      </w:del>
      <w:r w:rsidR="00A16821">
        <w:t xml:space="preserve">le temps de </w:t>
      </w:r>
      <w:r w:rsidR="000F199D">
        <w:t xml:space="preserve">calcul </w:t>
      </w:r>
      <w:r w:rsidR="00A16821">
        <w:t xml:space="preserve">pour </w:t>
      </w:r>
      <w:r w:rsidR="000F199D">
        <w:t xml:space="preserve">la simulation de </w:t>
      </w:r>
      <w:r w:rsidR="00A16821">
        <w:t xml:space="preserve">l’effet Morton. </w:t>
      </w:r>
      <w:r>
        <w:t xml:space="preserve"> Cette méthode</w:t>
      </w:r>
      <w:r w:rsidR="009462AF">
        <w:t xml:space="preserve"> </w:t>
      </w:r>
      <w:r>
        <w:t>est également couplée ave</w:t>
      </w:r>
      <w:r w:rsidR="004A4F13">
        <w:t xml:space="preserve">c un algorithme de cavitation </w:t>
      </w:r>
      <w:r w:rsidR="004A4F13">
        <w:fldChar w:fldCharType="begin"/>
      </w:r>
      <w:r w:rsidR="004A4F13">
        <w:instrText xml:space="preserve"> REF _Ref526263911 \r \h </w:instrText>
      </w:r>
      <w:r w:rsidR="004A4F13">
        <w:fldChar w:fldCharType="separate"/>
      </w:r>
      <w:r w:rsidR="002C4AD4">
        <w:t>[3]</w:t>
      </w:r>
      <w:r w:rsidR="004A4F13">
        <w:fldChar w:fldCharType="end"/>
      </w:r>
      <w:r>
        <w:t xml:space="preserve"> qui permet de traiter la zone de rupture de film lors du fonctionnement de palier hydrodynamique. </w:t>
      </w:r>
    </w:p>
    <w:p w14:paraId="7D92ED02" w14:textId="3267229A" w:rsidR="00CE14A0" w:rsidRDefault="00CE14A0" w:rsidP="002B442E">
      <w:pPr>
        <w:spacing w:line="360" w:lineRule="auto"/>
      </w:pPr>
      <w:r>
        <w:t xml:space="preserve">Pour la suite, différents éléments nécessaires </w:t>
      </w:r>
      <w:del w:id="12" w:author="ZHANG Silun" w:date="2018-10-30T11:06:00Z">
        <w:r w:rsidDel="00584B35">
          <w:delText>pour construire le</w:delText>
        </w:r>
      </w:del>
      <w:ins w:id="13" w:author="ZHANG Silun" w:date="2018-10-30T11:06:00Z">
        <w:r w:rsidR="00584B35">
          <w:t>à la mise au point de</w:t>
        </w:r>
      </w:ins>
      <w:r>
        <w:t xml:space="preserve"> solveur du palier hydrodynamique sont présenté</w:t>
      </w:r>
      <w:r w:rsidR="00407D88">
        <w:t>s</w:t>
      </w:r>
      <w:r>
        <w:t xml:space="preserve">. Dans un premier temps, </w:t>
      </w:r>
      <w:del w:id="14" w:author="ZHANG Silun" w:date="2018-10-30T11:06:00Z">
        <w:r w:rsidDel="0000022E">
          <w:delText xml:space="preserve">la détermination de </w:delText>
        </w:r>
      </w:del>
      <w:r>
        <w:t xml:space="preserve">l’épaisseur du film avec le désalignement de rotor </w:t>
      </w:r>
      <w:del w:id="15" w:author="ZHANG Silun" w:date="2018-10-30T11:07:00Z">
        <w:r w:rsidDel="0000022E">
          <w:delText xml:space="preserve">au niveau du </w:delText>
        </w:r>
      </w:del>
      <w:ins w:id="16" w:author="ZHANG Silun" w:date="2018-10-30T11:07:00Z">
        <w:r w:rsidR="0000022E">
          <w:t>dans le</w:t>
        </w:r>
        <w:r w:rsidR="00CA1EC6">
          <w:t xml:space="preserve"> </w:t>
        </w:r>
      </w:ins>
      <w:r>
        <w:t xml:space="preserve">palier est </w:t>
      </w:r>
      <w:del w:id="17" w:author="ZHANG Silun" w:date="2018-10-30T11:07:00Z">
        <w:r w:rsidDel="0079648E">
          <w:delText>mentionnée</w:delText>
        </w:r>
      </w:del>
      <w:ins w:id="18" w:author="ZHANG Silun" w:date="2018-10-30T11:07:00Z">
        <w:r w:rsidR="0079648E">
          <w:t>traitée</w:t>
        </w:r>
      </w:ins>
      <w:r>
        <w:t xml:space="preserve">. Puis, la résolution classique des équations de la lubrification thermo-hydrodynamique </w:t>
      </w:r>
      <w:del w:id="19" w:author="ZHANG Silun" w:date="2018-10-30T11:07:00Z">
        <w:r w:rsidDel="00D663E0">
          <w:delText>dans le cas d</w:delText>
        </w:r>
        <w:r w:rsidR="00037B73" w:rsidDel="00D663E0">
          <w:delText>e</w:delText>
        </w:r>
      </w:del>
      <w:ins w:id="20" w:author="ZHANG Silun" w:date="2018-10-30T11:07:00Z">
        <w:r w:rsidR="00D663E0">
          <w:t>pour</w:t>
        </w:r>
      </w:ins>
      <w:r>
        <w:t xml:space="preserve"> palier </w:t>
      </w:r>
      <w:r w:rsidR="003D28B4">
        <w:t>est</w:t>
      </w:r>
      <w:r>
        <w:t xml:space="preserve"> détaillée. Ensuite, la méthode de collocation </w:t>
      </w:r>
      <w:r w:rsidR="007757DF">
        <w:t>aux</w:t>
      </w:r>
      <w:r w:rsidRPr="006213C9">
        <w:t xml:space="preserve"> points de Lobatto</w:t>
      </w:r>
      <w:r>
        <w:t xml:space="preserve"> est expliquée. Une comparaison de cette méthode avec la méthode classique </w:t>
      </w:r>
      <w:del w:id="21" w:author="ZHANG Silun" w:date="2018-10-30T11:08:00Z">
        <w:r w:rsidDel="009B642C">
          <w:delText xml:space="preserve">sont </w:delText>
        </w:r>
      </w:del>
      <w:ins w:id="22" w:author="ZHANG Silun" w:date="2018-10-30T11:08:00Z">
        <w:r w:rsidR="009B642C">
          <w:t xml:space="preserve">est </w:t>
        </w:r>
      </w:ins>
      <w:r>
        <w:t xml:space="preserve">décrite en Annexe afin d’illustrer sa robustesse. Enfin, </w:t>
      </w:r>
      <w:r w:rsidR="009240DE">
        <w:t>u</w:t>
      </w:r>
      <w:r>
        <w:t xml:space="preserve">ne </w:t>
      </w:r>
      <w:r w:rsidR="006B2D6C">
        <w:t xml:space="preserve">étude du cas d’un palier à géométrie fixe à deux lobes est exposée pour la validation du solveur en régime stationnaire. </w:t>
      </w:r>
    </w:p>
    <w:p w14:paraId="4D6E441A" w14:textId="77777777" w:rsidR="00CE14A0" w:rsidRDefault="00CE14A0" w:rsidP="0050140A">
      <w:pPr>
        <w:pStyle w:val="Titre1"/>
      </w:pPr>
      <w:r>
        <w:t>Epaisseur du film mince avec l’effet de désalignement</w:t>
      </w:r>
    </w:p>
    <w:p w14:paraId="1A3768B9" w14:textId="77777777" w:rsidR="00CE14A0" w:rsidRDefault="00CE14A0" w:rsidP="00CE14A0"/>
    <w:p w14:paraId="5AB93B6D" w14:textId="325CF3B9" w:rsidR="00CE14A0" w:rsidRDefault="00CE14A0" w:rsidP="004B543C">
      <w:pPr>
        <w:spacing w:line="360" w:lineRule="auto"/>
      </w:pPr>
      <w:r>
        <w:t xml:space="preserve">L’épaisseur du film mince est un paramètre </w:t>
      </w:r>
      <w:del w:id="23" w:author="ZHANG Silun" w:date="2018-10-30T11:09:00Z">
        <w:r w:rsidDel="009240DE">
          <w:delText>important lors de</w:delText>
        </w:r>
      </w:del>
      <w:ins w:id="24" w:author="ZHANG Silun" w:date="2018-10-30T11:09:00Z">
        <w:r w:rsidR="009240DE">
          <w:t>capital pour</w:t>
        </w:r>
      </w:ins>
      <w:r>
        <w:t xml:space="preserve"> la modélisation de la lubrification hydrodynamique. Elle est essentiellement déterminée par la géométrie du palier et la position du centre du rotor dans le palier. </w:t>
      </w:r>
      <w:r w:rsidRPr="00090D56">
        <w:t xml:space="preserve">La plupart des </w:t>
      </w:r>
      <w:r>
        <w:t xml:space="preserve">études </w:t>
      </w:r>
      <w:r w:rsidRPr="00090D56">
        <w:t xml:space="preserve">antérieures n'ont </w:t>
      </w:r>
      <w:r>
        <w:t>considéré</w:t>
      </w:r>
      <w:r w:rsidRPr="00090D56">
        <w:t xml:space="preserve"> que le mouvement 2D </w:t>
      </w:r>
      <w:r>
        <w:t>du roto</w:t>
      </w:r>
      <w:r w:rsidR="0050140A">
        <w:t>r dans le plan médian de</w:t>
      </w:r>
      <w:r w:rsidR="004B543C">
        <w:t xml:space="preserve"> palier</w:t>
      </w:r>
      <w:r w:rsidR="003F1BD8">
        <w:t xml:space="preserve"> (</w:t>
      </w:r>
      <w:r w:rsidR="00823140">
        <w:fldChar w:fldCharType="begin"/>
      </w:r>
      <w:r w:rsidR="00823140">
        <w:instrText xml:space="preserve"> REF _Ref526328409 \h </w:instrText>
      </w:r>
      <w:r w:rsidR="00823140">
        <w:fldChar w:fldCharType="separate"/>
      </w:r>
      <w:r w:rsidR="002C4AD4" w:rsidRPr="001613E9">
        <w:rPr>
          <w:i/>
        </w:rPr>
        <w:t xml:space="preserve">Figure </w:t>
      </w:r>
      <w:r w:rsidR="002C4AD4">
        <w:rPr>
          <w:i/>
          <w:noProof/>
        </w:rPr>
        <w:t>2</w:t>
      </w:r>
      <w:r w:rsidR="00823140">
        <w:fldChar w:fldCharType="end"/>
      </w:r>
      <w:r w:rsidR="003F1BD8">
        <w:t>)</w:t>
      </w:r>
      <w:r>
        <w:t>. Cependant, suite à l’effet thermique</w:t>
      </w:r>
      <w:r w:rsidR="00CC5915">
        <w:t xml:space="preserve"> et</w:t>
      </w:r>
      <w:r>
        <w:t xml:space="preserve"> le désalignement de rotor, </w:t>
      </w:r>
      <w:r w:rsidR="00ED0FA9">
        <w:t>l</w:t>
      </w:r>
      <w:r>
        <w:t xml:space="preserve">e jeu </w:t>
      </w:r>
      <w:del w:id="25" w:author="ZHANG Silun" w:date="2018-10-30T11:10:00Z">
        <w:r w:rsidDel="007D2056">
          <w:delText xml:space="preserve">du fonctionnement </w:delText>
        </w:r>
      </w:del>
      <w:r>
        <w:t>en dehors du plan médian d</w:t>
      </w:r>
      <w:r w:rsidR="0050140A">
        <w:t>e</w:t>
      </w:r>
      <w:r>
        <w:t xml:space="preserve"> palier pourrait </w:t>
      </w:r>
      <w:r w:rsidR="00ED0FA9">
        <w:t xml:space="preserve">être modifié. Celui-ci en conséquence </w:t>
      </w:r>
      <w:r>
        <w:t>influence l’épaisseur du film. Dans le cas de la simulation de l’effet Morton, afin d’obtenir l’épaisseur du film de manière plus précise,  le désalignement de rotor a été pris en compte au niveau du palier.</w:t>
      </w:r>
    </w:p>
    <w:p w14:paraId="4D0E185E" w14:textId="77777777" w:rsidR="00EA000B" w:rsidRDefault="00EA000B" w:rsidP="004B543C">
      <w:pPr>
        <w:spacing w:line="360" w:lineRule="auto"/>
      </w:pPr>
    </w:p>
    <w:p w14:paraId="40395463" w14:textId="77777777" w:rsidR="001613E9" w:rsidRDefault="001613E9" w:rsidP="001613E9">
      <w:pPr>
        <w:keepNext/>
        <w:spacing w:line="360" w:lineRule="auto"/>
        <w:jc w:val="center"/>
      </w:pPr>
      <w:r w:rsidRPr="001613E9">
        <w:rPr>
          <w:noProof/>
          <w:lang w:val="en-US" w:eastAsia="zh-CN"/>
        </w:rPr>
        <w:lastRenderedPageBreak/>
        <w:drawing>
          <wp:inline distT="0" distB="0" distL="0" distR="0" wp14:anchorId="0965A6F7" wp14:editId="6BD76F8F">
            <wp:extent cx="2653200" cy="2700000"/>
            <wp:effectExtent l="0" t="0" r="0" b="5715"/>
            <wp:docPr id="115"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114"/>
                    <pic:cNvPicPr>
                      <a:picLocks noChangeAspect="1"/>
                    </pic:cNvPicPr>
                  </pic:nvPicPr>
                  <pic:blipFill>
                    <a:blip r:embed="rId9"/>
                    <a:stretch>
                      <a:fillRect/>
                    </a:stretch>
                  </pic:blipFill>
                  <pic:spPr>
                    <a:xfrm>
                      <a:off x="0" y="0"/>
                      <a:ext cx="2653200" cy="2700000"/>
                    </a:xfrm>
                    <a:prstGeom prst="rect">
                      <a:avLst/>
                    </a:prstGeom>
                  </pic:spPr>
                </pic:pic>
              </a:graphicData>
            </a:graphic>
          </wp:inline>
        </w:drawing>
      </w:r>
    </w:p>
    <w:p w14:paraId="324E1D07" w14:textId="651402C5" w:rsidR="00EA000B" w:rsidRDefault="001613E9" w:rsidP="002454C0">
      <w:pPr>
        <w:pStyle w:val="Lgende"/>
        <w:jc w:val="center"/>
      </w:pPr>
      <w:bookmarkStart w:id="26" w:name="_Ref526328409"/>
      <w:r w:rsidRPr="001613E9">
        <w:rPr>
          <w:i w:val="0"/>
          <w:sz w:val="22"/>
        </w:rPr>
        <w:t xml:space="preserve">Figure </w:t>
      </w:r>
      <w:r w:rsidRPr="001613E9">
        <w:rPr>
          <w:i w:val="0"/>
          <w:sz w:val="22"/>
        </w:rPr>
        <w:fldChar w:fldCharType="begin"/>
      </w:r>
      <w:r w:rsidRPr="001613E9">
        <w:rPr>
          <w:i w:val="0"/>
          <w:sz w:val="22"/>
        </w:rPr>
        <w:instrText xml:space="preserve"> SEQ Figure \* ARABIC </w:instrText>
      </w:r>
      <w:r w:rsidRPr="001613E9">
        <w:rPr>
          <w:i w:val="0"/>
          <w:sz w:val="22"/>
        </w:rPr>
        <w:fldChar w:fldCharType="separate"/>
      </w:r>
      <w:r w:rsidR="002C4AD4">
        <w:rPr>
          <w:i w:val="0"/>
          <w:noProof/>
          <w:sz w:val="22"/>
        </w:rPr>
        <w:t>2</w:t>
      </w:r>
      <w:r w:rsidRPr="001613E9">
        <w:rPr>
          <w:i w:val="0"/>
          <w:sz w:val="22"/>
        </w:rPr>
        <w:fldChar w:fldCharType="end"/>
      </w:r>
      <w:bookmarkEnd w:id="26"/>
      <w:r w:rsidR="007C3259">
        <w:rPr>
          <w:i w:val="0"/>
          <w:sz w:val="22"/>
        </w:rPr>
        <w:t xml:space="preserve"> </w:t>
      </w:r>
      <w:r w:rsidR="002454C0">
        <w:rPr>
          <w:i w:val="0"/>
          <w:sz w:val="22"/>
        </w:rPr>
        <w:t>le mouvement du rotor au plan médian du palier</w:t>
      </w:r>
    </w:p>
    <w:p w14:paraId="16052D45" w14:textId="30AF5E7F" w:rsidR="00CE14A0" w:rsidRDefault="00CE14A0" w:rsidP="00ED0FA9">
      <w:pPr>
        <w:spacing w:line="360" w:lineRule="auto"/>
      </w:pPr>
      <w:r>
        <w:t xml:space="preserve">Pour le palier circulaire </w:t>
      </w:r>
      <w:del w:id="27" w:author="ZHANG Silun" w:date="2018-10-30T11:11:00Z">
        <w:r w:rsidDel="007D2056">
          <w:delText>qui possède</w:delText>
        </w:r>
      </w:del>
      <w:ins w:id="28" w:author="ZHANG Silun" w:date="2018-10-30T11:11:00Z">
        <w:r w:rsidR="007D2056">
          <w:t>avec</w:t>
        </w:r>
      </w:ins>
      <w:r>
        <w:t xml:space="preserve"> un jeu</w:t>
      </w:r>
      <w:ins w:id="29" w:author="ZHANG Silun" w:date="2018-10-30T11:11:00Z">
        <w:r w:rsidR="007D2056">
          <w:t xml:space="preserve"> radial</w:t>
        </w:r>
      </w:ins>
      <w:r>
        <w:t xml:space="preserve"> </w:t>
      </w:r>
      <m:oMath>
        <m:r>
          <w:rPr>
            <w:rFonts w:ascii="Cambria Math" w:hAnsi="Cambria Math"/>
          </w:rPr>
          <m:t>C</m:t>
        </m:r>
      </m:oMath>
      <w:r>
        <w:t xml:space="preserve"> et une </w:t>
      </w:r>
      <w:r w:rsidR="004838FB">
        <w:t>largeur</w:t>
      </w:r>
      <m:oMath>
        <m:r>
          <w:rPr>
            <w:rFonts w:ascii="Cambria Math" w:hAnsi="Cambria Math"/>
          </w:rPr>
          <m:t xml:space="preserve"> L</m:t>
        </m:r>
      </m:oMath>
      <w:r>
        <w:t xml:space="preserve">, sans l’effet du désalignement, l’épaisseur du film </w:t>
      </w:r>
      <m:oMath>
        <m:r>
          <w:rPr>
            <w:rFonts w:ascii="Cambria Math" w:hAnsi="Cambria Math"/>
          </w:rPr>
          <m:t>h</m:t>
        </m:r>
      </m:oMath>
      <w:r>
        <w:t xml:space="preserve"> </w:t>
      </w:r>
      <w:del w:id="30" w:author="ZHANG Silun" w:date="2018-10-30T11:11:00Z">
        <w:r w:rsidDel="00AB1C9B">
          <w:delText>peut être</w:delText>
        </w:r>
      </w:del>
      <w:ins w:id="31" w:author="ZHANG Silun" w:date="2018-10-30T11:11:00Z">
        <w:r w:rsidR="00AB1C9B">
          <w:t>est</w:t>
        </w:r>
      </w:ins>
      <w:r>
        <w:t xml:space="preserve"> décrite en fonction de la position du centre de rotor </w:t>
      </w:r>
      <m:oMath>
        <m:sSub>
          <m:sSubPr>
            <m:ctrlPr>
              <w:rPr>
                <w:rFonts w:ascii="Cambria Math" w:hAnsi="Cambria Math"/>
                <w:i/>
              </w:rPr>
            </m:ctrlPr>
          </m:sSubPr>
          <m:e>
            <m:r>
              <w:rPr>
                <w:rFonts w:ascii="Cambria Math" w:hAnsi="Cambria Math"/>
              </w:rPr>
              <m:t>O</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DD1E25">
        <w:t xml:space="preserve"> dans le palier</w:t>
      </w:r>
      <w:r>
        <w:t xml:space="preserve"> et le jeu </w:t>
      </w:r>
      <w:del w:id="32" w:author="ZHANG Silun" w:date="2018-10-30T11:11:00Z">
        <w:r w:rsidDel="00251965">
          <w:delText xml:space="preserve">radial du palier </w:delText>
        </w:r>
        <m:oMath>
          <m:r>
            <w:rPr>
              <w:rFonts w:ascii="Cambria Math" w:hAnsi="Cambria Math"/>
            </w:rPr>
            <m:t>C</m:t>
          </m:r>
        </m:oMath>
        <w:r w:rsidDel="00251965">
          <w:delText xml:space="preserve"> </w:delText>
        </w:r>
      </w:del>
      <w:r>
        <w:t>(</w:t>
      </w:r>
      <w:r>
        <w:fldChar w:fldCharType="begin"/>
      </w:r>
      <w:r>
        <w:instrText xml:space="preserve"> REF _Ref525744182 \r \h  \* MERGEFORMAT </w:instrText>
      </w:r>
      <w:r>
        <w:fldChar w:fldCharType="separate"/>
      </w:r>
      <w:r w:rsidR="002C4AD4">
        <w:t>Eq.1</w:t>
      </w:r>
      <w:r>
        <w:fldChar w:fldCharType="end"/>
      </w:r>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1AEDEB3D" w14:textId="77777777" w:rsidTr="009A449E">
        <w:trPr>
          <w:trHeight w:val="635"/>
          <w:tblHeader/>
          <w:jc w:val="center"/>
        </w:trPr>
        <w:tc>
          <w:tcPr>
            <w:tcW w:w="7943" w:type="dxa"/>
            <w:vAlign w:val="center"/>
          </w:tcPr>
          <w:p w14:paraId="5FA671C7" w14:textId="77777777" w:rsidR="00CE14A0" w:rsidRPr="00BD7BB7" w:rsidRDefault="00CE14A0" w:rsidP="009A449E">
            <w:pPr>
              <w:rPr>
                <w:iCs/>
              </w:rPr>
            </w:pPr>
            <m:oMathPara>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d>
                <m:r>
                  <w:rPr>
                    <w:rFonts w:ascii="Cambria Math" w:hAnsi="Cambria Math"/>
                  </w:rPr>
                  <m:t>=C+</m:t>
                </m:r>
                <m:sSub>
                  <m:sSubPr>
                    <m:ctrlPr>
                      <w:rPr>
                        <w:rFonts w:ascii="Cambria Math" w:hAnsi="Cambria Math"/>
                        <w:i/>
                        <w:iCs/>
                      </w:rPr>
                    </m:ctrlPr>
                  </m:sSubPr>
                  <m:e>
                    <m:r>
                      <w:rPr>
                        <w:rFonts w:ascii="Cambria Math" w:hAnsi="Cambria Math"/>
                      </w:rPr>
                      <m:t>x</m:t>
                    </m:r>
                  </m:e>
                  <m:sub>
                    <m:r>
                      <w:rPr>
                        <w:rFonts w:ascii="Cambria Math" w:hAnsi="Cambria Math"/>
                      </w:rPr>
                      <m:t>r</m:t>
                    </m:r>
                  </m:sub>
                </m:sSub>
                <m:func>
                  <m:funcPr>
                    <m:ctrlPr>
                      <w:rPr>
                        <w:rFonts w:ascii="Cambria Math" w:hAnsi="Cambria Math"/>
                        <w:iCs/>
                      </w:rPr>
                    </m:ctrlPr>
                  </m:funcPr>
                  <m:fName>
                    <m:r>
                      <m:rPr>
                        <m:sty m:val="p"/>
                      </m:rPr>
                      <w:rPr>
                        <w:rFonts w:ascii="Cambria Math" w:hAnsi="Cambria Math"/>
                      </w:rPr>
                      <m:t>cos</m:t>
                    </m:r>
                  </m:fName>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func>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r</m:t>
                    </m:r>
                  </m:sub>
                </m:sSub>
                <m:func>
                  <m:funcPr>
                    <m:ctrlPr>
                      <w:rPr>
                        <w:rFonts w:ascii="Cambria Math" w:hAnsi="Cambria Math"/>
                        <w:i/>
                        <w:iCs/>
                      </w:rPr>
                    </m:ctrlPr>
                  </m:funcPr>
                  <m:fName>
                    <m:r>
                      <m:rPr>
                        <m:sty m:val="p"/>
                      </m:rPr>
                      <w:rPr>
                        <w:rFonts w:ascii="Cambria Math" w:hAnsi="Cambria Math"/>
                      </w:rPr>
                      <m:t>sin</m:t>
                    </m:r>
                  </m:fName>
                  <m:e>
                    <m:sSup>
                      <m:sSupPr>
                        <m:ctrlPr>
                          <w:rPr>
                            <w:rFonts w:ascii="Cambria Math" w:hAnsi="Cambria Math"/>
                            <w:i/>
                            <w:iCs/>
                          </w:rPr>
                        </m:ctrlPr>
                      </m:sSupPr>
                      <m:e>
                        <m:r>
                          <w:rPr>
                            <w:rFonts w:ascii="Cambria Math" w:hAnsi="Cambria Math"/>
                          </w:rPr>
                          <m:t>θ</m:t>
                        </m:r>
                      </m:e>
                      <m:sup>
                        <m:r>
                          <w:rPr>
                            <w:rFonts w:ascii="Cambria Math" w:hAnsi="Cambria Math"/>
                          </w:rPr>
                          <m:t>*</m:t>
                        </m:r>
                      </m:sup>
                    </m:sSup>
                  </m:e>
                </m:func>
              </m:oMath>
            </m:oMathPara>
          </w:p>
        </w:tc>
        <w:tc>
          <w:tcPr>
            <w:tcW w:w="1096" w:type="dxa"/>
            <w:vAlign w:val="center"/>
          </w:tcPr>
          <w:p w14:paraId="0F67C499" w14:textId="77777777" w:rsidR="00CE14A0" w:rsidRPr="005600FC" w:rsidRDefault="00CE14A0" w:rsidP="009A449E">
            <w:pPr>
              <w:pStyle w:val="Lgende"/>
              <w:numPr>
                <w:ilvl w:val="0"/>
                <w:numId w:val="18"/>
              </w:numPr>
              <w:spacing w:before="120" w:after="120"/>
              <w:jc w:val="both"/>
              <w:rPr>
                <w:rFonts w:ascii="Times New Roman" w:eastAsia="Times New Roman" w:hAnsi="Times New Roman"/>
                <w:b/>
                <w:iCs w:val="0"/>
                <w:color w:val="auto"/>
                <w:sz w:val="22"/>
                <w:szCs w:val="22"/>
                <w:lang w:eastAsia="fr-FR"/>
              </w:rPr>
            </w:pPr>
            <w:bookmarkStart w:id="33" w:name="_Ref525744182"/>
            <w:r w:rsidRPr="005600FC">
              <w:rPr>
                <w:rFonts w:ascii="Times New Roman" w:eastAsia="Times New Roman" w:hAnsi="Times New Roman"/>
                <w:b/>
                <w:iCs w:val="0"/>
                <w:color w:val="auto"/>
                <w:sz w:val="22"/>
                <w:szCs w:val="22"/>
                <w:lang w:eastAsia="fr-FR"/>
              </w:rPr>
              <w:t xml:space="preserve"> </w:t>
            </w:r>
            <w:bookmarkEnd w:id="33"/>
          </w:p>
        </w:tc>
      </w:tr>
    </w:tbl>
    <w:p w14:paraId="15E5DECA" w14:textId="63EA47D0" w:rsidR="00E90B03" w:rsidRDefault="00CE14A0" w:rsidP="00E90B03">
      <w:pPr>
        <w:spacing w:line="360" w:lineRule="auto"/>
      </w:pPr>
      <w:del w:id="34" w:author="ZHANG Silun" w:date="2018-10-30T11:11:00Z">
        <w:r w:rsidDel="00251965">
          <w:delText>A</w:delText>
        </w:r>
      </w:del>
      <w:ins w:id="35" w:author="ZHANG Silun" w:date="2018-10-30T11:11:00Z">
        <w:r w:rsidR="00251965">
          <w:t>a</w:t>
        </w:r>
      </w:ins>
      <w:r>
        <w:t xml:space="preserve">vec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t xml:space="preserve"> la coordonnée circonférentielle dans le repère </w:t>
      </w:r>
      <w:r w:rsidR="00C24467">
        <w:t>fixe</w:t>
      </w:r>
      <m:oMath>
        <m:r>
          <w:rPr>
            <w:rFonts w:ascii="Cambria Math" w:hAnsi="Cambria Math"/>
          </w:rPr>
          <m:t xml:space="preserve"> R&lt;X,Y&gt;</m:t>
        </m:r>
      </m:oMath>
      <w:r w:rsidR="00E90B03">
        <w:t>.</w:t>
      </w:r>
    </w:p>
    <w:p w14:paraId="53785849" w14:textId="5A54D4C6" w:rsidR="00CE14A0" w:rsidRDefault="00CE14A0" w:rsidP="00536F7B">
      <w:pPr>
        <w:spacing w:line="360" w:lineRule="auto"/>
      </w:pPr>
      <w:r>
        <w:t xml:space="preserve">Considérant le désalignement du rotor </w:t>
      </w:r>
      <w:del w:id="36" w:author="ZHANG Silun" w:date="2018-10-30T11:12:00Z">
        <w:r w:rsidDel="00F07615">
          <w:delText>au niveau du</w:delText>
        </w:r>
      </w:del>
      <w:ins w:id="37" w:author="ZHANG Silun" w:date="2018-10-30T11:12:00Z">
        <w:r w:rsidR="00F07615">
          <w:t>dans le</w:t>
        </w:r>
      </w:ins>
      <w:r>
        <w:t xml:space="preserve"> palier, le mouvement du tangage </w:t>
      </w:r>
      <m:oMath>
        <m:sSub>
          <m:sSubPr>
            <m:ctrlPr>
              <w:rPr>
                <w:rFonts w:ascii="Cambria Math" w:hAnsi="Cambria Math"/>
                <w:i/>
              </w:rPr>
            </m:ctrlPr>
          </m:sSubPr>
          <m:e>
            <m:r>
              <w:rPr>
                <w:rFonts w:ascii="Cambria Math" w:hAnsi="Cambria Math"/>
              </w:rPr>
              <m:t>θ</m:t>
            </m:r>
          </m:e>
          <m:sub>
            <m:r>
              <w:rPr>
                <w:rFonts w:ascii="Cambria Math" w:hAnsi="Cambria Math"/>
              </w:rPr>
              <m:t>y</m:t>
            </m:r>
          </m:sub>
        </m:sSub>
      </m:oMath>
      <w:r>
        <w:t xml:space="preserve"> et du </w:t>
      </w:r>
      <w:r w:rsidR="00D72EAA">
        <w:t>lacet</w:t>
      </w:r>
      <w:r>
        <w:t xml:space="preserve"> </w:t>
      </w:r>
      <m:oMath>
        <m:sSub>
          <m:sSubPr>
            <m:ctrlPr>
              <w:rPr>
                <w:rFonts w:ascii="Cambria Math" w:hAnsi="Cambria Math"/>
                <w:i/>
              </w:rPr>
            </m:ctrlPr>
          </m:sSubPr>
          <m:e>
            <m:r>
              <w:rPr>
                <w:rFonts w:ascii="Cambria Math" w:hAnsi="Cambria Math"/>
              </w:rPr>
              <m:t>θ</m:t>
            </m:r>
          </m:e>
          <m:sub>
            <m:r>
              <w:rPr>
                <w:rFonts w:ascii="Cambria Math" w:hAnsi="Cambria Math"/>
              </w:rPr>
              <m:t>x</m:t>
            </m:r>
          </m:sub>
        </m:sSub>
      </m:oMath>
      <w:r>
        <w:t xml:space="preserve"> du rotor dévie celui-ci de la direction axiale </w:t>
      </w:r>
      <m:oMath>
        <m:r>
          <w:rPr>
            <w:rFonts w:ascii="Cambria Math" w:hAnsi="Cambria Math"/>
          </w:rPr>
          <m:t>z</m:t>
        </m:r>
      </m:oMath>
      <w:r>
        <w:t xml:space="preserve"> (</w:t>
      </w:r>
      <w:r w:rsidR="005B219A">
        <w:rPr>
          <w:b/>
        </w:rPr>
        <w:fldChar w:fldCharType="begin"/>
      </w:r>
      <w:r w:rsidR="005B219A">
        <w:instrText xml:space="preserve"> REF _Ref526342507 \h </w:instrText>
      </w:r>
      <w:r w:rsidR="005B219A">
        <w:rPr>
          <w:b/>
        </w:rPr>
      </w:r>
      <w:r w:rsidR="005B219A">
        <w:rPr>
          <w:b/>
        </w:rPr>
        <w:fldChar w:fldCharType="separate"/>
      </w:r>
      <w:r w:rsidR="002C4AD4" w:rsidRPr="003D7DC1">
        <w:rPr>
          <w:i/>
        </w:rPr>
        <w:t xml:space="preserve">Figure </w:t>
      </w:r>
      <w:r w:rsidR="002C4AD4">
        <w:rPr>
          <w:i/>
          <w:noProof/>
        </w:rPr>
        <w:t>3</w:t>
      </w:r>
      <w:r w:rsidR="005B219A">
        <w:rPr>
          <w:b/>
        </w:rPr>
        <w:fldChar w:fldCharType="end"/>
      </w:r>
      <w:r>
        <w:t xml:space="preserve">). Ces mouvements de rotation autour de l’axe </w:t>
      </w:r>
      <m:oMath>
        <m:r>
          <w:rPr>
            <w:rFonts w:ascii="Cambria Math" w:hAnsi="Cambria Math"/>
          </w:rPr>
          <m:t>X</m:t>
        </m:r>
      </m:oMath>
      <w:r>
        <w:t xml:space="preserve"> et l’axe </w:t>
      </w:r>
      <m:oMath>
        <m:r>
          <w:rPr>
            <w:rFonts w:ascii="Cambria Math" w:hAnsi="Cambria Math"/>
          </w:rPr>
          <m:t>Y</m:t>
        </m:r>
      </m:oMath>
      <w:r>
        <w:t xml:space="preserve"> vont changer légèrement l’épaisseur de film </w:t>
      </w:r>
      <w:del w:id="38" w:author="ZHANG Silun" w:date="2018-10-30T11:16:00Z">
        <w:r w:rsidDel="00C55FA4">
          <w:delText xml:space="preserve">hors plan médian du palier </w:delText>
        </w:r>
      </w:del>
      <w:r>
        <w:t xml:space="preserve">et ainsi influencer la portance de palier. </w:t>
      </w:r>
    </w:p>
    <w:p w14:paraId="38071792" w14:textId="77777777" w:rsidR="00480E87" w:rsidRDefault="00480E87" w:rsidP="00480E87">
      <w:pPr>
        <w:keepNext/>
        <w:spacing w:line="360" w:lineRule="auto"/>
      </w:pPr>
      <w:r w:rsidRPr="00480E87">
        <w:rPr>
          <w:noProof/>
          <w:lang w:val="en-US" w:eastAsia="zh-CN"/>
        </w:rPr>
        <w:drawing>
          <wp:inline distT="0" distB="0" distL="0" distR="0" wp14:anchorId="1A56539A" wp14:editId="6F33AC00">
            <wp:extent cx="5760720" cy="2056765"/>
            <wp:effectExtent l="0" t="0" r="0" b="635"/>
            <wp:docPr id="75"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4"/>
                    <pic:cNvPicPr>
                      <a:picLocks noChangeAspect="1"/>
                    </pic:cNvPicPr>
                  </pic:nvPicPr>
                  <pic:blipFill>
                    <a:blip r:embed="rId10"/>
                    <a:stretch>
                      <a:fillRect/>
                    </a:stretch>
                  </pic:blipFill>
                  <pic:spPr>
                    <a:xfrm>
                      <a:off x="0" y="0"/>
                      <a:ext cx="5760720" cy="2056765"/>
                    </a:xfrm>
                    <a:prstGeom prst="rect">
                      <a:avLst/>
                    </a:prstGeom>
                  </pic:spPr>
                </pic:pic>
              </a:graphicData>
            </a:graphic>
          </wp:inline>
        </w:drawing>
      </w:r>
    </w:p>
    <w:p w14:paraId="0BD6EBAD" w14:textId="1622B3EB" w:rsidR="00480E87" w:rsidRPr="003D7DC1" w:rsidRDefault="00480E87" w:rsidP="00380382">
      <w:pPr>
        <w:pStyle w:val="Lgende"/>
        <w:jc w:val="center"/>
        <w:rPr>
          <w:i w:val="0"/>
          <w:sz w:val="22"/>
        </w:rPr>
      </w:pPr>
      <w:bookmarkStart w:id="39" w:name="_Ref526342507"/>
      <w:r w:rsidRPr="003D7DC1">
        <w:rPr>
          <w:i w:val="0"/>
          <w:sz w:val="22"/>
        </w:rPr>
        <w:t xml:space="preserve">Figure </w:t>
      </w:r>
      <w:r w:rsidRPr="003D7DC1">
        <w:rPr>
          <w:i w:val="0"/>
          <w:sz w:val="22"/>
        </w:rPr>
        <w:fldChar w:fldCharType="begin"/>
      </w:r>
      <w:r w:rsidRPr="003D7DC1">
        <w:rPr>
          <w:i w:val="0"/>
          <w:sz w:val="22"/>
        </w:rPr>
        <w:instrText xml:space="preserve"> SEQ Figure \* ARABIC </w:instrText>
      </w:r>
      <w:r w:rsidRPr="003D7DC1">
        <w:rPr>
          <w:i w:val="0"/>
          <w:sz w:val="22"/>
        </w:rPr>
        <w:fldChar w:fldCharType="separate"/>
      </w:r>
      <w:r w:rsidR="002C4AD4">
        <w:rPr>
          <w:i w:val="0"/>
          <w:noProof/>
          <w:sz w:val="22"/>
        </w:rPr>
        <w:t>3</w:t>
      </w:r>
      <w:r w:rsidRPr="003D7DC1">
        <w:rPr>
          <w:i w:val="0"/>
          <w:sz w:val="22"/>
        </w:rPr>
        <w:fldChar w:fldCharType="end"/>
      </w:r>
      <w:bookmarkEnd w:id="39"/>
      <w:r w:rsidR="003D7DC1">
        <w:rPr>
          <w:i w:val="0"/>
          <w:sz w:val="22"/>
        </w:rPr>
        <w:t xml:space="preserve"> : </w:t>
      </w:r>
      <w:r w:rsidR="00380382">
        <w:rPr>
          <w:i w:val="0"/>
          <w:sz w:val="22"/>
        </w:rPr>
        <w:t xml:space="preserve">le mouvement 3D du rotor  (tangage </w:t>
      </w:r>
      <m:oMath>
        <m:sSub>
          <m:sSubPr>
            <m:ctrlPr>
              <w:rPr>
                <w:rFonts w:ascii="Cambria Math" w:hAnsi="Cambria Math"/>
                <w:sz w:val="22"/>
              </w:rPr>
            </m:ctrlPr>
          </m:sSubPr>
          <m:e>
            <m:r>
              <w:rPr>
                <w:rFonts w:ascii="Cambria Math" w:hAnsi="Cambria Math"/>
                <w:sz w:val="22"/>
              </w:rPr>
              <m:t>θ</m:t>
            </m:r>
          </m:e>
          <m:sub>
            <m:r>
              <w:rPr>
                <w:rFonts w:ascii="Cambria Math" w:hAnsi="Cambria Math"/>
                <w:sz w:val="22"/>
              </w:rPr>
              <m:t>y</m:t>
            </m:r>
          </m:sub>
        </m:sSub>
      </m:oMath>
      <w:r w:rsidR="00380382">
        <w:rPr>
          <w:i w:val="0"/>
          <w:sz w:val="22"/>
        </w:rPr>
        <w:t xml:space="preserve"> et </w:t>
      </w:r>
      <w:r w:rsidR="00A241B5" w:rsidRPr="00A241B5">
        <w:rPr>
          <w:i w:val="0"/>
          <w:sz w:val="22"/>
        </w:rPr>
        <w:t>lacet</w:t>
      </w:r>
      <m:oMath>
        <m:r>
          <w:rPr>
            <w:rFonts w:ascii="Cambria Math" w:hAnsi="Cambria Math"/>
            <w:sz w:val="22"/>
          </w:rPr>
          <m:t xml:space="preserve"> </m:t>
        </m:r>
        <m:sSub>
          <m:sSubPr>
            <m:ctrlPr>
              <w:rPr>
                <w:rFonts w:ascii="Cambria Math" w:hAnsi="Cambria Math"/>
                <w:sz w:val="22"/>
              </w:rPr>
            </m:ctrlPr>
          </m:sSubPr>
          <m:e>
            <m:r>
              <w:rPr>
                <w:rFonts w:ascii="Cambria Math" w:hAnsi="Cambria Math"/>
                <w:sz w:val="22"/>
              </w:rPr>
              <m:t>θ</m:t>
            </m:r>
          </m:e>
          <m:sub>
            <m:r>
              <w:rPr>
                <w:rFonts w:ascii="Cambria Math" w:hAnsi="Cambria Math"/>
                <w:sz w:val="22"/>
              </w:rPr>
              <m:t>x</m:t>
            </m:r>
          </m:sub>
        </m:sSub>
      </m:oMath>
      <w:r w:rsidR="00380382">
        <w:rPr>
          <w:i w:val="0"/>
          <w:sz w:val="22"/>
        </w:rPr>
        <w:t>)</w:t>
      </w:r>
    </w:p>
    <w:p w14:paraId="4ADFD8E9" w14:textId="46A46F4B" w:rsidR="00CE14A0" w:rsidRDefault="00CE14A0" w:rsidP="00536F7B">
      <w:pPr>
        <w:spacing w:line="360" w:lineRule="auto"/>
      </w:pPr>
      <w:r>
        <w:t xml:space="preserve">En </w:t>
      </w:r>
      <w:r w:rsidR="008F3C5E">
        <w:t xml:space="preserve">introduisant </w:t>
      </w:r>
      <w:r>
        <w:t xml:space="preserve">les rotations </w:t>
      </w:r>
      <m:oMath>
        <m:sSub>
          <m:sSubPr>
            <m:ctrlPr>
              <w:rPr>
                <w:rFonts w:ascii="Cambria Math" w:hAnsi="Cambria Math"/>
                <w:i/>
              </w:rPr>
            </m:ctrlPr>
          </m:sSubPr>
          <m:e>
            <m:r>
              <w:rPr>
                <w:rFonts w:ascii="Cambria Math" w:hAnsi="Cambria Math"/>
              </w:rPr>
              <m:t>θ</m:t>
            </m:r>
          </m:e>
          <m:sub>
            <m:r>
              <w:rPr>
                <w:rFonts w:ascii="Cambria Math" w:hAnsi="Cambria Math"/>
              </w:rPr>
              <m:t>y</m:t>
            </m:r>
          </m:sub>
        </m:sSub>
      </m:oMath>
      <w:r>
        <w:t xml:space="preserve"> 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x</m:t>
            </m:r>
          </m:sub>
        </m:sSub>
      </m:oMath>
      <w:r>
        <w:t xml:space="preserve">  et le coordonnée</w:t>
      </w:r>
      <m:oMath>
        <m:r>
          <w:rPr>
            <w:rFonts w:ascii="Cambria Math" w:hAnsi="Cambria Math"/>
          </w:rPr>
          <m:t xml:space="preserve"> z</m:t>
        </m:r>
      </m:oMath>
      <w:r>
        <w:t xml:space="preserve"> (</w:t>
      </w:r>
      <m:oMath>
        <m:r>
          <w:rPr>
            <w:rFonts w:ascii="Cambria Math" w:hAnsi="Cambria Math"/>
          </w:rPr>
          <m:t>z∈[-0.5L,0.5L]</m:t>
        </m:r>
      </m:oMath>
      <w:r>
        <w:t xml:space="preserve">), </w:t>
      </w:r>
      <w:r>
        <w:fldChar w:fldCharType="begin"/>
      </w:r>
      <w:r>
        <w:instrText xml:space="preserve"> REF _Ref525744182 \r \h  \* MERGEFORMAT </w:instrText>
      </w:r>
      <w:r>
        <w:fldChar w:fldCharType="separate"/>
      </w:r>
      <w:r w:rsidR="002C4AD4">
        <w:t>Eq.1</w:t>
      </w:r>
      <w:r>
        <w:fldChar w:fldCharType="end"/>
      </w:r>
      <w:r>
        <w:t xml:space="preserve"> est modifiée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7EF2346D" w14:textId="77777777" w:rsidTr="009A449E">
        <w:trPr>
          <w:trHeight w:val="635"/>
          <w:tblHeader/>
          <w:jc w:val="center"/>
        </w:trPr>
        <w:tc>
          <w:tcPr>
            <w:tcW w:w="7943" w:type="dxa"/>
            <w:vAlign w:val="center"/>
          </w:tcPr>
          <w:p w14:paraId="08914E2C" w14:textId="77777777" w:rsidR="00CE14A0" w:rsidRPr="00BD7BB7" w:rsidRDefault="00CE14A0" w:rsidP="00536F7B">
            <w:pPr>
              <w:spacing w:line="360" w:lineRule="auto"/>
              <w:rPr>
                <w:iCs/>
              </w:rPr>
            </w:pPr>
            <m:oMathPara>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r>
                      <w:rPr>
                        <w:rFonts w:ascii="Cambria Math" w:hAnsi="Cambria Math"/>
                      </w:rPr>
                      <m:t>,z</m:t>
                    </m:r>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r</m:t>
                        </m:r>
                      </m:sub>
                    </m:sSub>
                    <m:r>
                      <w:rPr>
                        <w:rFonts w:ascii="Cambria Math" w:hAnsi="Cambria Math"/>
                      </w:rPr>
                      <m:t>+z</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y</m:t>
                        </m:r>
                      </m:sub>
                    </m:sSub>
                    <m:ctrlPr>
                      <w:rPr>
                        <w:rFonts w:ascii="Cambria Math" w:hAnsi="Cambria Math"/>
                        <w:i/>
                        <w:sz w:val="23"/>
                        <w:szCs w:val="23"/>
                      </w:rPr>
                    </m:ctrlPr>
                  </m:e>
                </m:d>
                <m:r>
                  <w:rPr>
                    <w:rFonts w:ascii="Cambria Math" w:hAnsi="Cambria Math"/>
                    <w:sz w:val="23"/>
                    <w:szCs w:val="23"/>
                  </w:rPr>
                  <m:t xml:space="preserve"> </m:t>
                </m:r>
                <m:func>
                  <m:funcPr>
                    <m:ctrlPr>
                      <w:rPr>
                        <w:rFonts w:ascii="Cambria Math" w:hAnsi="Cambria Math"/>
                        <w:iCs/>
                      </w:rPr>
                    </m:ctrlPr>
                  </m:funcPr>
                  <m:fName>
                    <m:r>
                      <m:rPr>
                        <m:sty m:val="p"/>
                      </m:rPr>
                      <w:rPr>
                        <w:rFonts w:ascii="Cambria Math" w:hAnsi="Cambria Math"/>
                      </w:rPr>
                      <m:t>cos</m:t>
                    </m:r>
                  </m:fName>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fun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r</m:t>
                        </m:r>
                      </m:sub>
                    </m:sSub>
                    <m:r>
                      <w:rPr>
                        <w:rFonts w:ascii="Cambria Math" w:hAnsi="Cambria Math"/>
                        <w:sz w:val="23"/>
                        <w:szCs w:val="23"/>
                      </w:rPr>
                      <m:t>-z</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x</m:t>
                        </m:r>
                      </m:sub>
                    </m:sSub>
                  </m:e>
                </m:d>
                <m:func>
                  <m:funcPr>
                    <m:ctrlPr>
                      <w:rPr>
                        <w:rFonts w:ascii="Cambria Math" w:hAnsi="Cambria Math"/>
                        <w:i/>
                        <w:iCs/>
                      </w:rPr>
                    </m:ctrlPr>
                  </m:funcPr>
                  <m:fName>
                    <m:r>
                      <m:rPr>
                        <m:sty m:val="p"/>
                      </m:rPr>
                      <w:rPr>
                        <w:rFonts w:ascii="Cambria Math" w:hAnsi="Cambria Math"/>
                      </w:rPr>
                      <m:t>sin</m:t>
                    </m:r>
                  </m:fName>
                  <m:e>
                    <m:sSup>
                      <m:sSupPr>
                        <m:ctrlPr>
                          <w:rPr>
                            <w:rFonts w:ascii="Cambria Math" w:hAnsi="Cambria Math"/>
                            <w:i/>
                            <w:iCs/>
                          </w:rPr>
                        </m:ctrlPr>
                      </m:sSupPr>
                      <m:e>
                        <m:r>
                          <w:rPr>
                            <w:rFonts w:ascii="Cambria Math" w:hAnsi="Cambria Math"/>
                          </w:rPr>
                          <m:t>θ</m:t>
                        </m:r>
                      </m:e>
                      <m:sup>
                        <m:r>
                          <w:rPr>
                            <w:rFonts w:ascii="Cambria Math" w:hAnsi="Cambria Math"/>
                          </w:rPr>
                          <m:t>*</m:t>
                        </m:r>
                      </m:sup>
                    </m:sSup>
                  </m:e>
                </m:func>
              </m:oMath>
            </m:oMathPara>
          </w:p>
        </w:tc>
        <w:tc>
          <w:tcPr>
            <w:tcW w:w="1096" w:type="dxa"/>
            <w:vAlign w:val="center"/>
          </w:tcPr>
          <w:p w14:paraId="49709433" w14:textId="77777777" w:rsidR="00CE14A0" w:rsidRPr="005600FC" w:rsidRDefault="00CE14A0" w:rsidP="00536F7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2CD239E0" w14:textId="636E84B6" w:rsidR="00CE14A0" w:rsidRDefault="00CE14A0" w:rsidP="00536F7B">
      <w:pPr>
        <w:spacing w:line="360" w:lineRule="auto"/>
      </w:pPr>
      <w:r>
        <w:lastRenderedPageBreak/>
        <w:t>Lors du calcul en</w:t>
      </w:r>
      <w:r w:rsidR="00844A51">
        <w:t xml:space="preserve"> </w:t>
      </w:r>
      <w:ins w:id="40" w:author="ZHANG Silun" w:date="2018-10-30T11:17:00Z">
        <w:r w:rsidR="002F39DC">
          <w:t>régime</w:t>
        </w:r>
      </w:ins>
      <w:r>
        <w:t xml:space="preserve"> transitoire, la variation de l’épaisseur du film dans le temps </w:t>
      </w:r>
      <w:del w:id="41" w:author="ZHANG Silun" w:date="2018-10-30T11:17:00Z">
        <w:r w:rsidDel="002F39DC">
          <w:delText>pourrait être</w:delText>
        </w:r>
      </w:del>
      <w:ins w:id="42" w:author="ZHANG Silun" w:date="2018-10-30T11:17:00Z">
        <w:r w:rsidR="002F39DC">
          <w:t>est</w:t>
        </w:r>
      </w:ins>
      <w:r>
        <w:t xml:space="preserve"> exprimé</w:t>
      </w:r>
      <w:ins w:id="43" w:author="ZHANG Silun" w:date="2018-10-30T11:18:00Z">
        <w:r w:rsidR="00327323">
          <w:t>e</w:t>
        </w:r>
      </w:ins>
      <w: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36B3D4CF" w14:textId="77777777" w:rsidTr="009A449E">
        <w:trPr>
          <w:trHeight w:val="635"/>
          <w:tblHeader/>
          <w:jc w:val="center"/>
        </w:trPr>
        <w:tc>
          <w:tcPr>
            <w:tcW w:w="7943" w:type="dxa"/>
            <w:vAlign w:val="center"/>
          </w:tcPr>
          <w:p w14:paraId="18031F05" w14:textId="77777777" w:rsidR="00CE14A0" w:rsidRPr="00BD7BB7" w:rsidRDefault="00760BCD" w:rsidP="00536F7B">
            <w:pPr>
              <w:spacing w:line="360" w:lineRule="auto"/>
              <w:rPr>
                <w:iCs/>
              </w:rPr>
            </w:pPr>
            <m:oMathPara>
              <m:oMath>
                <m:f>
                  <m:fPr>
                    <m:ctrlPr>
                      <w:rPr>
                        <w:rFonts w:ascii="Cambria Math" w:hAnsi="Cambria Math"/>
                        <w:i/>
                        <w:iCs/>
                      </w:rPr>
                    </m:ctrlPr>
                  </m:fPr>
                  <m:num>
                    <m:r>
                      <w:rPr>
                        <w:rFonts w:ascii="Cambria Math" w:hAnsi="Cambria Math"/>
                      </w:rPr>
                      <m:t>dh</m:t>
                    </m:r>
                    <m:d>
                      <m:dPr>
                        <m:ctrlPr>
                          <w:rPr>
                            <w:rFonts w:ascii="Cambria Math" w:hAnsi="Cambria Math"/>
                            <w:i/>
                            <w:iCs/>
                          </w:rPr>
                        </m:ctrlPr>
                      </m:dPr>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r>
                          <w:rPr>
                            <w:rFonts w:ascii="Cambria Math" w:hAnsi="Cambria Math"/>
                          </w:rPr>
                          <m:t>,z</m:t>
                        </m:r>
                      </m:e>
                    </m:d>
                  </m:num>
                  <m:den>
                    <m:r>
                      <w:rPr>
                        <w:rFonts w:ascii="Cambria Math" w:hAnsi="Cambria Math"/>
                      </w:rPr>
                      <m:t>dt</m:t>
                    </m:r>
                  </m:den>
                </m:f>
                <m:r>
                  <w:rPr>
                    <w:rFonts w:ascii="Cambria Math" w:hAnsi="Cambria Math"/>
                  </w:rPr>
                  <m:t xml:space="preserve"> =</m:t>
                </m:r>
                <m:d>
                  <m:dPr>
                    <m:ctrlPr>
                      <w:rPr>
                        <w:rFonts w:ascii="Cambria Math" w:hAnsi="Cambria Math"/>
                        <w:i/>
                        <w:iCs/>
                      </w:rPr>
                    </m:ctrlPr>
                  </m:dPr>
                  <m:e>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r</m:t>
                            </m:r>
                          </m:sub>
                        </m:sSub>
                      </m:e>
                    </m:acc>
                    <m:r>
                      <w:rPr>
                        <w:rFonts w:ascii="Cambria Math" w:hAnsi="Cambria Math"/>
                      </w:rPr>
                      <m:t>+z</m:t>
                    </m:r>
                    <m:acc>
                      <m:accPr>
                        <m:chr m:val="̇"/>
                        <m:ctrlPr>
                          <w:rPr>
                            <w:rFonts w:ascii="Cambria Math" w:hAnsi="Cambria Math"/>
                            <w:i/>
                            <w:sz w:val="23"/>
                            <w:szCs w:val="23"/>
                          </w:rPr>
                        </m:ctrlPr>
                      </m:accPr>
                      <m:e>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y</m:t>
                            </m:r>
                          </m:sub>
                        </m:sSub>
                      </m:e>
                    </m:acc>
                    <m:ctrlPr>
                      <w:rPr>
                        <w:rFonts w:ascii="Cambria Math" w:hAnsi="Cambria Math"/>
                        <w:i/>
                        <w:sz w:val="23"/>
                        <w:szCs w:val="23"/>
                      </w:rPr>
                    </m:ctrlPr>
                  </m:e>
                </m:d>
                <m:r>
                  <w:rPr>
                    <w:rFonts w:ascii="Cambria Math" w:hAnsi="Cambria Math"/>
                    <w:sz w:val="23"/>
                    <w:szCs w:val="23"/>
                  </w:rPr>
                  <m:t xml:space="preserve"> </m:t>
                </m:r>
                <m:func>
                  <m:funcPr>
                    <m:ctrlPr>
                      <w:rPr>
                        <w:rFonts w:ascii="Cambria Math" w:hAnsi="Cambria Math"/>
                        <w:iCs/>
                      </w:rPr>
                    </m:ctrlPr>
                  </m:funcPr>
                  <m:fName>
                    <m:r>
                      <m:rPr>
                        <m:sty m:val="p"/>
                      </m:rPr>
                      <w:rPr>
                        <w:rFonts w:ascii="Cambria Math" w:hAnsi="Cambria Math"/>
                      </w:rPr>
                      <m:t>cos</m:t>
                    </m:r>
                  </m:fName>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func>
                <m:r>
                  <w:rPr>
                    <w:rFonts w:ascii="Cambria Math" w:hAnsi="Cambria Math"/>
                  </w:rPr>
                  <m:t>+</m:t>
                </m:r>
                <m:d>
                  <m:dPr>
                    <m:ctrlPr>
                      <w:rPr>
                        <w:rFonts w:ascii="Cambria Math" w:hAnsi="Cambria Math"/>
                        <w:i/>
                        <w:iCs/>
                      </w:rPr>
                    </m:ctrlPr>
                  </m:dPr>
                  <m:e>
                    <m:acc>
                      <m:accPr>
                        <m:chr m:val="̇"/>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r</m:t>
                            </m:r>
                          </m:sub>
                        </m:sSub>
                      </m:e>
                    </m:acc>
                    <m:r>
                      <w:rPr>
                        <w:rFonts w:ascii="Cambria Math" w:hAnsi="Cambria Math"/>
                        <w:sz w:val="23"/>
                        <w:szCs w:val="23"/>
                      </w:rPr>
                      <m:t>-z</m:t>
                    </m:r>
                    <m:acc>
                      <m:accPr>
                        <m:chr m:val="̇"/>
                        <m:ctrlPr>
                          <w:rPr>
                            <w:rFonts w:ascii="Cambria Math" w:hAnsi="Cambria Math"/>
                            <w:i/>
                            <w:sz w:val="23"/>
                            <w:szCs w:val="23"/>
                          </w:rPr>
                        </m:ctrlPr>
                      </m:accPr>
                      <m:e>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x</m:t>
                            </m:r>
                          </m:sub>
                        </m:sSub>
                      </m:e>
                    </m:acc>
                  </m:e>
                </m:d>
                <m:func>
                  <m:funcPr>
                    <m:ctrlPr>
                      <w:rPr>
                        <w:rFonts w:ascii="Cambria Math" w:hAnsi="Cambria Math"/>
                        <w:i/>
                        <w:iCs/>
                      </w:rPr>
                    </m:ctrlPr>
                  </m:funcPr>
                  <m:fName>
                    <m:r>
                      <m:rPr>
                        <m:sty m:val="p"/>
                      </m:rPr>
                      <w:rPr>
                        <w:rFonts w:ascii="Cambria Math" w:hAnsi="Cambria Math"/>
                      </w:rPr>
                      <m:t>sin</m:t>
                    </m:r>
                  </m:fName>
                  <m:e>
                    <m:sSup>
                      <m:sSupPr>
                        <m:ctrlPr>
                          <w:rPr>
                            <w:rFonts w:ascii="Cambria Math" w:hAnsi="Cambria Math"/>
                            <w:i/>
                            <w:iCs/>
                          </w:rPr>
                        </m:ctrlPr>
                      </m:sSupPr>
                      <m:e>
                        <m:r>
                          <w:rPr>
                            <w:rFonts w:ascii="Cambria Math" w:hAnsi="Cambria Math"/>
                          </w:rPr>
                          <m:t>θ</m:t>
                        </m:r>
                      </m:e>
                      <m:sup>
                        <m:r>
                          <w:rPr>
                            <w:rFonts w:ascii="Cambria Math" w:hAnsi="Cambria Math"/>
                          </w:rPr>
                          <m:t>*</m:t>
                        </m:r>
                      </m:sup>
                    </m:sSup>
                  </m:e>
                </m:func>
              </m:oMath>
            </m:oMathPara>
          </w:p>
        </w:tc>
        <w:tc>
          <w:tcPr>
            <w:tcW w:w="1096" w:type="dxa"/>
            <w:vAlign w:val="center"/>
          </w:tcPr>
          <w:p w14:paraId="4AC9B1B9" w14:textId="77777777" w:rsidR="00CE14A0" w:rsidRPr="005600FC" w:rsidRDefault="00CE14A0" w:rsidP="00536F7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2BF7D16F" w14:textId="212EA75A" w:rsidR="00CE14A0" w:rsidRDefault="00CE14A0" w:rsidP="00536F7B">
      <w:pPr>
        <w:spacing w:line="360" w:lineRule="auto"/>
      </w:pPr>
      <w:r>
        <w:t xml:space="preserve">Les paramètres </w:t>
      </w:r>
      <m:oMath>
        <m:sSub>
          <m:sSubPr>
            <m:ctrlPr>
              <w:rPr>
                <w:rFonts w:ascii="Cambria Math" w:hAnsi="Cambria Math"/>
                <w:i/>
                <w:iCs/>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 xml:space="preserve"> </m:t>
        </m:r>
      </m:oMath>
      <w:r w:rsidRPr="00F57CBE">
        <w:t xml:space="preserve">et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r</m:t>
                </m:r>
              </m:sub>
            </m:sSub>
          </m:e>
        </m:acc>
        <m:r>
          <w:rPr>
            <w:rFonts w:ascii="Cambria Math" w:hAnsi="Cambria Math"/>
          </w:rPr>
          <m:t xml:space="preserve">,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r</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x</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y</m:t>
                </m:r>
              </m:sub>
            </m:sSub>
          </m:e>
        </m:acc>
      </m:oMath>
      <w:r>
        <w:t xml:space="preserve"> sont les paramètres cinématiques issus du modèle</w:t>
      </w:r>
      <w:ins w:id="44" w:author="ZHANG Silun" w:date="2018-10-30T11:18:00Z">
        <w:r w:rsidR="002913A4">
          <w:t xml:space="preserve"> dynamique</w:t>
        </w:r>
      </w:ins>
      <w:r>
        <w:t xml:space="preserve"> de rotor. Ils peuvent être obtenus au niveau du nœud où le palier est modélisé</w:t>
      </w:r>
      <w:r w:rsidR="00B571D9">
        <w:t>.</w:t>
      </w:r>
    </w:p>
    <w:p w14:paraId="5D2A46B2" w14:textId="77777777" w:rsidR="00CE14A0" w:rsidRDefault="00CE14A0" w:rsidP="00564D1C">
      <w:pPr>
        <w:pStyle w:val="Titre1"/>
      </w:pPr>
      <w:r>
        <w:t>Equations de la lubrification thermohydrodynamique</w:t>
      </w:r>
    </w:p>
    <w:p w14:paraId="39E6FD6C" w14:textId="77777777" w:rsidR="00CE14A0" w:rsidRDefault="00CE14A0" w:rsidP="00CE14A0"/>
    <w:p w14:paraId="6D94DB25" w14:textId="22E24540" w:rsidR="00CE14A0" w:rsidRDefault="00CE14A0" w:rsidP="00C16267">
      <w:pPr>
        <w:spacing w:line="360" w:lineRule="auto"/>
      </w:pPr>
      <w:r>
        <w:t xml:space="preserve">La résolution des équations de la lubrification thermo-hydrodynamique consiste à résoudre simultanément l’équation de Reynolds et l’équation de l’énergie. Dans </w:t>
      </w:r>
      <w:r w:rsidR="00C16267">
        <w:t xml:space="preserve">le cas </w:t>
      </w:r>
      <w:del w:id="45" w:author="ZHANG Silun" w:date="2018-10-30T11:18:00Z">
        <w:r w:rsidR="00C16267" w:rsidDel="00DB2F3F">
          <w:delText>de</w:delText>
        </w:r>
        <w:r w:rsidDel="00DB2F3F">
          <w:delText xml:space="preserve"> </w:delText>
        </w:r>
      </w:del>
      <w:ins w:id="46" w:author="ZHANG Silun" w:date="2018-10-30T11:18:00Z">
        <w:r w:rsidR="00DB2F3F">
          <w:t xml:space="preserve">du </w:t>
        </w:r>
      </w:ins>
      <w:r>
        <w:t xml:space="preserve">palier hydrodynamique, le phénomène de </w:t>
      </w:r>
      <w:r w:rsidRPr="00C569A6">
        <w:t>la ruptu</w:t>
      </w:r>
      <w:r>
        <w:t>re et de la reformation de film lubrifiant (phénomène de cavitation en lubrification) est souvent rencontré. Ainsi, un modèle de cavitation est nécessaire</w:t>
      </w:r>
      <w:del w:id="47" w:author="ZHANG Silun" w:date="2018-10-30T11:19:00Z">
        <w:r w:rsidDel="005B06F2">
          <w:delText xml:space="preserve"> pour en prendre en compte</w:delText>
        </w:r>
      </w:del>
      <w:r>
        <w:t xml:space="preserve">. La résolution permet d’obtenir le champ de pressure et ainsi de déduire la force et le moment généré dans le palier. En même temps, le champ de température </w:t>
      </w:r>
      <w:del w:id="48" w:author="ZHANG Silun" w:date="2018-10-30T11:19:00Z">
        <w:r w:rsidDel="005B06F2">
          <w:delText>au sein du</w:delText>
        </w:r>
      </w:del>
      <w:ins w:id="49" w:author="ZHANG Silun" w:date="2018-10-30T11:19:00Z">
        <w:r w:rsidR="005B06F2">
          <w:t>dans le</w:t>
        </w:r>
      </w:ins>
      <w:r>
        <w:t xml:space="preserve"> film mince et le flux thermique à l’interface fluide-structure </w:t>
      </w:r>
      <w:del w:id="50" w:author="ZHANG Silun" w:date="2018-10-30T11:19:00Z">
        <w:r w:rsidDel="004E4059">
          <w:delText xml:space="preserve">peut </w:delText>
        </w:r>
      </w:del>
      <w:ins w:id="51" w:author="ZHANG Silun" w:date="2018-10-30T11:19:00Z">
        <w:r w:rsidR="004E4059">
          <w:t xml:space="preserve">peuvent </w:t>
        </w:r>
      </w:ins>
      <w:r>
        <w:t xml:space="preserve">être </w:t>
      </w:r>
      <w:r w:rsidR="00060717">
        <w:t xml:space="preserve">obtenus </w:t>
      </w:r>
      <w:r>
        <w:t>à l’issu de la résolution</w:t>
      </w:r>
      <w:r w:rsidR="002D04F9">
        <w:t xml:space="preserve"> des équations</w:t>
      </w:r>
      <w:r>
        <w:t xml:space="preserve">. </w:t>
      </w:r>
    </w:p>
    <w:p w14:paraId="01811241" w14:textId="77777777" w:rsidR="00CE14A0" w:rsidRDefault="00CE14A0" w:rsidP="006E3099">
      <w:pPr>
        <w:pStyle w:val="Titre2"/>
      </w:pPr>
      <w:r>
        <w:t xml:space="preserve">Equation de Reynolds </w:t>
      </w:r>
      <w:r w:rsidRPr="0078195A">
        <w:t>généralisée</w:t>
      </w:r>
    </w:p>
    <w:p w14:paraId="4FA5EFED" w14:textId="77777777" w:rsidR="00CE14A0" w:rsidRDefault="00CE14A0" w:rsidP="00CE14A0"/>
    <w:p w14:paraId="07264A0E" w14:textId="62F6040D" w:rsidR="00CE14A0" w:rsidRDefault="006F5D38" w:rsidP="00C16267">
      <w:pPr>
        <w:spacing w:line="360" w:lineRule="auto"/>
      </w:pPr>
      <w:r>
        <w:t>L’é</w:t>
      </w:r>
      <w:r w:rsidR="00CE14A0">
        <w:t>quation de Reynolds généralisée est une forme simplifiée de</w:t>
      </w:r>
      <w:r w:rsidR="00930F35">
        <w:t>s</w:t>
      </w:r>
      <w:r w:rsidR="00CE14A0">
        <w:t xml:space="preserve"> équation</w:t>
      </w:r>
      <w:r w:rsidR="00930F35">
        <w:t>s</w:t>
      </w:r>
      <w:r w:rsidR="00CE14A0">
        <w:t xml:space="preserve"> </w:t>
      </w:r>
      <w:r w:rsidR="00CE14A0" w:rsidRPr="0059608D">
        <w:t>de Navier-Stokes</w:t>
      </w:r>
      <w:r w:rsidR="00CE14A0">
        <w:t xml:space="preserve"> pour décrire la pression d’un fluide dans d</w:t>
      </w:r>
      <w:r w:rsidR="00BE19C2">
        <w:t xml:space="preserve">es mécanismes lubrifiés. Elle </w:t>
      </w:r>
      <w:r w:rsidR="00CE14A0">
        <w:t>est déduite de</w:t>
      </w:r>
      <w:r w:rsidR="00BC7BF2">
        <w:t>s</w:t>
      </w:r>
      <w:r w:rsidR="00CE14A0">
        <w:t xml:space="preserve"> équation</w:t>
      </w:r>
      <w:r w:rsidR="00BC7BF2">
        <w:t>s</w:t>
      </w:r>
      <w:r w:rsidR="00CE14A0">
        <w:t xml:space="preserve"> de Navier-Stokes en </w:t>
      </w:r>
      <w:r w:rsidR="00FC74EE">
        <w:t>considérant</w:t>
      </w:r>
      <w:r w:rsidR="00CE14A0">
        <w:t xml:space="preserve"> </w:t>
      </w:r>
      <w:r w:rsidR="00FC74EE">
        <w:t>l</w:t>
      </w:r>
      <w:r w:rsidR="00CE14A0">
        <w:t xml:space="preserve">es hypothèses </w:t>
      </w:r>
      <w:r w:rsidR="00CE14A0">
        <w:fldChar w:fldCharType="begin"/>
      </w:r>
      <w:r w:rsidR="00CE14A0">
        <w:instrText xml:space="preserve"> REF _Ref525750678 \r \h </w:instrText>
      </w:r>
      <w:r w:rsidR="00C16267">
        <w:instrText xml:space="preserve"> \* MERGEFORMAT </w:instrText>
      </w:r>
      <w:r w:rsidR="00CE14A0">
        <w:fldChar w:fldCharType="separate"/>
      </w:r>
      <w:r w:rsidR="002C4AD4">
        <w:t>[4]</w:t>
      </w:r>
      <w:r w:rsidR="00CE14A0">
        <w:fldChar w:fldCharType="end"/>
      </w:r>
      <w:r w:rsidR="00CE14A0">
        <w:t xml:space="preserve"> ci-dessous :</w:t>
      </w:r>
    </w:p>
    <w:p w14:paraId="62F3AC76" w14:textId="77777777" w:rsidR="00CE14A0" w:rsidRDefault="00CE14A0" w:rsidP="00C16267">
      <w:pPr>
        <w:pStyle w:val="Paragraphedeliste"/>
        <w:numPr>
          <w:ilvl w:val="0"/>
          <w:numId w:val="20"/>
        </w:numPr>
        <w:spacing w:line="360" w:lineRule="auto"/>
      </w:pPr>
      <w:r>
        <w:t>L’épaisseur de film est très inférieure à la longueur et la largeur du domaine.</w:t>
      </w:r>
    </w:p>
    <w:p w14:paraId="392C1F9B" w14:textId="77777777" w:rsidR="00CE14A0" w:rsidRDefault="00CE14A0" w:rsidP="00C16267">
      <w:pPr>
        <w:pStyle w:val="Paragraphedeliste"/>
        <w:numPr>
          <w:ilvl w:val="0"/>
          <w:numId w:val="20"/>
        </w:numPr>
        <w:spacing w:line="360" w:lineRule="auto"/>
      </w:pPr>
      <w:r>
        <w:t>Le milieu fluide est un milieu continu,</w:t>
      </w:r>
    </w:p>
    <w:p w14:paraId="6CC556FF" w14:textId="77777777" w:rsidR="00CE14A0" w:rsidRDefault="00CE14A0" w:rsidP="00C16267">
      <w:pPr>
        <w:pStyle w:val="Paragraphedeliste"/>
        <w:numPr>
          <w:ilvl w:val="0"/>
          <w:numId w:val="20"/>
        </w:numPr>
        <w:spacing w:line="360" w:lineRule="auto"/>
      </w:pPr>
      <w:r>
        <w:t>L’écoulement est laminaire,</w:t>
      </w:r>
    </w:p>
    <w:p w14:paraId="69A75EBC" w14:textId="77777777" w:rsidR="00CE14A0" w:rsidRDefault="00CE14A0" w:rsidP="00C16267">
      <w:pPr>
        <w:pStyle w:val="Paragraphedeliste"/>
        <w:numPr>
          <w:ilvl w:val="0"/>
          <w:numId w:val="20"/>
        </w:numPr>
        <w:spacing w:line="360" w:lineRule="auto"/>
      </w:pPr>
      <w:r>
        <w:t>Le fluide est newtonien,</w:t>
      </w:r>
    </w:p>
    <w:p w14:paraId="54EA33ED" w14:textId="77777777" w:rsidR="00CE14A0" w:rsidRDefault="00CE14A0" w:rsidP="00C16267">
      <w:pPr>
        <w:pStyle w:val="Paragraphedeliste"/>
        <w:numPr>
          <w:ilvl w:val="0"/>
          <w:numId w:val="20"/>
        </w:numPr>
        <w:spacing w:line="360" w:lineRule="auto"/>
      </w:pPr>
      <w:r>
        <w:t>Les forces extérieures massiques dans le fluide sont négligeables,</w:t>
      </w:r>
    </w:p>
    <w:p w14:paraId="37D6FEF0" w14:textId="77777777" w:rsidR="00CE14A0" w:rsidRDefault="00CE14A0" w:rsidP="00C16267">
      <w:pPr>
        <w:pStyle w:val="Paragraphedeliste"/>
        <w:numPr>
          <w:ilvl w:val="0"/>
          <w:numId w:val="20"/>
        </w:numPr>
        <w:spacing w:line="360" w:lineRule="auto"/>
      </w:pPr>
      <w:r>
        <w:t>Les forces d’inertie sont négligeables devant les forces de viscosité et de pression,</w:t>
      </w:r>
    </w:p>
    <w:p w14:paraId="4DFF0FFC" w14:textId="77777777" w:rsidR="00CE14A0" w:rsidRDefault="00CE14A0" w:rsidP="00C16267">
      <w:pPr>
        <w:pStyle w:val="Paragraphedeliste"/>
        <w:numPr>
          <w:ilvl w:val="0"/>
          <w:numId w:val="20"/>
        </w:numPr>
        <w:spacing w:line="360" w:lineRule="auto"/>
      </w:pPr>
      <w:r>
        <w:t>Il n’existe pas de glissement entre le fluide et les parois de contact,</w:t>
      </w:r>
    </w:p>
    <w:p w14:paraId="4D15055F" w14:textId="77777777" w:rsidR="00CE14A0" w:rsidRDefault="00CE14A0" w:rsidP="00C16267">
      <w:pPr>
        <w:pStyle w:val="Paragraphedeliste"/>
        <w:numPr>
          <w:ilvl w:val="0"/>
          <w:numId w:val="20"/>
        </w:numPr>
        <w:spacing w:line="360" w:lineRule="auto"/>
      </w:pPr>
      <w:r>
        <w:t>La courbure générale du film est négligée (cas des paliers radiaux),</w:t>
      </w:r>
    </w:p>
    <w:p w14:paraId="3A7BEAA6" w14:textId="77777777" w:rsidR="00CE14A0" w:rsidRPr="002267F6" w:rsidRDefault="00CE14A0" w:rsidP="002267F6">
      <w:pPr>
        <w:spacing w:line="360" w:lineRule="auto"/>
        <w:rPr>
          <w:szCs w:val="23"/>
        </w:rPr>
      </w:pPr>
      <w:r w:rsidRPr="002267F6">
        <w:rPr>
          <w:szCs w:val="23"/>
        </w:rPr>
        <w:t>Avec ces hypothèses, les équations de Navier-Stokes se réduisent à trois équations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3FA2D948" w14:textId="77777777" w:rsidTr="009A449E">
        <w:trPr>
          <w:trHeight w:val="635"/>
          <w:tblHeader/>
          <w:jc w:val="center"/>
        </w:trPr>
        <w:tc>
          <w:tcPr>
            <w:tcW w:w="7943" w:type="dxa"/>
            <w:vAlign w:val="center"/>
          </w:tcPr>
          <w:p w14:paraId="3EE5B3AD" w14:textId="77777777" w:rsidR="00CE14A0" w:rsidRPr="00BD7BB7" w:rsidRDefault="00760BCD" w:rsidP="002267F6">
            <w:pPr>
              <w:spacing w:line="360" w:lineRule="auto"/>
              <w:rPr>
                <w:iCs/>
              </w:rPr>
            </w:pPr>
            <m:oMathPara>
              <m:oMath>
                <m:d>
                  <m:dPr>
                    <m:begChr m:val="{"/>
                    <m:endChr m:val=""/>
                    <m:ctrlPr>
                      <w:rPr>
                        <w:rFonts w:ascii="Cambria Math" w:eastAsiaTheme="minorEastAsia" w:hAnsi="Cambria Math" w:cstheme="minorBidi"/>
                        <w:i/>
                        <w:szCs w:val="22"/>
                        <w:lang w:eastAsia="zh-CN"/>
                      </w:rPr>
                    </m:ctrlPr>
                  </m:dPr>
                  <m:e>
                    <m:eqArr>
                      <m:eqArrPr>
                        <m:ctrlPr>
                          <w:rPr>
                            <w:rFonts w:ascii="Cambria Math" w:eastAsiaTheme="minorEastAsia" w:hAnsi="Cambria Math" w:cstheme="minorBidi"/>
                            <w:i/>
                            <w:szCs w:val="22"/>
                            <w:lang w:eastAsia="zh-CN"/>
                          </w:rPr>
                        </m:ctrlPr>
                      </m:eqArrPr>
                      <m:e>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m:t>
                        </m:r>
                        <m:f>
                          <m:fPr>
                            <m:ctrlPr>
                              <w:rPr>
                                <w:rFonts w:ascii="Cambria Math" w:eastAsiaTheme="minorEastAsia" w:hAnsi="Cambria Math" w:cstheme="minorBidi"/>
                                <w:i/>
                                <w:szCs w:val="22"/>
                                <w:lang w:eastAsia="zh-CN"/>
                              </w:rPr>
                            </m:ctrlPr>
                          </m:fPr>
                          <m:num>
                            <m:r>
                              <w:rPr>
                                <w:rFonts w:ascii="Cambria Math" w:hAnsi="Cambria Math"/>
                              </w:rPr>
                              <m:t>∂</m:t>
                            </m:r>
                          </m:num>
                          <m:den>
                            <m:r>
                              <w:rPr>
                                <w:rFonts w:ascii="Cambria Math" w:hAnsi="Cambria Math"/>
                              </w:rPr>
                              <m:t>∂y</m:t>
                            </m:r>
                          </m:den>
                        </m:f>
                        <m:d>
                          <m:dPr>
                            <m:ctrlPr>
                              <w:rPr>
                                <w:rFonts w:ascii="Cambria Math" w:hAnsi="Cambria Math"/>
                                <w:i/>
                              </w:rPr>
                            </m:ctrlPr>
                          </m:dPr>
                          <m:e>
                            <m:r>
                              <w:rPr>
                                <w:rFonts w:ascii="Cambria Math" w:hAnsi="Cambria Math"/>
                              </w:rPr>
                              <m:t>μ</m:t>
                            </m:r>
                            <m:f>
                              <m:fPr>
                                <m:ctrlPr>
                                  <w:rPr>
                                    <w:rFonts w:ascii="Cambria Math" w:eastAsiaTheme="minorEastAsia" w:hAnsi="Cambria Math" w:cstheme="minorBidi"/>
                                    <w:i/>
                                    <w:szCs w:val="22"/>
                                    <w:lang w:eastAsia="zh-CN"/>
                                  </w:rPr>
                                </m:ctrlPr>
                              </m:fPr>
                              <m:num>
                                <m:r>
                                  <w:rPr>
                                    <w:rFonts w:ascii="Cambria Math" w:hAnsi="Cambria Math"/>
                                  </w:rPr>
                                  <m:t>∂u</m:t>
                                </m:r>
                              </m:num>
                              <m:den>
                                <m:r>
                                  <w:rPr>
                                    <w:rFonts w:ascii="Cambria Math" w:hAnsi="Cambria Math"/>
                                  </w:rPr>
                                  <m:t>∂y</m:t>
                                </m:r>
                              </m:den>
                            </m:f>
                          </m:e>
                        </m:d>
                      </m:e>
                      <m:e>
                        <m:f>
                          <m:fPr>
                            <m:ctrlPr>
                              <w:rPr>
                                <w:rFonts w:ascii="Cambria Math" w:hAnsi="Cambria Math"/>
                                <w:i/>
                              </w:rPr>
                            </m:ctrlPr>
                          </m:fPr>
                          <m:num>
                            <m:r>
                              <w:rPr>
                                <w:rFonts w:ascii="Cambria Math" w:hAnsi="Cambria Math"/>
                              </w:rPr>
                              <m:t>∂p</m:t>
                            </m:r>
                          </m:num>
                          <m:den>
                            <m:r>
                              <w:rPr>
                                <w:rFonts w:ascii="Cambria Math" w:hAnsi="Cambria Math"/>
                              </w:rPr>
                              <m:t>∂y</m:t>
                            </m:r>
                          </m:den>
                        </m:f>
                        <m:r>
                          <w:rPr>
                            <w:rFonts w:ascii="Cambria Math" w:hAnsi="Cambria Math"/>
                          </w:rPr>
                          <m:t>=0</m:t>
                        </m:r>
                      </m:e>
                      <m:e>
                        <m:f>
                          <m:fPr>
                            <m:ctrlPr>
                              <w:rPr>
                                <w:rFonts w:ascii="Cambria Math" w:hAnsi="Cambria Math"/>
                                <w:i/>
                              </w:rPr>
                            </m:ctrlPr>
                          </m:fPr>
                          <m:num>
                            <m:r>
                              <w:rPr>
                                <w:rFonts w:ascii="Cambria Math" w:hAnsi="Cambria Math"/>
                              </w:rPr>
                              <m:t>∂p</m:t>
                            </m:r>
                          </m:num>
                          <m:den>
                            <m:r>
                              <w:rPr>
                                <w:rFonts w:ascii="Cambria Math" w:hAnsi="Cambria Math"/>
                              </w:rPr>
                              <m:t>∂z</m:t>
                            </m:r>
                          </m:den>
                        </m:f>
                        <m:r>
                          <w:rPr>
                            <w:rFonts w:ascii="Cambria Math" w:hAnsi="Cambria Math"/>
                          </w:rPr>
                          <m:t>=</m:t>
                        </m:r>
                        <m:f>
                          <m:fPr>
                            <m:ctrlPr>
                              <w:rPr>
                                <w:rFonts w:ascii="Cambria Math" w:eastAsiaTheme="minorEastAsia" w:hAnsi="Cambria Math" w:cstheme="minorBidi"/>
                                <w:i/>
                                <w:szCs w:val="22"/>
                                <w:lang w:eastAsia="zh-CN"/>
                              </w:rPr>
                            </m:ctrlPr>
                          </m:fPr>
                          <m:num>
                            <m:r>
                              <w:rPr>
                                <w:rFonts w:ascii="Cambria Math" w:hAnsi="Cambria Math"/>
                              </w:rPr>
                              <m:t>∂</m:t>
                            </m:r>
                          </m:num>
                          <m:den>
                            <m:r>
                              <w:rPr>
                                <w:rFonts w:ascii="Cambria Math" w:hAnsi="Cambria Math"/>
                              </w:rPr>
                              <m:t>∂y</m:t>
                            </m:r>
                          </m:den>
                        </m:f>
                        <m:d>
                          <m:dPr>
                            <m:ctrlPr>
                              <w:rPr>
                                <w:rFonts w:ascii="Cambria Math" w:hAnsi="Cambria Math"/>
                                <w:i/>
                              </w:rPr>
                            </m:ctrlPr>
                          </m:dPr>
                          <m:e>
                            <m:r>
                              <w:rPr>
                                <w:rFonts w:ascii="Cambria Math" w:hAnsi="Cambria Math"/>
                              </w:rPr>
                              <m:t>μ</m:t>
                            </m:r>
                            <m:f>
                              <m:fPr>
                                <m:ctrlPr>
                                  <w:rPr>
                                    <w:rFonts w:ascii="Cambria Math" w:eastAsiaTheme="minorEastAsia" w:hAnsi="Cambria Math" w:cstheme="minorBidi"/>
                                    <w:i/>
                                    <w:szCs w:val="22"/>
                                    <w:lang w:eastAsia="zh-CN"/>
                                  </w:rPr>
                                </m:ctrlPr>
                              </m:fPr>
                              <m:num>
                                <m:r>
                                  <w:rPr>
                                    <w:rFonts w:ascii="Cambria Math" w:hAnsi="Cambria Math"/>
                                  </w:rPr>
                                  <m:t>∂w</m:t>
                                </m:r>
                              </m:num>
                              <m:den>
                                <m:r>
                                  <w:rPr>
                                    <w:rFonts w:ascii="Cambria Math" w:hAnsi="Cambria Math"/>
                                  </w:rPr>
                                  <m:t>∂y</m:t>
                                </m:r>
                              </m:den>
                            </m:f>
                          </m:e>
                        </m:d>
                      </m:e>
                    </m:eqArr>
                  </m:e>
                </m:d>
              </m:oMath>
            </m:oMathPara>
          </w:p>
        </w:tc>
        <w:tc>
          <w:tcPr>
            <w:tcW w:w="1096" w:type="dxa"/>
            <w:vAlign w:val="center"/>
          </w:tcPr>
          <w:p w14:paraId="0D2AD7BB" w14:textId="77777777" w:rsidR="00CE14A0" w:rsidRPr="005600FC" w:rsidRDefault="00CE14A0" w:rsidP="002267F6">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52" w:name="_Ref525751376"/>
            <w:r w:rsidRPr="005600FC">
              <w:rPr>
                <w:rFonts w:ascii="Times New Roman" w:eastAsia="Times New Roman" w:hAnsi="Times New Roman"/>
                <w:b/>
                <w:iCs w:val="0"/>
                <w:color w:val="auto"/>
                <w:sz w:val="22"/>
                <w:szCs w:val="22"/>
                <w:lang w:eastAsia="fr-FR"/>
              </w:rPr>
              <w:t xml:space="preserve"> </w:t>
            </w:r>
            <w:bookmarkEnd w:id="52"/>
          </w:p>
        </w:tc>
      </w:tr>
    </w:tbl>
    <w:p w14:paraId="65766969" w14:textId="5DBA2A2D" w:rsidR="00CE14A0" w:rsidRPr="002267F6" w:rsidRDefault="00CE14A0" w:rsidP="002267F6">
      <w:pPr>
        <w:spacing w:line="360" w:lineRule="auto"/>
        <w:rPr>
          <w:szCs w:val="22"/>
        </w:rPr>
      </w:pPr>
      <w:r w:rsidRPr="002267F6">
        <w:rPr>
          <w:szCs w:val="22"/>
        </w:rPr>
        <w:lastRenderedPageBreak/>
        <w:t>Ces équations sont écrites dans l’espace</w:t>
      </w:r>
      <w:r w:rsidR="00BD2C66">
        <w:rPr>
          <w:szCs w:val="22"/>
        </w:rPr>
        <w:t xml:space="preserve"> 3D</w:t>
      </w:r>
      <w:r w:rsidRPr="002267F6">
        <w:rPr>
          <w:szCs w:val="22"/>
        </w:rPr>
        <w:t xml:space="preserve"> qui représente le domaine d’étude pour un palier hydrodynamique (</w:t>
      </w:r>
      <w:r w:rsidR="00E77315" w:rsidRPr="002267F6">
        <w:rPr>
          <w:szCs w:val="22"/>
        </w:rPr>
        <w:fldChar w:fldCharType="begin"/>
      </w:r>
      <w:r w:rsidR="00E77315" w:rsidRPr="002267F6">
        <w:rPr>
          <w:szCs w:val="22"/>
        </w:rPr>
        <w:instrText xml:space="preserve"> REF _Ref525808346 \h </w:instrText>
      </w:r>
      <w:r w:rsidR="002267F6" w:rsidRPr="002267F6">
        <w:rPr>
          <w:szCs w:val="22"/>
        </w:rPr>
        <w:instrText xml:space="preserve"> \* MERGEFORMAT </w:instrText>
      </w:r>
      <w:r w:rsidR="00E77315" w:rsidRPr="002267F6">
        <w:rPr>
          <w:szCs w:val="22"/>
        </w:rPr>
      </w:r>
      <w:r w:rsidR="00E77315" w:rsidRPr="002267F6">
        <w:rPr>
          <w:szCs w:val="22"/>
        </w:rPr>
        <w:fldChar w:fldCharType="separate"/>
      </w:r>
      <w:r w:rsidR="002C4AD4" w:rsidRPr="002C4AD4">
        <w:rPr>
          <w:szCs w:val="22"/>
        </w:rPr>
        <w:t xml:space="preserve">Figure </w:t>
      </w:r>
      <w:r w:rsidR="002C4AD4" w:rsidRPr="002C4AD4">
        <w:rPr>
          <w:i/>
          <w:noProof/>
          <w:szCs w:val="22"/>
        </w:rPr>
        <w:t>4</w:t>
      </w:r>
      <w:r w:rsidR="00E77315" w:rsidRPr="002267F6">
        <w:rPr>
          <w:szCs w:val="22"/>
        </w:rPr>
        <w:fldChar w:fldCharType="end"/>
      </w:r>
      <w:r w:rsidRPr="002267F6">
        <w:rPr>
          <w:szCs w:val="22"/>
        </w:rPr>
        <w:t xml:space="preserve">). Celui-ci est délimité par deux parois entre lesquelles est intercalé un film mince. Les axes sont choisis de manière à avoir la direction </w:t>
      </w:r>
      <m:oMath>
        <m:r>
          <w:rPr>
            <w:rFonts w:ascii="Cambria Math" w:hAnsi="Cambria Math"/>
            <w:szCs w:val="22"/>
          </w:rPr>
          <m:t>y</m:t>
        </m:r>
      </m:oMath>
      <w:r w:rsidRPr="002267F6">
        <w:rPr>
          <w:i/>
          <w:iCs/>
          <w:szCs w:val="22"/>
        </w:rPr>
        <w:t xml:space="preserve"> </w:t>
      </w:r>
      <w:r w:rsidRPr="002267F6">
        <w:rPr>
          <w:szCs w:val="22"/>
        </w:rPr>
        <w:t xml:space="preserve">selon l’épaisseur du film. Un point </w:t>
      </w:r>
      <m:oMath>
        <m:sSub>
          <m:sSubPr>
            <m:ctrlPr>
              <w:rPr>
                <w:rFonts w:ascii="Cambria Math" w:hAnsi="Cambria Math" w:cs="Cambria Math"/>
                <w:i/>
                <w:szCs w:val="22"/>
              </w:rPr>
            </m:ctrlPr>
          </m:sSubPr>
          <m:e>
            <m:r>
              <w:rPr>
                <w:rFonts w:ascii="Cambria Math" w:hAnsi="Cambria Math" w:cs="Cambria Math"/>
                <w:szCs w:val="22"/>
              </w:rPr>
              <m:t>M</m:t>
            </m:r>
          </m:e>
          <m:sub>
            <m:r>
              <w:rPr>
                <w:rFonts w:ascii="Cambria Math" w:hAnsi="Cambria Math" w:cs="Cambria Math"/>
                <w:szCs w:val="22"/>
              </w:rPr>
              <m:t>1</m:t>
            </m:r>
          </m:sub>
        </m:sSub>
      </m:oMath>
      <w:r w:rsidRPr="002267F6">
        <w:rPr>
          <w:rFonts w:ascii="Cambria Math" w:hAnsi="Cambria Math" w:cs="Cambria Math"/>
          <w:szCs w:val="22"/>
        </w:rPr>
        <w:t xml:space="preserve"> </w:t>
      </w:r>
      <w:r w:rsidRPr="002267F6">
        <w:rPr>
          <w:szCs w:val="22"/>
        </w:rPr>
        <w:t xml:space="preserve">de la paroi 1 (paroi inférieure) est animé d’une vitesse de composantes </w:t>
      </w:r>
      <m:oMath>
        <m:sSub>
          <m:sSubPr>
            <m:ctrlPr>
              <w:rPr>
                <w:rFonts w:ascii="Cambria Math" w:hAnsi="Cambria Math" w:cs="Cambria Math"/>
                <w:i/>
                <w:szCs w:val="22"/>
              </w:rPr>
            </m:ctrlPr>
          </m:sSubPr>
          <m:e>
            <m:r>
              <w:rPr>
                <w:rFonts w:ascii="Cambria Math" w:hAnsi="Cambria Math" w:cs="Cambria Math"/>
                <w:szCs w:val="22"/>
              </w:rPr>
              <m:t>U</m:t>
            </m:r>
          </m:e>
          <m:sub>
            <m:r>
              <w:rPr>
                <w:rFonts w:ascii="Cambria Math" w:hAnsi="Cambria Math" w:cs="Cambria Math"/>
                <w:szCs w:val="22"/>
              </w:rPr>
              <m:t>1</m:t>
            </m:r>
          </m:sub>
        </m:sSub>
        <m:r>
          <w:rPr>
            <w:rFonts w:ascii="Cambria Math" w:hAnsi="Cambria Math" w:cs="Cambria Math"/>
            <w:szCs w:val="22"/>
          </w:rPr>
          <m:t>,</m:t>
        </m:r>
        <m:sSub>
          <m:sSubPr>
            <m:ctrlPr>
              <w:rPr>
                <w:rFonts w:ascii="Cambria Math" w:hAnsi="Cambria Math" w:cs="Cambria Math"/>
                <w:i/>
                <w:szCs w:val="22"/>
              </w:rPr>
            </m:ctrlPr>
          </m:sSubPr>
          <m:e>
            <m:r>
              <w:rPr>
                <w:rFonts w:ascii="Cambria Math" w:hAnsi="Cambria Math" w:cs="Cambria Math"/>
                <w:szCs w:val="22"/>
              </w:rPr>
              <m:t>V</m:t>
            </m:r>
          </m:e>
          <m:sub>
            <m:r>
              <w:rPr>
                <w:rFonts w:ascii="Cambria Math" w:hAnsi="Cambria Math" w:cs="Cambria Math"/>
                <w:szCs w:val="22"/>
              </w:rPr>
              <m:t>1</m:t>
            </m:r>
          </m:sub>
        </m:sSub>
      </m:oMath>
      <w:r w:rsidRPr="002267F6">
        <w:rPr>
          <w:szCs w:val="22"/>
        </w:rPr>
        <w:t>et</w:t>
      </w:r>
      <m:oMath>
        <m:r>
          <w:rPr>
            <w:rFonts w:ascii="Cambria Math" w:hAnsi="Cambria Math"/>
            <w:szCs w:val="22"/>
          </w:rPr>
          <m:t xml:space="preserve"> </m:t>
        </m:r>
        <m:sSub>
          <m:sSubPr>
            <m:ctrlPr>
              <w:rPr>
                <w:rFonts w:ascii="Cambria Math" w:hAnsi="Cambria Math" w:cs="Cambria Math"/>
                <w:i/>
                <w:szCs w:val="22"/>
              </w:rPr>
            </m:ctrlPr>
          </m:sSubPr>
          <m:e>
            <m:r>
              <w:rPr>
                <w:rFonts w:ascii="Cambria Math" w:hAnsi="Cambria Math" w:cs="Cambria Math"/>
                <w:szCs w:val="22"/>
              </w:rPr>
              <m:t>W</m:t>
            </m:r>
            <m:ctrlPr>
              <w:rPr>
                <w:rFonts w:ascii="Cambria Math" w:hAnsi="Cambria Math"/>
                <w:i/>
                <w:szCs w:val="22"/>
              </w:rPr>
            </m:ctrlPr>
          </m:e>
          <m:sub>
            <m:r>
              <w:rPr>
                <w:rFonts w:ascii="Cambria Math" w:hAnsi="Cambria Math" w:cs="Cambria Math"/>
                <w:szCs w:val="22"/>
              </w:rPr>
              <m:t>1</m:t>
            </m:r>
          </m:sub>
        </m:sSub>
      </m:oMath>
      <w:r w:rsidRPr="002267F6">
        <w:rPr>
          <w:rFonts w:ascii="Cambria Math" w:hAnsi="Cambria Math" w:cs="Cambria Math"/>
          <w:szCs w:val="22"/>
        </w:rPr>
        <w:t xml:space="preserve"> </w:t>
      </w:r>
      <w:r w:rsidRPr="002267F6">
        <w:rPr>
          <w:szCs w:val="22"/>
        </w:rPr>
        <w:t xml:space="preserve">et possède une coordonnée </w:t>
      </w:r>
      <m:oMath>
        <m:sSub>
          <m:sSubPr>
            <m:ctrlPr>
              <w:rPr>
                <w:rFonts w:ascii="Cambria Math" w:hAnsi="Cambria Math" w:cs="Cambria Math"/>
                <w:i/>
                <w:szCs w:val="22"/>
              </w:rPr>
            </m:ctrlPr>
          </m:sSubPr>
          <m:e>
            <m:r>
              <w:rPr>
                <w:rFonts w:ascii="Cambria Math" w:hAnsi="Cambria Math" w:cs="Cambria Math"/>
                <w:szCs w:val="22"/>
              </w:rPr>
              <m:t>h</m:t>
            </m:r>
          </m:e>
          <m:sub>
            <m:r>
              <w:rPr>
                <w:rFonts w:ascii="Cambria Math" w:hAnsi="Cambria Math" w:cs="Cambria Math"/>
                <w:szCs w:val="22"/>
              </w:rPr>
              <m:t>1</m:t>
            </m:r>
          </m:sub>
        </m:sSub>
      </m:oMath>
      <w:r w:rsidRPr="002267F6">
        <w:rPr>
          <w:rFonts w:ascii="Cambria Math" w:hAnsi="Cambria Math" w:cs="Cambria Math"/>
          <w:szCs w:val="22"/>
        </w:rPr>
        <w:t xml:space="preserve"> </w:t>
      </w:r>
      <w:r w:rsidRPr="002267F6">
        <w:rPr>
          <w:szCs w:val="22"/>
        </w:rPr>
        <w:t>selon</w:t>
      </w:r>
      <m:oMath>
        <m:r>
          <w:rPr>
            <w:rFonts w:ascii="Cambria Math" w:hAnsi="Cambria Math"/>
            <w:szCs w:val="22"/>
          </w:rPr>
          <m:t xml:space="preserve"> y</m:t>
        </m:r>
      </m:oMath>
      <w:r w:rsidRPr="002267F6">
        <w:rPr>
          <w:szCs w:val="22"/>
        </w:rPr>
        <w:t xml:space="preserve">. Il existe un point </w:t>
      </w:r>
      <m:oMath>
        <m:sSub>
          <m:sSubPr>
            <m:ctrlPr>
              <w:rPr>
                <w:rFonts w:ascii="Cambria Math" w:hAnsi="Cambria Math" w:cs="Cambria Math"/>
                <w:i/>
                <w:szCs w:val="22"/>
              </w:rPr>
            </m:ctrlPr>
          </m:sSubPr>
          <m:e>
            <m:r>
              <w:rPr>
                <w:rFonts w:ascii="Cambria Math" w:hAnsi="Cambria Math" w:cs="Cambria Math"/>
                <w:szCs w:val="22"/>
              </w:rPr>
              <m:t>M</m:t>
            </m:r>
          </m:e>
          <m:sub>
            <m:r>
              <w:rPr>
                <w:rFonts w:ascii="Cambria Math" w:hAnsi="Cambria Math" w:cs="Cambria Math"/>
                <w:szCs w:val="22"/>
              </w:rPr>
              <m:t>2</m:t>
            </m:r>
          </m:sub>
        </m:sSub>
      </m:oMath>
      <w:r w:rsidRPr="002267F6">
        <w:rPr>
          <w:rFonts w:ascii="Cambria Math" w:hAnsi="Cambria Math" w:cs="Cambria Math"/>
          <w:szCs w:val="22"/>
        </w:rPr>
        <w:t xml:space="preserve"> </w:t>
      </w:r>
      <w:r w:rsidRPr="002267F6">
        <w:rPr>
          <w:szCs w:val="22"/>
        </w:rPr>
        <w:t xml:space="preserve">sur la paroi 2 (paroi supérieure) possédant une vitesse de composantes </w:t>
      </w:r>
      <m:oMath>
        <m:sSub>
          <m:sSubPr>
            <m:ctrlPr>
              <w:rPr>
                <w:rFonts w:ascii="Cambria Math" w:hAnsi="Cambria Math" w:cs="Cambria Math"/>
                <w:i/>
                <w:szCs w:val="22"/>
              </w:rPr>
            </m:ctrlPr>
          </m:sSubPr>
          <m:e>
            <m:r>
              <w:rPr>
                <w:rFonts w:ascii="Cambria Math" w:hAnsi="Cambria Math" w:cs="Cambria Math"/>
                <w:szCs w:val="22"/>
              </w:rPr>
              <m:t>U</m:t>
            </m:r>
          </m:e>
          <m:sub>
            <m:r>
              <w:rPr>
                <w:rFonts w:ascii="Cambria Math" w:hAnsi="Cambria Math" w:cs="Cambria Math"/>
                <w:szCs w:val="22"/>
              </w:rPr>
              <m:t>2</m:t>
            </m:r>
          </m:sub>
        </m:sSub>
        <m:r>
          <w:rPr>
            <w:rFonts w:ascii="Cambria Math" w:hAnsi="Cambria Math" w:cs="Cambria Math"/>
            <w:szCs w:val="22"/>
          </w:rPr>
          <m:t>,</m:t>
        </m:r>
        <m:sSub>
          <m:sSubPr>
            <m:ctrlPr>
              <w:rPr>
                <w:rFonts w:ascii="Cambria Math" w:hAnsi="Cambria Math" w:cs="Cambria Math"/>
                <w:i/>
                <w:szCs w:val="22"/>
              </w:rPr>
            </m:ctrlPr>
          </m:sSubPr>
          <m:e>
            <m:r>
              <w:rPr>
                <w:rFonts w:ascii="Cambria Math" w:hAnsi="Cambria Math" w:cs="Cambria Math"/>
                <w:szCs w:val="22"/>
              </w:rPr>
              <m:t>V</m:t>
            </m:r>
          </m:e>
          <m:sub>
            <m:r>
              <w:rPr>
                <w:rFonts w:ascii="Cambria Math" w:hAnsi="Cambria Math" w:cs="Cambria Math"/>
                <w:szCs w:val="22"/>
              </w:rPr>
              <m:t>2</m:t>
            </m:r>
          </m:sub>
        </m:sSub>
        <m:r>
          <w:rPr>
            <w:rFonts w:ascii="Cambria Math" w:hAnsi="Cambria Math" w:cs="Cambria Math"/>
            <w:szCs w:val="22"/>
          </w:rPr>
          <m:t xml:space="preserve"> </m:t>
        </m:r>
      </m:oMath>
      <w:r w:rsidRPr="002267F6">
        <w:rPr>
          <w:szCs w:val="22"/>
        </w:rPr>
        <w:t>et</w:t>
      </w:r>
      <m:oMath>
        <m:r>
          <w:rPr>
            <w:rFonts w:ascii="Cambria Math" w:hAnsi="Cambria Math"/>
            <w:szCs w:val="22"/>
          </w:rPr>
          <m:t xml:space="preserve"> </m:t>
        </m:r>
        <m:sSub>
          <m:sSubPr>
            <m:ctrlPr>
              <w:rPr>
                <w:rFonts w:ascii="Cambria Math" w:hAnsi="Cambria Math" w:cs="Cambria Math"/>
                <w:i/>
                <w:szCs w:val="22"/>
              </w:rPr>
            </m:ctrlPr>
          </m:sSubPr>
          <m:e>
            <m:r>
              <w:rPr>
                <w:rFonts w:ascii="Cambria Math" w:hAnsi="Cambria Math" w:cs="Cambria Math"/>
                <w:szCs w:val="22"/>
              </w:rPr>
              <m:t>W</m:t>
            </m:r>
            <m:ctrlPr>
              <w:rPr>
                <w:rFonts w:ascii="Cambria Math" w:hAnsi="Cambria Math"/>
                <w:i/>
                <w:szCs w:val="22"/>
              </w:rPr>
            </m:ctrlPr>
          </m:e>
          <m:sub>
            <m:r>
              <w:rPr>
                <w:rFonts w:ascii="Cambria Math" w:hAnsi="Cambria Math" w:cs="Cambria Math"/>
                <w:szCs w:val="22"/>
              </w:rPr>
              <m:t>2</m:t>
            </m:r>
          </m:sub>
        </m:sSub>
      </m:oMath>
      <w:r w:rsidRPr="002267F6">
        <w:rPr>
          <w:rFonts w:ascii="Cambria Math" w:hAnsi="Cambria Math" w:cs="Cambria Math"/>
          <w:szCs w:val="22"/>
        </w:rPr>
        <w:t xml:space="preserve"> </w:t>
      </w:r>
      <w:r w:rsidRPr="002267F6">
        <w:rPr>
          <w:szCs w:val="22"/>
        </w:rPr>
        <w:t xml:space="preserve">situé à une coordonnée </w:t>
      </w:r>
      <m:oMath>
        <m:sSub>
          <m:sSubPr>
            <m:ctrlPr>
              <w:rPr>
                <w:rFonts w:ascii="Cambria Math" w:hAnsi="Cambria Math" w:cs="Cambria Math"/>
                <w:i/>
                <w:szCs w:val="22"/>
              </w:rPr>
            </m:ctrlPr>
          </m:sSubPr>
          <m:e>
            <m:r>
              <w:rPr>
                <w:rFonts w:ascii="Cambria Math" w:hAnsi="Cambria Math" w:cs="Cambria Math"/>
                <w:szCs w:val="22"/>
              </w:rPr>
              <m:t>h</m:t>
            </m:r>
          </m:e>
          <m:sub>
            <m:r>
              <w:rPr>
                <w:rFonts w:ascii="Cambria Math" w:hAnsi="Cambria Math" w:cs="Cambria Math"/>
                <w:szCs w:val="22"/>
              </w:rPr>
              <m:t>2</m:t>
            </m:r>
          </m:sub>
        </m:sSub>
      </m:oMath>
      <w:r w:rsidRPr="002267F6">
        <w:rPr>
          <w:rFonts w:ascii="Cambria Math" w:hAnsi="Cambria Math" w:cs="Cambria Math"/>
          <w:szCs w:val="22"/>
        </w:rPr>
        <w:t xml:space="preserve"> </w:t>
      </w:r>
      <w:r w:rsidRPr="002267F6">
        <w:rPr>
          <w:szCs w:val="22"/>
        </w:rPr>
        <w:t>dans la direction</w:t>
      </w:r>
      <m:oMath>
        <m:r>
          <w:rPr>
            <w:rFonts w:ascii="Cambria Math" w:hAnsi="Cambria Math"/>
            <w:szCs w:val="22"/>
          </w:rPr>
          <m:t xml:space="preserve"> y</m:t>
        </m:r>
      </m:oMath>
      <w:r w:rsidRPr="002267F6">
        <w:rPr>
          <w:szCs w:val="22"/>
        </w:rPr>
        <w:t>.</w:t>
      </w:r>
    </w:p>
    <w:p w14:paraId="1F38C6D5" w14:textId="77777777" w:rsidR="00CE14A0" w:rsidRDefault="00CE14A0" w:rsidP="002267F6">
      <w:pPr>
        <w:keepNext/>
        <w:spacing w:line="360" w:lineRule="auto"/>
        <w:jc w:val="center"/>
      </w:pPr>
      <w:r w:rsidRPr="0065305A">
        <w:rPr>
          <w:noProof/>
          <w:sz w:val="23"/>
          <w:szCs w:val="23"/>
          <w:lang w:val="en-US" w:eastAsia="zh-CN"/>
        </w:rPr>
        <w:drawing>
          <wp:inline distT="0" distB="0" distL="0" distR="0" wp14:anchorId="65295315" wp14:editId="7D6533A7">
            <wp:extent cx="4114800" cy="2754000"/>
            <wp:effectExtent l="0" t="0" r="0" b="8255"/>
            <wp:docPr id="448" name="Image 448" descr="Z:\local\1_tout_travail\99_Manusrite_Thèse\99_Memoire thèse\CH.2 Mise à Points des outils numériques\figures\domaine d'étude du palier hydrodynam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local\1_tout_travail\99_Manusrite_Thèse\99_Memoire thèse\CH.2 Mise à Points des outils numériques\figures\domaine d'étude du palier hydrodynamiqu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754000"/>
                    </a:xfrm>
                    <a:prstGeom prst="rect">
                      <a:avLst/>
                    </a:prstGeom>
                    <a:noFill/>
                    <a:ln>
                      <a:noFill/>
                    </a:ln>
                  </pic:spPr>
                </pic:pic>
              </a:graphicData>
            </a:graphic>
          </wp:inline>
        </w:drawing>
      </w:r>
    </w:p>
    <w:p w14:paraId="456CB321" w14:textId="72CFF987" w:rsidR="00CE14A0" w:rsidRPr="00CA5952" w:rsidRDefault="00CE14A0" w:rsidP="00CA5952">
      <w:pPr>
        <w:pStyle w:val="Lgende"/>
        <w:spacing w:line="360" w:lineRule="auto"/>
        <w:jc w:val="center"/>
        <w:rPr>
          <w:i w:val="0"/>
          <w:sz w:val="22"/>
        </w:rPr>
      </w:pPr>
      <w:bookmarkStart w:id="53" w:name="_Ref525808346"/>
      <w:r w:rsidRPr="0065305A">
        <w:rPr>
          <w:i w:val="0"/>
          <w:sz w:val="22"/>
        </w:rPr>
        <w:t xml:space="preserve">Figure </w:t>
      </w:r>
      <w:r w:rsidRPr="0065305A">
        <w:rPr>
          <w:i w:val="0"/>
          <w:sz w:val="22"/>
        </w:rPr>
        <w:fldChar w:fldCharType="begin"/>
      </w:r>
      <w:r w:rsidRPr="0065305A">
        <w:rPr>
          <w:i w:val="0"/>
          <w:sz w:val="22"/>
        </w:rPr>
        <w:instrText xml:space="preserve"> SEQ Figure \* ARABIC </w:instrText>
      </w:r>
      <w:r w:rsidRPr="0065305A">
        <w:rPr>
          <w:i w:val="0"/>
          <w:sz w:val="22"/>
        </w:rPr>
        <w:fldChar w:fldCharType="separate"/>
      </w:r>
      <w:r w:rsidR="002C4AD4">
        <w:rPr>
          <w:i w:val="0"/>
          <w:noProof/>
          <w:sz w:val="22"/>
        </w:rPr>
        <w:t>4</w:t>
      </w:r>
      <w:r w:rsidRPr="0065305A">
        <w:rPr>
          <w:i w:val="0"/>
          <w:sz w:val="22"/>
        </w:rPr>
        <w:fldChar w:fldCharType="end"/>
      </w:r>
      <w:bookmarkEnd w:id="53"/>
      <w:r w:rsidRPr="0065305A">
        <w:rPr>
          <w:i w:val="0"/>
          <w:sz w:val="22"/>
        </w:rPr>
        <w:t xml:space="preserve"> : domaine d’étude </w:t>
      </w:r>
      <w:r w:rsidR="00F24932">
        <w:rPr>
          <w:i w:val="0"/>
          <w:sz w:val="22"/>
        </w:rPr>
        <w:t>entre deux parois</w:t>
      </w:r>
    </w:p>
    <w:p w14:paraId="6652E905" w14:textId="4E050578" w:rsidR="00CE14A0" w:rsidRPr="001B0A51" w:rsidRDefault="00CE14A0" w:rsidP="00CA5952">
      <w:pPr>
        <w:spacing w:line="360" w:lineRule="auto"/>
        <w:rPr>
          <w:szCs w:val="22"/>
        </w:rPr>
      </w:pPr>
      <w:r w:rsidRPr="001B0A51">
        <w:rPr>
          <w:szCs w:val="22"/>
        </w:rPr>
        <w:t xml:space="preserve">Il est alors possible d’exprimer les composantes de la vitesse </w:t>
      </w:r>
      <m:oMath>
        <m:r>
          <w:rPr>
            <w:rFonts w:ascii="Cambria Math" w:hAnsi="Cambria Math"/>
            <w:szCs w:val="22"/>
          </w:rPr>
          <m:t>u</m:t>
        </m:r>
      </m:oMath>
      <w:r w:rsidRPr="001B0A51">
        <w:rPr>
          <w:i/>
          <w:iCs/>
          <w:szCs w:val="22"/>
        </w:rPr>
        <w:t xml:space="preserve"> </w:t>
      </w:r>
      <w:r w:rsidRPr="001B0A51">
        <w:rPr>
          <w:szCs w:val="22"/>
        </w:rPr>
        <w:t xml:space="preserve">et </w:t>
      </w:r>
      <m:oMath>
        <m:r>
          <w:rPr>
            <w:rFonts w:ascii="Cambria Math" w:hAnsi="Cambria Math"/>
            <w:szCs w:val="22"/>
          </w:rPr>
          <m:t>w</m:t>
        </m:r>
      </m:oMath>
      <w:r w:rsidRPr="001B0A51">
        <w:rPr>
          <w:i/>
          <w:iCs/>
          <w:szCs w:val="22"/>
        </w:rPr>
        <w:t xml:space="preserve"> </w:t>
      </w:r>
      <w:r w:rsidRPr="001B0A51">
        <w:rPr>
          <w:szCs w:val="22"/>
        </w:rPr>
        <w:t>à partir de cette forme simplifiée de l’équation de Navier Stokes (</w:t>
      </w:r>
      <w:r w:rsidRPr="001B0A51">
        <w:rPr>
          <w:szCs w:val="22"/>
        </w:rPr>
        <w:fldChar w:fldCharType="begin"/>
      </w:r>
      <w:r w:rsidRPr="001B0A51">
        <w:rPr>
          <w:szCs w:val="22"/>
        </w:rPr>
        <w:instrText xml:space="preserve"> REF _Ref525751376 \r \h </w:instrText>
      </w:r>
      <w:r w:rsidR="00CA5952" w:rsidRPr="001B0A51">
        <w:rPr>
          <w:szCs w:val="22"/>
        </w:rPr>
        <w:instrText xml:space="preserve"> \* MERGEFORMAT </w:instrText>
      </w:r>
      <w:r w:rsidRPr="001B0A51">
        <w:rPr>
          <w:szCs w:val="22"/>
        </w:rPr>
      </w:r>
      <w:r w:rsidRPr="001B0A51">
        <w:rPr>
          <w:szCs w:val="22"/>
        </w:rPr>
        <w:fldChar w:fldCharType="separate"/>
      </w:r>
      <w:r w:rsidR="002C4AD4">
        <w:rPr>
          <w:szCs w:val="22"/>
        </w:rPr>
        <w:t>Eq.4</w:t>
      </w:r>
      <w:r w:rsidRPr="001B0A51">
        <w:rPr>
          <w:szCs w:val="22"/>
        </w:rPr>
        <w:fldChar w:fldCharType="end"/>
      </w:r>
      <w:r w:rsidRPr="001B0A51">
        <w:rPr>
          <w:szCs w:val="22"/>
        </w:rPr>
        <w:t xml:space="preserve">). En intégrant deux fois selon l’épaisseur du </w:t>
      </w:r>
      <w:r w:rsidR="009F2C2D" w:rsidRPr="001B0A51">
        <w:rPr>
          <w:szCs w:val="22"/>
        </w:rPr>
        <w:t>film</w:t>
      </w:r>
      <m:oMath>
        <m:r>
          <w:rPr>
            <w:rFonts w:ascii="Cambria Math" w:hAnsi="Cambria Math"/>
            <w:szCs w:val="22"/>
          </w:rPr>
          <m:t xml:space="preserve"> y</m:t>
        </m:r>
      </m:oMath>
      <w:r w:rsidR="0089473F" w:rsidRPr="001B0A51">
        <w:rPr>
          <w:szCs w:val="22"/>
        </w:rPr>
        <w:t>,</w:t>
      </w:r>
      <w:r w:rsidRPr="001B0A51">
        <w:rPr>
          <w:szCs w:val="22"/>
        </w:rPr>
        <w:t xml:space="preserve"> les vitesses </w:t>
      </w:r>
      <m:oMath>
        <m:r>
          <w:rPr>
            <w:rFonts w:ascii="Cambria Math" w:hAnsi="Cambria Math"/>
            <w:szCs w:val="22"/>
          </w:rPr>
          <m:t>u</m:t>
        </m:r>
      </m:oMath>
      <w:r w:rsidRPr="001B0A51">
        <w:rPr>
          <w:szCs w:val="22"/>
        </w:rPr>
        <w:t xml:space="preserve"> et </w:t>
      </w:r>
      <m:oMath>
        <m:r>
          <w:rPr>
            <w:rFonts w:ascii="Cambria Math" w:hAnsi="Cambria Math"/>
            <w:szCs w:val="22"/>
          </w:rPr>
          <m:t>w</m:t>
        </m:r>
      </m:oMath>
      <w:r w:rsidRPr="001B0A51">
        <w:rPr>
          <w:szCs w:val="22"/>
        </w:rPr>
        <w:t xml:space="preserve"> sont écrit</w:t>
      </w:r>
      <w:r w:rsidR="00A4268D" w:rsidRPr="001B0A51">
        <w:rPr>
          <w:szCs w:val="22"/>
        </w:rPr>
        <w:t>es</w:t>
      </w:r>
      <w:r w:rsidRPr="001B0A51">
        <w:rPr>
          <w:szCs w:val="22"/>
        </w:rP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15B41832" w14:textId="77777777" w:rsidTr="009A449E">
        <w:trPr>
          <w:trHeight w:val="635"/>
          <w:tblHeader/>
          <w:jc w:val="center"/>
        </w:trPr>
        <w:tc>
          <w:tcPr>
            <w:tcW w:w="7943" w:type="dxa"/>
            <w:vAlign w:val="center"/>
          </w:tcPr>
          <w:p w14:paraId="15C24B65" w14:textId="74AAAE46" w:rsidR="00CE14A0" w:rsidRPr="00BD7BB7" w:rsidRDefault="00760BCD" w:rsidP="007A6886">
            <w:pPr>
              <w:spacing w:line="360" w:lineRule="auto"/>
              <w:rPr>
                <w:iCs/>
              </w:rPr>
            </w:pPr>
            <m:oMathPara>
              <m:oMath>
                <m:eqArr>
                  <m:eqArrPr>
                    <m:ctrlPr>
                      <w:rPr>
                        <w:rFonts w:ascii="Cambria Math" w:hAnsi="Cambria Math"/>
                        <w:i/>
                        <w:iCs/>
                      </w:rPr>
                    </m:ctrlPr>
                  </m:eqArrPr>
                  <m:e>
                    <m:r>
                      <w:rPr>
                        <w:rFonts w:ascii="Cambria Math" w:hAnsi="Cambria Math"/>
                      </w:rPr>
                      <m:t>u</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e>
                  <m:e>
                    <m:r>
                      <w:rPr>
                        <w:rFonts w:ascii="Cambria Math" w:hAnsi="Cambria Math"/>
                      </w:rPr>
                      <m:t>w</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∂z</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eqArr>
              </m:oMath>
            </m:oMathPara>
          </w:p>
        </w:tc>
        <w:tc>
          <w:tcPr>
            <w:tcW w:w="1096" w:type="dxa"/>
            <w:vAlign w:val="center"/>
          </w:tcPr>
          <w:p w14:paraId="59D32EB7" w14:textId="77777777" w:rsidR="00CE14A0" w:rsidRPr="005600FC" w:rsidRDefault="00CE14A0"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54" w:name="_Ref525824932"/>
            <w:r w:rsidRPr="005600FC">
              <w:rPr>
                <w:rFonts w:ascii="Times New Roman" w:eastAsia="Times New Roman" w:hAnsi="Times New Roman"/>
                <w:b/>
                <w:iCs w:val="0"/>
                <w:color w:val="auto"/>
                <w:sz w:val="22"/>
                <w:szCs w:val="22"/>
                <w:lang w:eastAsia="fr-FR"/>
              </w:rPr>
              <w:t xml:space="preserve"> </w:t>
            </w:r>
            <w:bookmarkEnd w:id="54"/>
          </w:p>
        </w:tc>
      </w:tr>
    </w:tbl>
    <w:p w14:paraId="3910F75A" w14:textId="553F5849" w:rsidR="00CE14A0" w:rsidRPr="001B0A51" w:rsidRDefault="000F6566" w:rsidP="00CA5952">
      <w:pPr>
        <w:spacing w:line="360" w:lineRule="auto"/>
        <w:rPr>
          <w:szCs w:val="22"/>
        </w:rPr>
      </w:pPr>
      <w:r>
        <w:rPr>
          <w:szCs w:val="22"/>
        </w:rPr>
        <w:t xml:space="preserve">Où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1</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I</m:t>
            </m:r>
          </m:e>
          <m:sub>
            <m:r>
              <w:rPr>
                <w:rFonts w:ascii="Cambria Math" w:hAnsi="Cambria Math"/>
                <w:szCs w:val="22"/>
              </w:rPr>
              <m:t>0</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J</m:t>
            </m:r>
          </m:e>
          <m:sub>
            <m:r>
              <w:rPr>
                <w:rFonts w:ascii="Cambria Math" w:hAnsi="Cambria Math"/>
                <w:szCs w:val="22"/>
              </w:rPr>
              <m:t>1</m:t>
            </m:r>
          </m:sub>
        </m:sSub>
      </m:oMath>
      <w:r w:rsidR="00CE14A0" w:rsidRPr="001B0A51">
        <w:rPr>
          <w:szCs w:val="22"/>
        </w:rPr>
        <w:t xml:space="preserve"> et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0</m:t>
            </m:r>
          </m:sub>
        </m:sSub>
      </m:oMath>
      <w:r w:rsidR="00CE14A0" w:rsidRPr="001B0A51">
        <w:rPr>
          <w:szCs w:val="22"/>
        </w:rPr>
        <w:t xml:space="preserve"> sont </w:t>
      </w:r>
      <w:r w:rsidR="003D51CA" w:rsidRPr="001B0A51">
        <w:rPr>
          <w:szCs w:val="22"/>
        </w:rPr>
        <w:t xml:space="preserve">des </w:t>
      </w:r>
      <w:r w:rsidR="00CE14A0" w:rsidRPr="001B0A51">
        <w:rPr>
          <w:szCs w:val="22"/>
        </w:rPr>
        <w:t>intégrales qui contiennent les informations de viscosité</w:t>
      </w:r>
      <w:r w:rsidR="005D252D" w:rsidRPr="001B0A51">
        <w:rPr>
          <w:szCs w:val="22"/>
        </w:rPr>
        <w:t xml:space="preserve"> </w:t>
      </w:r>
      <m:oMath>
        <m:r>
          <w:rPr>
            <w:rFonts w:ascii="Cambria Math" w:hAnsi="Cambria Math"/>
            <w:szCs w:val="22"/>
          </w:rPr>
          <m:t>μ</m:t>
        </m:r>
      </m:oMath>
      <w:r w:rsidR="00CE14A0" w:rsidRPr="001B0A51">
        <w:rPr>
          <w:szCs w:val="22"/>
        </w:rPr>
        <w:t xml:space="preserve"> </w:t>
      </w:r>
      <w:r w:rsidR="005D252D" w:rsidRPr="001B0A51">
        <w:rPr>
          <w:szCs w:val="22"/>
        </w:rPr>
        <w:t>(</w:t>
      </w:r>
      <w:r w:rsidR="00CE14A0" w:rsidRPr="001B0A51">
        <w:rPr>
          <w:szCs w:val="22"/>
        </w:rPr>
        <w:fldChar w:fldCharType="begin"/>
      </w:r>
      <w:r w:rsidR="00CE14A0" w:rsidRPr="001B0A51">
        <w:rPr>
          <w:szCs w:val="22"/>
        </w:rPr>
        <w:instrText xml:space="preserve"> REF _Ref525772474 \r \h </w:instrText>
      </w:r>
      <w:r w:rsidR="00CA5952" w:rsidRPr="001B0A51">
        <w:rPr>
          <w:szCs w:val="22"/>
        </w:rPr>
        <w:instrText xml:space="preserve"> \* MERGEFORMAT </w:instrText>
      </w:r>
      <w:r w:rsidR="00CE14A0" w:rsidRPr="001B0A51">
        <w:rPr>
          <w:szCs w:val="22"/>
        </w:rPr>
      </w:r>
      <w:r w:rsidR="00CE14A0" w:rsidRPr="001B0A51">
        <w:rPr>
          <w:szCs w:val="22"/>
        </w:rPr>
        <w:fldChar w:fldCharType="separate"/>
      </w:r>
      <w:r w:rsidR="002C4AD4">
        <w:rPr>
          <w:szCs w:val="22"/>
        </w:rPr>
        <w:t>Eq.6</w:t>
      </w:r>
      <w:r w:rsidR="00CE14A0" w:rsidRPr="001B0A51">
        <w:rPr>
          <w:szCs w:val="22"/>
        </w:rPr>
        <w:fldChar w:fldCharType="end"/>
      </w:r>
      <w:r w:rsidR="005D252D" w:rsidRPr="001B0A51">
        <w:rPr>
          <w:szCs w:val="22"/>
        </w:rPr>
        <w:t>)</w:t>
      </w:r>
      <w:r w:rsidR="00CE14A0" w:rsidRPr="001B0A51">
        <w:rPr>
          <w:szCs w:val="22"/>
        </w:rPr>
        <w:t xml:space="preserve">. Les termes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1</m:t>
            </m:r>
          </m:sub>
        </m:sSub>
      </m:oMath>
      <w:r w:rsidR="00CE14A0" w:rsidRPr="001B0A51">
        <w:rPr>
          <w:szCs w:val="22"/>
        </w:rPr>
        <w:t xml:space="preserve"> et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0</m:t>
            </m:r>
          </m:sub>
        </m:sSub>
      </m:oMath>
      <w:r w:rsidR="00CE14A0" w:rsidRPr="001B0A51">
        <w:rPr>
          <w:szCs w:val="22"/>
        </w:rPr>
        <w:t xml:space="preserve"> sont dépendant de tout l’espace </w:t>
      </w:r>
      <m:oMath>
        <m:r>
          <w:rPr>
            <w:rFonts w:ascii="Cambria Math" w:hAnsi="Cambria Math"/>
            <w:szCs w:val="22"/>
          </w:rPr>
          <m:t>x,y,z</m:t>
        </m:r>
      </m:oMath>
      <w:r w:rsidR="00CE14A0" w:rsidRPr="001B0A51">
        <w:rPr>
          <w:szCs w:val="22"/>
        </w:rPr>
        <w:t xml:space="preserve"> et </w:t>
      </w:r>
      <w:r w:rsidR="00503810">
        <w:rPr>
          <w:szCs w:val="22"/>
        </w:rPr>
        <w:t>du</w:t>
      </w:r>
      <w:r w:rsidR="00CE14A0" w:rsidRPr="001B0A51">
        <w:rPr>
          <w:szCs w:val="22"/>
        </w:rPr>
        <w:t xml:space="preserve"> temps</w:t>
      </w:r>
      <m:oMath>
        <m:r>
          <w:rPr>
            <w:rFonts w:ascii="Cambria Math" w:hAnsi="Cambria Math"/>
            <w:szCs w:val="22"/>
          </w:rPr>
          <m:t xml:space="preserve"> t</m:t>
        </m:r>
      </m:oMath>
      <w:r w:rsidR="00CE14A0" w:rsidRPr="001B0A51">
        <w:rPr>
          <w:szCs w:val="22"/>
        </w:rPr>
        <w:t xml:space="preserve">, alors que les termes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1</m:t>
            </m:r>
          </m:sub>
        </m:sSub>
      </m:oMath>
      <w:r w:rsidR="00CE14A0" w:rsidRPr="001B0A51">
        <w:rPr>
          <w:szCs w:val="22"/>
        </w:rPr>
        <w:t xml:space="preserve"> et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0</m:t>
            </m:r>
          </m:sub>
        </m:sSub>
      </m:oMath>
      <w:r w:rsidR="00CE14A0" w:rsidRPr="001B0A51">
        <w:rPr>
          <w:szCs w:val="22"/>
        </w:rPr>
        <w:t xml:space="preserve"> ne dépend</w:t>
      </w:r>
      <w:r w:rsidR="00B267C4">
        <w:rPr>
          <w:szCs w:val="22"/>
        </w:rPr>
        <w:t>ent</w:t>
      </w:r>
      <w:r w:rsidR="00CE14A0" w:rsidRPr="001B0A51">
        <w:rPr>
          <w:szCs w:val="22"/>
        </w:rPr>
        <w:t xml:space="preserve"> que du x</w:t>
      </w:r>
      <w:r w:rsidR="00B267C4">
        <w:rPr>
          <w:szCs w:val="22"/>
        </w:rPr>
        <w:t>,</w:t>
      </w:r>
      <w:r w:rsidR="00EE292D">
        <w:rPr>
          <w:szCs w:val="22"/>
        </w:rPr>
        <w:t xml:space="preserve"> </w:t>
      </w:r>
      <w:r w:rsidR="00CE14A0" w:rsidRPr="001B0A51">
        <w:rPr>
          <w:szCs w:val="22"/>
        </w:rPr>
        <w:t xml:space="preserve">z, car l’intégration est faite à travers l’épaisseur de film.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789EDF6A" w14:textId="77777777" w:rsidTr="009A449E">
        <w:trPr>
          <w:trHeight w:val="635"/>
          <w:tblHeader/>
          <w:jc w:val="center"/>
        </w:trPr>
        <w:tc>
          <w:tcPr>
            <w:tcW w:w="7943" w:type="dxa"/>
            <w:vAlign w:val="center"/>
          </w:tcPr>
          <w:p w14:paraId="289DFE31" w14:textId="2AD1BB35" w:rsidR="00CE14A0" w:rsidRPr="00D51381" w:rsidRDefault="00760BCD" w:rsidP="00325AFA">
            <w:pPr>
              <w:spacing w:line="360" w:lineRule="auto"/>
              <w:jc w:val="cent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x,y,z,t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r>
                            <w:rPr>
                              <w:rFonts w:ascii="Cambria Math" w:hAnsi="Cambria Math"/>
                            </w:rPr>
                            <m:t>y</m:t>
                          </m:r>
                        </m:sup>
                        <m:e>
                          <m:f>
                            <m:fPr>
                              <m:ctrlPr>
                                <w:rPr>
                                  <w:rFonts w:ascii="Cambria Math" w:hAnsi="Cambria Math"/>
                                  <w:i/>
                                </w:rPr>
                              </m:ctrlPr>
                            </m:fPr>
                            <m:num>
                              <m:r>
                                <w:rPr>
                                  <w:rFonts w:ascii="Cambria Math" w:hAnsi="Cambria Math"/>
                                </w:rPr>
                                <m:t>ξ</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e>
                  </m:mr>
                  <m:mr>
                    <m:e>
                      <m:sSub>
                        <m:sSubPr>
                          <m:ctrlPr>
                            <w:rPr>
                              <w:rFonts w:ascii="Cambria Math" w:hAnsi="Cambria Math"/>
                              <w:i/>
                            </w:rPr>
                          </m:ctrlPr>
                        </m:sSubPr>
                        <m:e>
                          <m:r>
                            <w:rPr>
                              <w:rFonts w:ascii="Cambria Math" w:hAnsi="Cambria Math"/>
                            </w:rPr>
                            <m:t>I</m:t>
                          </m:r>
                        </m:e>
                        <m:sub>
                          <m:r>
                            <w:rPr>
                              <w:rFonts w:ascii="Cambria Math" w:hAnsi="Cambria Math"/>
                            </w:rPr>
                            <m:t>0</m:t>
                          </m:r>
                        </m:sub>
                      </m:sSub>
                      <m:d>
                        <m:dPr>
                          <m:ctrlPr>
                            <w:rPr>
                              <w:rFonts w:ascii="Cambria Math" w:hAnsi="Cambria Math"/>
                              <w:i/>
                            </w:rPr>
                          </m:ctrlPr>
                        </m:dPr>
                        <m:e>
                          <m:r>
                            <w:rPr>
                              <w:rFonts w:ascii="Cambria Math" w:hAnsi="Cambria Math"/>
                            </w:rPr>
                            <m:t>x,y,z,t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r>
                            <w:rPr>
                              <w:rFonts w:ascii="Cambria Math" w:hAnsi="Cambria Math"/>
                            </w:rPr>
                            <m:t>y</m:t>
                          </m:r>
                        </m:sup>
                        <m:e>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J</m:t>
                          </m:r>
                        </m:e>
                        <m:sub>
                          <m:r>
                            <w:rPr>
                              <w:rFonts w:ascii="Cambria Math" w:hAnsi="Cambria Math"/>
                            </w:rPr>
                            <m:t>1</m:t>
                          </m:r>
                        </m:sub>
                      </m:sSub>
                      <m:d>
                        <m:dPr>
                          <m:ctrlPr>
                            <w:rPr>
                              <w:rFonts w:ascii="Cambria Math" w:hAnsi="Cambria Math"/>
                              <w:i/>
                            </w:rPr>
                          </m:ctrlPr>
                        </m:dPr>
                        <m:e>
                          <m:r>
                            <w:rPr>
                              <w:rFonts w:ascii="Cambria Math" w:hAnsi="Cambria Math"/>
                            </w:rPr>
                            <m:t>x,z,t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f>
                            <m:fPr>
                              <m:ctrlPr>
                                <w:rPr>
                                  <w:rFonts w:ascii="Cambria Math" w:hAnsi="Cambria Math"/>
                                  <w:i/>
                                </w:rPr>
                              </m:ctrlPr>
                            </m:fPr>
                            <m:num>
                              <m:r>
                                <w:rPr>
                                  <w:rFonts w:ascii="Cambria Math" w:hAnsi="Cambria Math"/>
                                </w:rPr>
                                <m:t>ξ</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J</m:t>
                          </m:r>
                        </m:e>
                        <m:sub>
                          <m:r>
                            <w:rPr>
                              <w:rFonts w:ascii="Cambria Math" w:hAnsi="Cambria Math"/>
                            </w:rPr>
                            <m:t>0</m:t>
                          </m:r>
                        </m:sub>
                      </m:sSub>
                      <m:d>
                        <m:dPr>
                          <m:ctrlPr>
                            <w:rPr>
                              <w:rFonts w:ascii="Cambria Math" w:hAnsi="Cambria Math"/>
                              <w:i/>
                            </w:rPr>
                          </m:ctrlPr>
                        </m:dPr>
                        <m:e>
                          <m:r>
                            <w:rPr>
                              <w:rFonts w:ascii="Cambria Math" w:hAnsi="Cambria Math"/>
                            </w:rPr>
                            <m:t>x,z,t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e>
                  </m:mr>
                </m:m>
              </m:oMath>
            </m:oMathPara>
          </w:p>
        </w:tc>
        <w:tc>
          <w:tcPr>
            <w:tcW w:w="1096" w:type="dxa"/>
            <w:vAlign w:val="center"/>
          </w:tcPr>
          <w:p w14:paraId="502D6595" w14:textId="77777777" w:rsidR="00CE14A0" w:rsidRPr="005600FC" w:rsidRDefault="00CE14A0"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55" w:name="_Ref525772474"/>
            <w:r w:rsidRPr="005600FC">
              <w:rPr>
                <w:rFonts w:ascii="Times New Roman" w:eastAsia="Times New Roman" w:hAnsi="Times New Roman"/>
                <w:b/>
                <w:iCs w:val="0"/>
                <w:color w:val="auto"/>
                <w:sz w:val="22"/>
                <w:szCs w:val="22"/>
                <w:lang w:eastAsia="fr-FR"/>
              </w:rPr>
              <w:t xml:space="preserve"> </w:t>
            </w:r>
            <w:bookmarkEnd w:id="55"/>
          </w:p>
        </w:tc>
      </w:tr>
    </w:tbl>
    <w:p w14:paraId="01EDE0FE" w14:textId="07E2354B" w:rsidR="00CE14A0" w:rsidRPr="001B0A51" w:rsidRDefault="00CE14A0" w:rsidP="00CA5952">
      <w:pPr>
        <w:spacing w:line="360" w:lineRule="auto"/>
        <w:rPr>
          <w:szCs w:val="22"/>
        </w:rPr>
      </w:pPr>
      <w:r w:rsidRPr="001B0A51">
        <w:rPr>
          <w:szCs w:val="22"/>
        </w:rPr>
        <w:lastRenderedPageBreak/>
        <w:t xml:space="preserve">Une fois les expressions de vitesses déduites, elles </w:t>
      </w:r>
      <w:r w:rsidR="0030423D">
        <w:rPr>
          <w:szCs w:val="22"/>
        </w:rPr>
        <w:t>sont</w:t>
      </w:r>
      <w:r w:rsidRPr="001B0A51">
        <w:rPr>
          <w:szCs w:val="22"/>
        </w:rPr>
        <w:t xml:space="preserve"> introduites dans l’équation de continuité</w:t>
      </w:r>
      <w:r w:rsidR="00733353" w:rsidRPr="001B0A51">
        <w:rPr>
          <w:szCs w:val="22"/>
        </w:rPr>
        <w:t xml:space="preserve"> (</w:t>
      </w:r>
      <w:r w:rsidR="00733353" w:rsidRPr="001B0A51">
        <w:rPr>
          <w:szCs w:val="22"/>
        </w:rPr>
        <w:fldChar w:fldCharType="begin"/>
      </w:r>
      <w:r w:rsidR="00733353" w:rsidRPr="001B0A51">
        <w:rPr>
          <w:szCs w:val="22"/>
        </w:rPr>
        <w:instrText xml:space="preserve"> REF _Ref525808447 \r \h </w:instrText>
      </w:r>
      <w:r w:rsidR="00CA5952" w:rsidRPr="001B0A51">
        <w:rPr>
          <w:szCs w:val="22"/>
        </w:rPr>
        <w:instrText xml:space="preserve"> \* MERGEFORMAT </w:instrText>
      </w:r>
      <w:r w:rsidR="00733353" w:rsidRPr="001B0A51">
        <w:rPr>
          <w:szCs w:val="22"/>
        </w:rPr>
      </w:r>
      <w:r w:rsidR="00733353" w:rsidRPr="001B0A51">
        <w:rPr>
          <w:szCs w:val="22"/>
        </w:rPr>
        <w:fldChar w:fldCharType="separate"/>
      </w:r>
      <w:r w:rsidR="002C4AD4">
        <w:rPr>
          <w:szCs w:val="22"/>
        </w:rPr>
        <w:t>Eq.7</w:t>
      </w:r>
      <w:r w:rsidR="00733353" w:rsidRPr="001B0A51">
        <w:rPr>
          <w:szCs w:val="22"/>
        </w:rPr>
        <w:fldChar w:fldCharType="end"/>
      </w:r>
      <w:r w:rsidR="00733353" w:rsidRPr="001B0A51">
        <w:rPr>
          <w:szCs w:val="22"/>
        </w:rPr>
        <w:t>)</w:t>
      </w:r>
      <w:r w:rsidRPr="001B0A51">
        <w:rPr>
          <w:szCs w:val="22"/>
        </w:rPr>
        <w:t xml:space="preserve"> qui est intégrée </w:t>
      </w:r>
      <w:r w:rsidR="00FF0D40" w:rsidRPr="001B0A51">
        <w:rPr>
          <w:szCs w:val="22"/>
        </w:rPr>
        <w:t>selon</w:t>
      </w:r>
      <w:r w:rsidRPr="001B0A51">
        <w:rPr>
          <w:szCs w:val="22"/>
        </w:rPr>
        <w:t xml:space="preserve"> l’épaisseur de film.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48834262" w14:textId="77777777" w:rsidTr="009A449E">
        <w:trPr>
          <w:trHeight w:val="635"/>
          <w:tblHeader/>
          <w:jc w:val="center"/>
        </w:trPr>
        <w:tc>
          <w:tcPr>
            <w:tcW w:w="7943" w:type="dxa"/>
            <w:vAlign w:val="center"/>
          </w:tcPr>
          <w:p w14:paraId="1DDD30F0" w14:textId="77777777" w:rsidR="00CE14A0" w:rsidRPr="00BD7BB7" w:rsidRDefault="00760BCD" w:rsidP="00CA5952">
            <w:pPr>
              <w:spacing w:line="360" w:lineRule="auto"/>
              <w:rPr>
                <w:iCs/>
              </w:rPr>
            </w:pPr>
            <m:oMathPara>
              <m:oMath>
                <m:f>
                  <m:fPr>
                    <m:ctrlPr>
                      <w:rPr>
                        <w:rFonts w:ascii="Cambria Math" w:hAnsi="Cambria Math"/>
                        <w:i/>
                        <w:iCs/>
                      </w:rPr>
                    </m:ctrlPr>
                  </m:fPr>
                  <m:num>
                    <m:r>
                      <w:rPr>
                        <w:rFonts w:ascii="Cambria Math" w:hAnsi="Cambria Math"/>
                      </w:rPr>
                      <m:t>∂(ρ)</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∂(ρu)</m:t>
                    </m:r>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∂(ρv)</m:t>
                    </m:r>
                  </m:num>
                  <m:den>
                    <m:r>
                      <w:rPr>
                        <w:rFonts w:ascii="Cambria Math" w:hAnsi="Cambria Math"/>
                      </w:rPr>
                      <m:t>∂y</m:t>
                    </m:r>
                  </m:den>
                </m:f>
                <m:r>
                  <w:rPr>
                    <w:rFonts w:ascii="Cambria Math" w:hAnsi="Cambria Math"/>
                  </w:rPr>
                  <m:t>+</m:t>
                </m:r>
                <m:f>
                  <m:fPr>
                    <m:ctrlPr>
                      <w:rPr>
                        <w:rFonts w:ascii="Cambria Math" w:hAnsi="Cambria Math"/>
                        <w:i/>
                        <w:iCs/>
                      </w:rPr>
                    </m:ctrlPr>
                  </m:fPr>
                  <m:num>
                    <m:r>
                      <w:rPr>
                        <w:rFonts w:ascii="Cambria Math" w:hAnsi="Cambria Math"/>
                      </w:rPr>
                      <m:t>∂(ρw)</m:t>
                    </m:r>
                  </m:num>
                  <m:den>
                    <m:r>
                      <w:rPr>
                        <w:rFonts w:ascii="Cambria Math" w:hAnsi="Cambria Math"/>
                      </w:rPr>
                      <m:t>∂z</m:t>
                    </m:r>
                  </m:den>
                </m:f>
                <m:r>
                  <w:rPr>
                    <w:rFonts w:ascii="Cambria Math" w:hAnsi="Cambria Math"/>
                  </w:rPr>
                  <m:t>=0</m:t>
                </m:r>
              </m:oMath>
            </m:oMathPara>
          </w:p>
        </w:tc>
        <w:tc>
          <w:tcPr>
            <w:tcW w:w="1096" w:type="dxa"/>
            <w:vAlign w:val="center"/>
          </w:tcPr>
          <w:p w14:paraId="49AB37AA" w14:textId="77777777" w:rsidR="00CE14A0" w:rsidRPr="005600FC" w:rsidRDefault="00CE14A0"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56" w:name="_Ref525808447"/>
            <w:r w:rsidRPr="005600FC">
              <w:rPr>
                <w:rFonts w:ascii="Times New Roman" w:eastAsia="Times New Roman" w:hAnsi="Times New Roman"/>
                <w:b/>
                <w:iCs w:val="0"/>
                <w:color w:val="auto"/>
                <w:sz w:val="22"/>
                <w:szCs w:val="22"/>
                <w:lang w:eastAsia="fr-FR"/>
              </w:rPr>
              <w:t xml:space="preserve"> </w:t>
            </w:r>
            <w:bookmarkEnd w:id="56"/>
          </w:p>
        </w:tc>
      </w:tr>
    </w:tbl>
    <w:p w14:paraId="6E968A55" w14:textId="77777777" w:rsidR="00CE14A0" w:rsidRPr="00FE5119" w:rsidRDefault="00CE14A0" w:rsidP="00CA5952">
      <w:pPr>
        <w:spacing w:line="360" w:lineRule="auto"/>
        <w:rPr>
          <w:szCs w:val="22"/>
        </w:rPr>
      </w:pPr>
      <w:r w:rsidRPr="00FE5119">
        <w:rPr>
          <w:szCs w:val="22"/>
        </w:rPr>
        <w:t>C’est ainsi qu’est obtenue l’équation de Reynolds généralisée.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5A614C6A" w14:textId="77777777" w:rsidTr="009A449E">
        <w:trPr>
          <w:trHeight w:val="635"/>
          <w:tblHeader/>
          <w:jc w:val="center"/>
        </w:trPr>
        <w:tc>
          <w:tcPr>
            <w:tcW w:w="7943" w:type="dxa"/>
            <w:vAlign w:val="center"/>
          </w:tcPr>
          <w:p w14:paraId="6763A733" w14:textId="0865646D" w:rsidR="00CE14A0" w:rsidRPr="000C14F1" w:rsidRDefault="00760BCD" w:rsidP="00CA5952">
            <w:pPr>
              <w:spacing w:line="360" w:lineRule="auto"/>
            </w:pPr>
            <m:oMathPara>
              <m:oMath>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R-F</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F</m:t>
                          </m:r>
                        </m:e>
                      </m:d>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sSub>
                        <m:sSubPr>
                          <m:ctrlPr>
                            <w:rPr>
                              <w:rFonts w:ascii="Cambria Math" w:hAnsi="Cambria Math"/>
                              <w:i/>
                              <w:iCs/>
                            </w:rPr>
                          </m:ctrlPr>
                        </m:sSubPr>
                        <m:e>
                          <m:r>
                            <w:rPr>
                              <w:rFonts w:ascii="Cambria Math" w:hAnsi="Cambria Math"/>
                            </w:rPr>
                            <m:t>U</m:t>
                          </m:r>
                        </m:e>
                        <m:sub>
                          <m:r>
                            <w:rPr>
                              <w:rFonts w:ascii="Cambria Math" w:hAnsi="Cambria Math"/>
                            </w:rPr>
                            <m:t>1</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ρ</m:t>
                          </m:r>
                        </m:e>
                        <m:sub>
                          <m:r>
                            <w:rPr>
                              <w:rFonts w:ascii="Cambria Math" w:hAnsi="Cambria Math"/>
                            </w:rPr>
                            <m:t>2</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num>
                        <m:den>
                          <m:r>
                            <w:rPr>
                              <w:rFonts w:ascii="Cambria Math" w:hAnsi="Cambria Math"/>
                            </w:rPr>
                            <m:t>∂x</m:t>
                          </m:r>
                        </m:den>
                      </m:f>
                    </m:e>
                  </m:mr>
                  <m:mr>
                    <m:e>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R-F</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F</m:t>
                          </m:r>
                        </m:e>
                      </m:d>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sSub>
                        <m:sSubPr>
                          <m:ctrlPr>
                            <w:rPr>
                              <w:rFonts w:ascii="Cambria Math" w:hAnsi="Cambria Math"/>
                              <w:i/>
                              <w:iCs/>
                            </w:rPr>
                          </m:ctrlPr>
                        </m:sSubPr>
                        <m:e>
                          <m:r>
                            <w:rPr>
                              <w:rFonts w:ascii="Cambria Math" w:hAnsi="Cambria Math"/>
                            </w:rPr>
                            <m:t>W</m:t>
                          </m:r>
                        </m:e>
                        <m:sub>
                          <m:r>
                            <w:rPr>
                              <w:rFonts w:ascii="Cambria Math" w:hAnsi="Cambria Math"/>
                            </w:rPr>
                            <m:t>1</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num>
                        <m:den>
                          <m:r>
                            <w:rPr>
                              <w:rFonts w:ascii="Cambria Math" w:hAnsi="Cambria Math"/>
                            </w:rPr>
                            <m:t>∂z</m:t>
                          </m:r>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ρ</m:t>
                          </m:r>
                        </m:e>
                        <m:sub>
                          <m:r>
                            <w:rPr>
                              <w:rFonts w:ascii="Cambria Math" w:hAnsi="Cambria Math"/>
                            </w:rPr>
                            <m:t>2</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num>
                        <m:den>
                          <m:r>
                            <w:rPr>
                              <w:rFonts w:ascii="Cambria Math" w:hAnsi="Cambria Math"/>
                            </w:rPr>
                            <m:t>∂z</m:t>
                          </m:r>
                        </m:den>
                      </m:f>
                      <m:ctrlPr>
                        <w:rPr>
                          <w:rFonts w:ascii="Cambria Math" w:eastAsia="Cambria Math" w:hAnsi="Cambria Math" w:cs="Cambria Math"/>
                          <w:i/>
                          <w:iCs/>
                        </w:rPr>
                      </m:ctrlPr>
                    </m:e>
                  </m:mr>
                  <m:mr>
                    <m:e>
                      <m:r>
                        <w:rPr>
                          <w:rFonts w:ascii="Cambria Math" w:hAnsi="Cambria Math"/>
                        </w:rPr>
                        <m:t xml:space="preserve">                             +</m:t>
                      </m:r>
                      <m:f>
                        <m:fPr>
                          <m:ctrlPr>
                            <w:rPr>
                              <w:rFonts w:ascii="Cambria Math" w:hAnsi="Cambria Math"/>
                              <w:i/>
                              <w:iCs/>
                            </w:rPr>
                          </m:ctrlPr>
                        </m:fPr>
                        <m:num>
                          <m:r>
                            <w:rPr>
                              <w:rFonts w:ascii="Cambria Math" w:hAnsi="Cambria Math"/>
                            </w:rPr>
                            <m:t>∂R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2</m:t>
                          </m:r>
                        </m:sub>
                      </m:sSub>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 xml:space="preserve"> </m:t>
                      </m:r>
                    </m:e>
                  </m:mr>
                </m:m>
              </m:oMath>
            </m:oMathPara>
          </w:p>
        </w:tc>
        <w:tc>
          <w:tcPr>
            <w:tcW w:w="1096" w:type="dxa"/>
            <w:vAlign w:val="center"/>
          </w:tcPr>
          <w:p w14:paraId="75124EAE" w14:textId="77777777" w:rsidR="00CE14A0" w:rsidRPr="005600FC" w:rsidRDefault="00CE14A0"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61BD6B3A" w14:textId="2B3F05E9" w:rsidR="00CE14A0" w:rsidRPr="001F3A1F" w:rsidRDefault="00760BCD" w:rsidP="00CA5952">
      <w:pPr>
        <w:spacing w:line="360" w:lineRule="auto"/>
        <w:jc w:val="left"/>
        <w:rPr>
          <w:szCs w:val="22"/>
        </w:rPr>
      </w:pPr>
      <m:oMath>
        <m:sSub>
          <m:sSubPr>
            <m:ctrlPr>
              <w:rPr>
                <w:rFonts w:ascii="Cambria Math" w:hAnsi="Cambria Math"/>
                <w:i/>
                <w:iCs/>
                <w:szCs w:val="22"/>
              </w:rPr>
            </m:ctrlPr>
          </m:sSubPr>
          <m:e>
            <m:r>
              <w:rPr>
                <w:rFonts w:ascii="Cambria Math" w:hAnsi="Cambria Math"/>
                <w:szCs w:val="22"/>
              </w:rPr>
              <m:t>A</m:t>
            </m:r>
          </m:e>
          <m:sub>
            <m:r>
              <w:rPr>
                <w:rFonts w:ascii="Cambria Math" w:hAnsi="Cambria Math"/>
                <w:szCs w:val="22"/>
              </w:rPr>
              <m:t>1</m:t>
            </m:r>
          </m:sub>
        </m:sSub>
        <m:r>
          <w:rPr>
            <w:rFonts w:ascii="Cambria Math" w:hAnsi="Cambria Math"/>
            <w:szCs w:val="22"/>
          </w:rPr>
          <m:t xml:space="preserve">, </m:t>
        </m:r>
        <m:sSub>
          <m:sSubPr>
            <m:ctrlPr>
              <w:rPr>
                <w:rFonts w:ascii="Cambria Math" w:hAnsi="Cambria Math"/>
                <w:i/>
                <w:iCs/>
                <w:szCs w:val="22"/>
              </w:rPr>
            </m:ctrlPr>
          </m:sSubPr>
          <m:e>
            <m:r>
              <w:rPr>
                <w:rFonts w:ascii="Cambria Math" w:hAnsi="Cambria Math"/>
                <w:szCs w:val="22"/>
              </w:rPr>
              <m:t>A</m:t>
            </m:r>
          </m:e>
          <m:sub>
            <m:r>
              <w:rPr>
                <w:rFonts w:ascii="Cambria Math" w:hAnsi="Cambria Math"/>
                <w:szCs w:val="22"/>
              </w:rPr>
              <m:t>0</m:t>
            </m:r>
          </m:sub>
        </m:sSub>
        <m:r>
          <w:rPr>
            <w:rFonts w:ascii="Cambria Math" w:hAnsi="Cambria Math"/>
            <w:szCs w:val="22"/>
          </w:rPr>
          <m:t xml:space="preserve">,R, F et G </m:t>
        </m:r>
      </m:oMath>
      <w:r w:rsidR="00CE14A0" w:rsidRPr="001F3A1F">
        <w:rPr>
          <w:iCs/>
          <w:szCs w:val="22"/>
        </w:rPr>
        <w:t xml:space="preserve">sont </w:t>
      </w:r>
      <w:r w:rsidR="00CE14A0" w:rsidRPr="001F3A1F">
        <w:rPr>
          <w:szCs w:val="22"/>
        </w:rPr>
        <w:t xml:space="preserve">fonctions de </w:t>
      </w:r>
      <m:oMath>
        <m:r>
          <w:rPr>
            <w:rFonts w:ascii="Cambria Math" w:hAnsi="Cambria Math"/>
            <w:szCs w:val="22"/>
          </w:rPr>
          <m:t xml:space="preserve">x ,z </m:t>
        </m:r>
      </m:oMath>
      <w:r w:rsidR="00CE14A0" w:rsidRPr="001F3A1F">
        <w:rPr>
          <w:szCs w:val="22"/>
        </w:rPr>
        <w:t>et</w:t>
      </w:r>
      <m:oMath>
        <m:r>
          <w:rPr>
            <w:rFonts w:ascii="Cambria Math" w:hAnsi="Cambria Math"/>
            <w:szCs w:val="22"/>
          </w:rPr>
          <m:t xml:space="preserve"> t</m:t>
        </m:r>
      </m:oMath>
      <w:r w:rsidR="00CE14A0" w:rsidRPr="001F3A1F">
        <w:rPr>
          <w:iCs/>
          <w:szCs w:val="22"/>
        </w:rPr>
        <w:t xml:space="preserve"> </w:t>
      </w:r>
      <w:r w:rsidR="00CE14A0" w:rsidRPr="001F3A1F">
        <w:rPr>
          <w:szCs w:val="22"/>
        </w:rPr>
        <w:t>tel que</w:t>
      </w:r>
      <m:oMath>
        <m:r>
          <w:rPr>
            <w:rFonts w:ascii="Cambria Math" w:hAnsi="Cambria Math"/>
            <w:szCs w:val="22"/>
          </w:rPr>
          <m:t xml:space="preserve"> :</m:t>
        </m:r>
      </m:oMath>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1DAA1C55" w14:textId="77777777" w:rsidTr="009A449E">
        <w:trPr>
          <w:trHeight w:val="635"/>
          <w:tblHeader/>
          <w:jc w:val="center"/>
        </w:trPr>
        <w:tc>
          <w:tcPr>
            <w:tcW w:w="7943" w:type="dxa"/>
            <w:vAlign w:val="center"/>
          </w:tcPr>
          <w:p w14:paraId="50AFF7D2" w14:textId="663F17B1" w:rsidR="00CE14A0" w:rsidRPr="00213FE4" w:rsidRDefault="00760BCD" w:rsidP="000C14F1">
            <w:pPr>
              <w:spacing w:line="360" w:lineRule="auto"/>
              <w:jc w:val="cent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(x,z,t)=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r>
                            <w:rPr>
                              <w:rFonts w:ascii="Cambria Math" w:hAnsi="Cambria Math"/>
                            </w:rPr>
                            <m:t>ρ</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dy</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(x,z,t)=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r>
                            <w:rPr>
                              <w:rFonts w:ascii="Cambria Math" w:hAnsi="Cambria Math"/>
                            </w:rPr>
                            <m:t>ρ</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dy</m:t>
                          </m:r>
                        </m:e>
                      </m:nary>
                      <m:ctrlPr>
                        <w:rPr>
                          <w:rFonts w:ascii="Cambria Math" w:eastAsia="Cambria Math" w:hAnsi="Cambria Math" w:cs="Cambria Math"/>
                          <w:i/>
                        </w:rPr>
                      </m:ctrlPr>
                    </m:e>
                  </m:mr>
                  <m:mr>
                    <m:e>
                      <m:r>
                        <w:rPr>
                          <w:rFonts w:ascii="Cambria Math" w:hAnsi="Cambria Math"/>
                        </w:rPr>
                        <m:t>R(x,z,t)=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r>
                            <w:rPr>
                              <w:rFonts w:ascii="Cambria Math" w:hAnsi="Cambria Math"/>
                            </w:rPr>
                            <m:t>ρ(x,y,z,t)dy</m:t>
                          </m:r>
                        </m:e>
                      </m:nary>
                      <m:ctrlPr>
                        <w:rPr>
                          <w:rFonts w:ascii="Cambria Math" w:eastAsia="Cambria Math" w:hAnsi="Cambria Math" w:cs="Cambria Math"/>
                          <w:i/>
                        </w:rPr>
                      </m:ctrlPr>
                    </m:e>
                  </m:mr>
                  <m:mr>
                    <m:e>
                      <m:r>
                        <w:rPr>
                          <w:rFonts w:ascii="Cambria Math" w:hAnsi="Cambria Math"/>
                        </w:rPr>
                        <m:t>G(x,z,t)=-</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 xml:space="preserve"> </m:t>
                      </m:r>
                      <m:ctrlPr>
                        <w:rPr>
                          <w:rFonts w:ascii="Cambria Math" w:eastAsia="Cambria Math" w:hAnsi="Cambria Math" w:cs="Cambria Math"/>
                          <w:i/>
                        </w:rPr>
                      </m:ctrlPr>
                    </m:e>
                  </m:mr>
                  <m:mr>
                    <m:e>
                      <m:r>
                        <w:rPr>
                          <w:rFonts w:ascii="Cambria Math" w:hAnsi="Cambria Math"/>
                        </w:rPr>
                        <m:t>F(x,z,t)=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e>
                  </m:mr>
                </m:m>
              </m:oMath>
            </m:oMathPara>
          </w:p>
        </w:tc>
        <w:tc>
          <w:tcPr>
            <w:tcW w:w="1096" w:type="dxa"/>
            <w:vAlign w:val="center"/>
          </w:tcPr>
          <w:p w14:paraId="09C31FDD" w14:textId="77777777" w:rsidR="00CE14A0" w:rsidRPr="005600FC" w:rsidRDefault="00CE14A0"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7B5ED9C1" w14:textId="656A92A6" w:rsidR="009620FB" w:rsidRPr="0020509C" w:rsidRDefault="00133F97" w:rsidP="00CA5952">
      <w:pPr>
        <w:spacing w:line="360" w:lineRule="auto"/>
        <w:rPr>
          <w:szCs w:val="23"/>
        </w:rPr>
      </w:pPr>
      <w:r w:rsidRPr="0020509C">
        <w:rPr>
          <w:szCs w:val="23"/>
        </w:rPr>
        <w:t xml:space="preserve">Une fois l’équation de Reynolds généralisée </w:t>
      </w:r>
      <w:r w:rsidR="001032D0" w:rsidRPr="0020509C">
        <w:rPr>
          <w:szCs w:val="23"/>
        </w:rPr>
        <w:t xml:space="preserve">établie, </w:t>
      </w:r>
      <w:r w:rsidR="00555501">
        <w:rPr>
          <w:szCs w:val="23"/>
        </w:rPr>
        <w:t>des</w:t>
      </w:r>
      <w:r w:rsidR="001032D0" w:rsidRPr="0020509C">
        <w:rPr>
          <w:szCs w:val="23"/>
        </w:rPr>
        <w:t xml:space="preserve"> </w:t>
      </w:r>
      <w:r w:rsidR="00555501">
        <w:rPr>
          <w:szCs w:val="23"/>
        </w:rPr>
        <w:t xml:space="preserve">simplifications propres au </w:t>
      </w:r>
      <w:r w:rsidRPr="0020509C">
        <w:rPr>
          <w:szCs w:val="23"/>
        </w:rPr>
        <w:t>palier</w:t>
      </w:r>
      <w:r w:rsidR="001032D0" w:rsidRPr="0020509C">
        <w:rPr>
          <w:szCs w:val="23"/>
        </w:rPr>
        <w:t xml:space="preserve"> </w:t>
      </w:r>
      <w:r w:rsidRPr="0020509C">
        <w:rPr>
          <w:szCs w:val="23"/>
        </w:rPr>
        <w:t xml:space="preserve">hydrodynamique </w:t>
      </w:r>
      <w:r w:rsidR="001032D0" w:rsidRPr="0020509C">
        <w:rPr>
          <w:szCs w:val="23"/>
        </w:rPr>
        <w:t xml:space="preserve">sont introduites. </w:t>
      </w:r>
      <w:r w:rsidR="00237F2D" w:rsidRPr="0020509C">
        <w:rPr>
          <w:szCs w:val="23"/>
        </w:rPr>
        <w:t xml:space="preserve">Comme la courbure des parois est négligeable, la surface inférieure peut être choisie </w:t>
      </w:r>
      <w:r w:rsidR="00A70FD4">
        <w:rPr>
          <w:szCs w:val="23"/>
        </w:rPr>
        <w:t>comme référence pour l’</w:t>
      </w:r>
      <w:r w:rsidR="00237F2D" w:rsidRPr="0020509C">
        <w:rPr>
          <w:szCs w:val="23"/>
        </w:rPr>
        <w:t>épaisseur</w:t>
      </w:r>
      <w:r w:rsidR="007D0FA8" w:rsidRPr="0020509C">
        <w:rPr>
          <w:szCs w:val="23"/>
        </w:rPr>
        <w:t xml:space="preserve"> de film</w:t>
      </w:r>
      <w:r w:rsidR="003E7FE2" w:rsidRPr="0020509C">
        <w:rPr>
          <w:szCs w:val="23"/>
        </w:rPr>
        <w:t xml:space="preserve"> (</w:t>
      </w:r>
      <m:oMath>
        <m:sSub>
          <m:sSubPr>
            <m:ctrlPr>
              <w:rPr>
                <w:rFonts w:ascii="Cambria Math" w:hAnsi="Cambria Math"/>
                <w:i/>
                <w:szCs w:val="23"/>
              </w:rPr>
            </m:ctrlPr>
          </m:sSubPr>
          <m:e>
            <m:r>
              <w:rPr>
                <w:rFonts w:ascii="Cambria Math" w:hAnsi="Cambria Math"/>
                <w:szCs w:val="23"/>
              </w:rPr>
              <m:t>h</m:t>
            </m:r>
          </m:e>
          <m:sub>
            <m:r>
              <w:rPr>
                <w:rFonts w:ascii="Cambria Math" w:hAnsi="Cambria Math"/>
                <w:szCs w:val="23"/>
              </w:rPr>
              <m:t>1</m:t>
            </m:r>
          </m:sub>
        </m:sSub>
        <m:r>
          <w:rPr>
            <w:rFonts w:ascii="Cambria Math" w:hAnsi="Cambria Math"/>
            <w:szCs w:val="23"/>
          </w:rPr>
          <m:t>=0</m:t>
        </m:r>
      </m:oMath>
      <w:r w:rsidR="003E7FE2" w:rsidRPr="0020509C">
        <w:rPr>
          <w:szCs w:val="23"/>
        </w:rPr>
        <w:t>)</w:t>
      </w:r>
      <w:r w:rsidR="00F6474A" w:rsidRPr="0020509C">
        <w:rPr>
          <w:szCs w:val="23"/>
        </w:rPr>
        <w:t xml:space="preserve">. Elle </w:t>
      </w:r>
      <w:r w:rsidR="00237F2D" w:rsidRPr="0020509C">
        <w:rPr>
          <w:szCs w:val="23"/>
        </w:rPr>
        <w:t xml:space="preserve">est </w:t>
      </w:r>
      <w:r w:rsidR="006A05ED">
        <w:rPr>
          <w:szCs w:val="23"/>
        </w:rPr>
        <w:t xml:space="preserve">alors </w:t>
      </w:r>
      <w:r w:rsidR="00D350BD" w:rsidRPr="0020509C">
        <w:rPr>
          <w:szCs w:val="23"/>
        </w:rPr>
        <w:t>développée</w:t>
      </w:r>
      <w:r w:rsidR="00D70E25" w:rsidRPr="0020509C">
        <w:rPr>
          <w:szCs w:val="23"/>
        </w:rPr>
        <w:t xml:space="preserve"> </w:t>
      </w:r>
      <w:r w:rsidR="00ED0A4A">
        <w:rPr>
          <w:szCs w:val="23"/>
        </w:rPr>
        <w:t>sur</w:t>
      </w:r>
      <w:r w:rsidR="00237F2D" w:rsidRPr="0020509C">
        <w:rPr>
          <w:szCs w:val="23"/>
        </w:rPr>
        <w:t xml:space="preserve"> une surface plane.</w:t>
      </w:r>
      <w:r w:rsidR="00F226A0" w:rsidRPr="0020509C">
        <w:rPr>
          <w:szCs w:val="23"/>
        </w:rPr>
        <w:t xml:space="preserve"> </w:t>
      </w:r>
      <w:r w:rsidR="00836B99" w:rsidRPr="0020509C">
        <w:rPr>
          <w:szCs w:val="23"/>
        </w:rPr>
        <w:t xml:space="preserve">La composante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1</m:t>
            </m:r>
          </m:sub>
        </m:sSub>
      </m:oMath>
      <w:r w:rsidR="00836B99" w:rsidRPr="0020509C">
        <w:rPr>
          <w:szCs w:val="23"/>
        </w:rPr>
        <w:t xml:space="preserve">  de la vitesse d’un point de cette surface sera nulle</w:t>
      </w:r>
      <m:oMath>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V</m:t>
            </m:r>
          </m:e>
          <m:sub>
            <m:r>
              <w:rPr>
                <w:rFonts w:ascii="Cambria Math" w:hAnsi="Cambria Math"/>
                <w:szCs w:val="23"/>
              </w:rPr>
              <m:t>1</m:t>
            </m:r>
          </m:sub>
        </m:sSub>
        <m:r>
          <w:rPr>
            <w:rFonts w:ascii="Cambria Math" w:hAnsi="Cambria Math"/>
            <w:szCs w:val="23"/>
          </w:rPr>
          <m:t>=0</m:t>
        </m:r>
      </m:oMath>
      <w:r w:rsidR="00836B99" w:rsidRPr="0020509C">
        <w:rPr>
          <w:szCs w:val="23"/>
        </w:rPr>
        <w:t xml:space="preserve"> . </w:t>
      </w:r>
      <w:r w:rsidR="007C0063" w:rsidRPr="0020509C">
        <w:rPr>
          <w:szCs w:val="23"/>
        </w:rPr>
        <w:t xml:space="preserve"> </w:t>
      </w:r>
      <w:r w:rsidR="003E7FE2" w:rsidRPr="0020509C">
        <w:rPr>
          <w:szCs w:val="23"/>
        </w:rPr>
        <w:t>Comme les parois sont constituées de</w:t>
      </w:r>
      <w:r w:rsidR="00D350BD">
        <w:rPr>
          <w:szCs w:val="23"/>
        </w:rPr>
        <w:t>s</w:t>
      </w:r>
      <w:r w:rsidR="003E7FE2" w:rsidRPr="0020509C">
        <w:rPr>
          <w:szCs w:val="23"/>
        </w:rPr>
        <w:t xml:space="preserve"> solide</w:t>
      </w:r>
      <w:r w:rsidR="00D350BD">
        <w:rPr>
          <w:szCs w:val="23"/>
        </w:rPr>
        <w:t>s</w:t>
      </w:r>
      <w:r w:rsidR="003E7FE2" w:rsidRPr="0020509C">
        <w:rPr>
          <w:szCs w:val="23"/>
        </w:rPr>
        <w:t xml:space="preserve"> </w:t>
      </w:r>
      <w:r w:rsidR="00D350BD">
        <w:rPr>
          <w:szCs w:val="23"/>
        </w:rPr>
        <w:t>in</w:t>
      </w:r>
      <w:r w:rsidR="003E7FE2" w:rsidRPr="0020509C">
        <w:rPr>
          <w:szCs w:val="23"/>
        </w:rPr>
        <w:t>déformable</w:t>
      </w:r>
      <w:r w:rsidR="00D350BD">
        <w:rPr>
          <w:szCs w:val="23"/>
        </w:rPr>
        <w:t>s</w:t>
      </w:r>
      <w:r w:rsidR="003E7FE2" w:rsidRPr="0020509C">
        <w:rPr>
          <w:szCs w:val="23"/>
        </w:rPr>
        <w:t>,</w:t>
      </w:r>
      <w:del w:id="57" w:author="ZHANG Silun" w:date="2018-10-30T11:52:00Z">
        <w:r w:rsidR="003E7FE2" w:rsidRPr="0020509C" w:rsidDel="00AC2B72">
          <w:rPr>
            <w:szCs w:val="23"/>
          </w:rPr>
          <w:delText xml:space="preserve"> la variation de vitesse parallèlement à celles-ci est négligeable devant les vitesses elle mêmes</w:delText>
        </w:r>
      </w:del>
      <w:ins w:id="58" w:author="ZHANG Silun" w:date="2018-10-30T11:52:00Z">
        <w:r w:rsidR="00AC2B72" w:rsidRPr="00AC2B72">
          <w:rPr>
            <w:szCs w:val="23"/>
          </w:rPr>
          <w:t xml:space="preserve"> </w:t>
        </w:r>
        <w:r w:rsidR="00AC2B72">
          <w:rPr>
            <w:szCs w:val="23"/>
          </w:rPr>
          <w:t>il n’y a pas de variation de vitesse le long des parois</w:t>
        </w:r>
      </w:ins>
      <w:r w:rsidR="003E7FE2" w:rsidRPr="0020509C">
        <w:rPr>
          <w:szCs w:val="23"/>
        </w:rPr>
        <w:t>. Ceci permet de considérer la paroi 2</w:t>
      </w:r>
      <w:r w:rsidR="00B33904" w:rsidRPr="0020509C">
        <w:rPr>
          <w:szCs w:val="23"/>
        </w:rPr>
        <w:t xml:space="preserve"> (</w:t>
      </w:r>
      <m:oMath>
        <m:sSub>
          <m:sSubPr>
            <m:ctrlPr>
              <w:rPr>
                <w:rFonts w:ascii="Cambria Math" w:hAnsi="Cambria Math"/>
                <w:i/>
                <w:szCs w:val="23"/>
              </w:rPr>
            </m:ctrlPr>
          </m:sSubPr>
          <m:e>
            <m:r>
              <w:rPr>
                <w:rFonts w:ascii="Cambria Math" w:hAnsi="Cambria Math"/>
                <w:szCs w:val="23"/>
              </w:rPr>
              <m:t>h</m:t>
            </m:r>
          </m:e>
          <m:sub>
            <m:r>
              <w:rPr>
                <w:rFonts w:ascii="Cambria Math" w:hAnsi="Cambria Math"/>
                <w:szCs w:val="23"/>
              </w:rPr>
              <m:t>2</m:t>
            </m:r>
          </m:sub>
        </m:sSub>
        <m:r>
          <w:rPr>
            <w:rFonts w:ascii="Cambria Math" w:hAnsi="Cambria Math"/>
            <w:szCs w:val="23"/>
          </w:rPr>
          <m:t>=h</m:t>
        </m:r>
      </m:oMath>
      <w:r w:rsidR="00B33904" w:rsidRPr="0020509C">
        <w:rPr>
          <w:szCs w:val="23"/>
        </w:rPr>
        <w:t>)</w:t>
      </w:r>
      <w:r w:rsidR="003E7FE2" w:rsidRPr="0020509C">
        <w:rPr>
          <w:szCs w:val="23"/>
        </w:rPr>
        <w:t xml:space="preserve"> comme référence pour les vitesses dans les directions </w:t>
      </w:r>
      <m:oMath>
        <m:r>
          <w:rPr>
            <w:rFonts w:ascii="Cambria Math" w:hAnsi="Cambria Math"/>
            <w:szCs w:val="23"/>
          </w:rPr>
          <m:t>x</m:t>
        </m:r>
      </m:oMath>
      <w:r w:rsidR="003E7FE2" w:rsidRPr="0020509C">
        <w:rPr>
          <w:szCs w:val="23"/>
        </w:rPr>
        <w:t xml:space="preserve"> </w:t>
      </w:r>
      <w:r w:rsidR="00670A73" w:rsidRPr="0020509C">
        <w:rPr>
          <w:szCs w:val="23"/>
        </w:rPr>
        <w:t xml:space="preserve">et </w:t>
      </w:r>
      <m:oMath>
        <m:r>
          <w:rPr>
            <w:rFonts w:ascii="Cambria Math" w:hAnsi="Cambria Math"/>
            <w:szCs w:val="23"/>
          </w:rPr>
          <m:t>z</m:t>
        </m:r>
      </m:oMath>
      <w:r w:rsidR="003E7FE2" w:rsidRPr="0020509C">
        <w:rPr>
          <w:szCs w:val="23"/>
        </w:rPr>
        <w:t xml:space="preserve">. </w:t>
      </w:r>
      <w:r w:rsidR="00581282" w:rsidRPr="0020509C">
        <w:rPr>
          <w:szCs w:val="23"/>
        </w:rPr>
        <w:t xml:space="preserve">Les composantes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2</m:t>
            </m:r>
          </m:sub>
        </m:sSub>
      </m:oMath>
      <w:r w:rsidR="00581282" w:rsidRPr="0020509C">
        <w:rPr>
          <w:szCs w:val="23"/>
        </w:rPr>
        <w:t xml:space="preserve"> et </w:t>
      </w: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2</m:t>
            </m:r>
          </m:sub>
        </m:sSub>
      </m:oMath>
      <w:r w:rsidR="00581282" w:rsidRPr="0020509C">
        <w:rPr>
          <w:szCs w:val="23"/>
        </w:rPr>
        <w:t xml:space="preserve"> de la vitesse d’un point de cette surface seront nulle</w:t>
      </w:r>
      <w:r w:rsidR="00060242" w:rsidRPr="0020509C">
        <w:rPr>
          <w:szCs w:val="23"/>
        </w:rPr>
        <w:t>s</w:t>
      </w:r>
      <w:r w:rsidR="00751E0A" w:rsidRPr="0020509C">
        <w:rPr>
          <w:szCs w:val="23"/>
        </w:rPr>
        <w:t xml:space="preserve">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2</m:t>
            </m:r>
          </m:sub>
        </m:sSub>
        <m:r>
          <w:rPr>
            <w:rFonts w:ascii="Cambria Math" w:hAnsi="Cambria Math"/>
            <w:szCs w:val="23"/>
          </w:rPr>
          <m:t>=0</m:t>
        </m:r>
      </m:oMath>
      <w:r w:rsidR="00751E0A" w:rsidRPr="0020509C">
        <w:rPr>
          <w:szCs w:val="23"/>
        </w:rPr>
        <w:t xml:space="preserve"> et </w:t>
      </w: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2</m:t>
            </m:r>
          </m:sub>
        </m:sSub>
        <m:r>
          <w:rPr>
            <w:rFonts w:ascii="Cambria Math" w:hAnsi="Cambria Math"/>
            <w:szCs w:val="23"/>
          </w:rPr>
          <m:t>=0</m:t>
        </m:r>
      </m:oMath>
      <w:r w:rsidR="00060242" w:rsidRPr="0020509C">
        <w:rPr>
          <w:szCs w:val="23"/>
        </w:rPr>
        <w:t>.</w:t>
      </w:r>
      <w:r w:rsidR="00581282" w:rsidRPr="0020509C">
        <w:rPr>
          <w:szCs w:val="23"/>
        </w:rPr>
        <w:t xml:space="preserve"> </w:t>
      </w:r>
      <w:r w:rsidR="00060242" w:rsidRPr="0020509C">
        <w:rPr>
          <w:szCs w:val="23"/>
        </w:rPr>
        <w:t>L</w:t>
      </w:r>
      <w:r w:rsidR="00581282" w:rsidRPr="0020509C">
        <w:rPr>
          <w:szCs w:val="23"/>
        </w:rPr>
        <w:t xml:space="preserve">es composantes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1</m:t>
            </m:r>
          </m:sub>
        </m:sSub>
      </m:oMath>
      <w:r w:rsidR="00894A32" w:rsidRPr="0020509C">
        <w:rPr>
          <w:szCs w:val="23"/>
        </w:rPr>
        <w:t xml:space="preserve">et </w:t>
      </w: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1</m:t>
            </m:r>
          </m:sub>
        </m:sSub>
      </m:oMath>
      <w:r w:rsidR="00894A32" w:rsidRPr="0020509C">
        <w:rPr>
          <w:szCs w:val="23"/>
        </w:rPr>
        <w:t xml:space="preserve"> </w:t>
      </w:r>
      <w:r w:rsidR="00581282" w:rsidRPr="0020509C">
        <w:rPr>
          <w:szCs w:val="23"/>
        </w:rPr>
        <w:t xml:space="preserve">suivant </w:t>
      </w:r>
      <m:oMath>
        <m:r>
          <w:rPr>
            <w:rFonts w:ascii="Cambria Math" w:hAnsi="Cambria Math"/>
            <w:szCs w:val="23"/>
          </w:rPr>
          <m:t>x</m:t>
        </m:r>
      </m:oMath>
      <w:r w:rsidR="002834A7" w:rsidRPr="0020509C">
        <w:rPr>
          <w:szCs w:val="23"/>
        </w:rPr>
        <w:t xml:space="preserve"> et </w:t>
      </w:r>
      <m:oMath>
        <m:r>
          <w:rPr>
            <w:rFonts w:ascii="Cambria Math" w:hAnsi="Cambria Math"/>
            <w:szCs w:val="23"/>
          </w:rPr>
          <m:t>z</m:t>
        </m:r>
      </m:oMath>
      <w:r w:rsidR="002834A7" w:rsidRPr="0020509C">
        <w:rPr>
          <w:szCs w:val="23"/>
        </w:rPr>
        <w:t xml:space="preserve"> de la vitesse d’un point de la paroi 1 peuvent être notées simplement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1</m:t>
            </m:r>
          </m:sub>
        </m:sSub>
        <m:r>
          <w:rPr>
            <w:rFonts w:ascii="Cambria Math" w:hAnsi="Cambria Math"/>
            <w:szCs w:val="23"/>
          </w:rPr>
          <m:t>=U</m:t>
        </m:r>
      </m:oMath>
      <w:r w:rsidR="002834A7" w:rsidRPr="0020509C">
        <w:rPr>
          <w:szCs w:val="23"/>
        </w:rPr>
        <w:t xml:space="preserve"> et</w:t>
      </w:r>
      <m:oMath>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W</m:t>
            </m:r>
          </m:e>
          <m:sub>
            <m:r>
              <w:rPr>
                <w:rFonts w:ascii="Cambria Math" w:hAnsi="Cambria Math"/>
                <w:szCs w:val="23"/>
              </w:rPr>
              <m:t>1</m:t>
            </m:r>
          </m:sub>
        </m:sSub>
        <m:r>
          <w:rPr>
            <w:rFonts w:ascii="Cambria Math" w:hAnsi="Cambria Math"/>
            <w:szCs w:val="23"/>
          </w:rPr>
          <m:t>=W</m:t>
        </m:r>
      </m:oMath>
      <w:r w:rsidR="00CC568E" w:rsidRPr="0020509C">
        <w:rPr>
          <w:szCs w:val="23"/>
        </w:rPr>
        <w:t xml:space="preserve"> </w:t>
      </w:r>
      <w:r w:rsidR="00C73EBB" w:rsidRPr="0020509C">
        <w:rPr>
          <w:szCs w:val="23"/>
        </w:rPr>
        <w:t>.</w:t>
      </w:r>
      <w:r w:rsidR="008A7910" w:rsidRPr="0020509C">
        <w:rPr>
          <w:szCs w:val="23"/>
        </w:rPr>
        <w:t xml:space="preserve"> </w:t>
      </w:r>
      <w:r w:rsidR="00C272F3" w:rsidRPr="0020509C">
        <w:rPr>
          <w:szCs w:val="23"/>
        </w:rPr>
        <w:t>Compte tenu de ces nouvelles références, l’écriture de l’équation se simplifie et prend la forme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42BF5" w:rsidRPr="00AA3E05" w14:paraId="30526B9A" w14:textId="77777777" w:rsidTr="009A449E">
        <w:trPr>
          <w:trHeight w:val="635"/>
          <w:tblHeader/>
          <w:jc w:val="center"/>
        </w:trPr>
        <w:tc>
          <w:tcPr>
            <w:tcW w:w="7943" w:type="dxa"/>
            <w:vAlign w:val="center"/>
          </w:tcPr>
          <w:p w14:paraId="05352E35" w14:textId="2DE950F6" w:rsidR="00C42BF5" w:rsidRPr="00DD3440" w:rsidRDefault="00760BCD" w:rsidP="00CA5952">
            <w:pPr>
              <w:spacing w:line="360" w:lineRule="auto"/>
              <w:rPr>
                <w:iCs/>
              </w:rP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U</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R-F</m:t>
                    </m:r>
                  </m:e>
                </m:d>
                <m:r>
                  <w:rPr>
                    <w:rFonts w:ascii="Cambria Math" w:hAnsi="Cambria Math"/>
                  </w:rPr>
                  <m:t>+W</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r>
                      <w:rPr>
                        <w:rFonts w:ascii="Cambria Math" w:hAnsi="Cambria Math"/>
                      </w:rPr>
                      <m:t>R-F</m:t>
                    </m:r>
                  </m:e>
                </m:d>
                <m:r>
                  <w:rPr>
                    <w:rFonts w:ascii="Cambria Math" w:hAnsi="Cambria Math"/>
                  </w:rPr>
                  <m:t>+</m:t>
                </m:r>
                <m:f>
                  <m:fPr>
                    <m:ctrlPr>
                      <w:rPr>
                        <w:rFonts w:ascii="Cambria Math" w:hAnsi="Cambria Math"/>
                        <w:i/>
                        <w:iCs/>
                      </w:rPr>
                    </m:ctrlPr>
                  </m:fPr>
                  <m:num>
                    <m:r>
                      <w:rPr>
                        <w:rFonts w:ascii="Cambria Math" w:hAnsi="Cambria Math"/>
                      </w:rPr>
                      <m:t>∂R</m:t>
                    </m:r>
                  </m:num>
                  <m:den>
                    <m:r>
                      <w:rPr>
                        <w:rFonts w:ascii="Cambria Math" w:hAnsi="Cambria Math"/>
                      </w:rPr>
                      <m:t>∂t</m:t>
                    </m:r>
                  </m:den>
                </m:f>
                <m:r>
                  <w:rPr>
                    <w:rFonts w:ascii="Cambria Math" w:hAnsi="Cambria Math"/>
                  </w:rPr>
                  <m:t xml:space="preserve"> </m:t>
                </m:r>
              </m:oMath>
            </m:oMathPara>
          </w:p>
        </w:tc>
        <w:tc>
          <w:tcPr>
            <w:tcW w:w="1096" w:type="dxa"/>
            <w:vAlign w:val="center"/>
          </w:tcPr>
          <w:p w14:paraId="643A6C1C" w14:textId="77777777" w:rsidR="00C42BF5" w:rsidRPr="005600FC" w:rsidRDefault="00C42BF5"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24AFA982" w14:textId="77777777" w:rsidR="00F24932" w:rsidRDefault="00F24932" w:rsidP="00CA5952">
      <w:pPr>
        <w:spacing w:line="360" w:lineRule="auto"/>
        <w:rPr>
          <w:sz w:val="23"/>
          <w:szCs w:val="23"/>
        </w:rPr>
      </w:pPr>
    </w:p>
    <w:p w14:paraId="050A9CE2" w14:textId="77777777" w:rsidR="00F24932" w:rsidRDefault="00F24932" w:rsidP="00CA5952">
      <w:pPr>
        <w:keepNext/>
        <w:spacing w:line="360" w:lineRule="auto"/>
        <w:jc w:val="center"/>
      </w:pPr>
      <w:r>
        <w:rPr>
          <w:noProof/>
          <w:sz w:val="23"/>
          <w:szCs w:val="23"/>
          <w:lang w:val="en-US" w:eastAsia="zh-CN"/>
        </w:rPr>
        <w:lastRenderedPageBreak/>
        <w:drawing>
          <wp:inline distT="0" distB="0" distL="0" distR="0" wp14:anchorId="40331BEE" wp14:editId="3DA6F5E1">
            <wp:extent cx="3600000" cy="2462400"/>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e d'étude du palier hydrodynamique 2 profile développé.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462400"/>
                    </a:xfrm>
                    <a:prstGeom prst="rect">
                      <a:avLst/>
                    </a:prstGeom>
                  </pic:spPr>
                </pic:pic>
              </a:graphicData>
            </a:graphic>
          </wp:inline>
        </w:drawing>
      </w:r>
    </w:p>
    <w:p w14:paraId="0206A4CA" w14:textId="32011530" w:rsidR="00F24932" w:rsidRPr="008317A9" w:rsidRDefault="00F24932" w:rsidP="00CA5952">
      <w:pPr>
        <w:pStyle w:val="Lgende"/>
        <w:spacing w:line="360" w:lineRule="auto"/>
        <w:jc w:val="center"/>
        <w:rPr>
          <w:i w:val="0"/>
          <w:noProof/>
          <w:sz w:val="22"/>
          <w:szCs w:val="22"/>
        </w:rPr>
      </w:pPr>
      <w:r w:rsidRPr="008317A9">
        <w:rPr>
          <w:i w:val="0"/>
          <w:noProof/>
          <w:sz w:val="22"/>
          <w:szCs w:val="22"/>
        </w:rPr>
        <w:t xml:space="preserve">Figure </w:t>
      </w:r>
      <w:r w:rsidRPr="008317A9">
        <w:rPr>
          <w:i w:val="0"/>
          <w:noProof/>
          <w:sz w:val="22"/>
          <w:szCs w:val="22"/>
        </w:rPr>
        <w:fldChar w:fldCharType="begin"/>
      </w:r>
      <w:r w:rsidRPr="008317A9">
        <w:rPr>
          <w:i w:val="0"/>
          <w:noProof/>
          <w:sz w:val="22"/>
          <w:szCs w:val="22"/>
        </w:rPr>
        <w:instrText xml:space="preserve"> SEQ Figure \* ARABIC </w:instrText>
      </w:r>
      <w:r w:rsidRPr="008317A9">
        <w:rPr>
          <w:i w:val="0"/>
          <w:noProof/>
          <w:sz w:val="22"/>
          <w:szCs w:val="22"/>
        </w:rPr>
        <w:fldChar w:fldCharType="separate"/>
      </w:r>
      <w:r w:rsidR="002C4AD4">
        <w:rPr>
          <w:i w:val="0"/>
          <w:noProof/>
          <w:sz w:val="22"/>
          <w:szCs w:val="22"/>
        </w:rPr>
        <w:t>5</w:t>
      </w:r>
      <w:r w:rsidRPr="008317A9">
        <w:rPr>
          <w:i w:val="0"/>
          <w:noProof/>
          <w:sz w:val="22"/>
          <w:szCs w:val="22"/>
        </w:rPr>
        <w:fldChar w:fldCharType="end"/>
      </w:r>
      <w:r w:rsidR="00E67BCA" w:rsidRPr="008317A9">
        <w:rPr>
          <w:i w:val="0"/>
          <w:noProof/>
          <w:sz w:val="22"/>
          <w:szCs w:val="22"/>
        </w:rPr>
        <w:t> : domaine d’étude dans le cadre d’un palier hydrodynamique</w:t>
      </w:r>
    </w:p>
    <w:p w14:paraId="1C93E2F4" w14:textId="635F8DFF" w:rsidR="00C73EBB" w:rsidRPr="008317A9" w:rsidRDefault="00203DC0" w:rsidP="00CA5952">
      <w:pPr>
        <w:spacing w:line="360" w:lineRule="auto"/>
        <w:rPr>
          <w:szCs w:val="22"/>
        </w:rPr>
      </w:pPr>
      <w:r w:rsidRPr="008317A9">
        <w:rPr>
          <w:szCs w:val="22"/>
        </w:rPr>
        <w:t>D</w:t>
      </w:r>
      <w:r w:rsidR="00C73EBB" w:rsidRPr="008317A9">
        <w:rPr>
          <w:szCs w:val="22"/>
        </w:rPr>
        <w:t xml:space="preserve">ans le cadre d’un palier hydrodynamique </w:t>
      </w:r>
      <w:del w:id="59" w:author="ZHANG Silun" w:date="2018-10-30T11:54:00Z">
        <w:r w:rsidR="00C73EBB" w:rsidRPr="008317A9" w:rsidDel="007E3A25">
          <w:rPr>
            <w:szCs w:val="22"/>
          </w:rPr>
          <w:delText xml:space="preserve">négligeant </w:delText>
        </w:r>
      </w:del>
      <w:ins w:id="60" w:author="ZHANG Silun" w:date="2018-10-30T11:54:00Z">
        <w:r w:rsidR="007E3A25">
          <w:rPr>
            <w:szCs w:val="22"/>
          </w:rPr>
          <w:t>où</w:t>
        </w:r>
        <w:r w:rsidR="007E3A25" w:rsidRPr="008317A9">
          <w:rPr>
            <w:szCs w:val="22"/>
          </w:rPr>
          <w:t xml:space="preserve"> </w:t>
        </w:r>
      </w:ins>
      <w:del w:id="61" w:author="ZHANG Silun" w:date="2018-10-30T11:55:00Z">
        <w:r w:rsidR="00C73EBB" w:rsidRPr="008317A9" w:rsidDel="007E3A25">
          <w:rPr>
            <w:szCs w:val="22"/>
          </w:rPr>
          <w:delText>le mouvement</w:delText>
        </w:r>
      </w:del>
      <w:ins w:id="62" w:author="ZHANG Silun" w:date="2018-10-30T11:55:00Z">
        <w:r w:rsidR="007E3A25">
          <w:rPr>
            <w:szCs w:val="22"/>
          </w:rPr>
          <w:t>la vitesse</w:t>
        </w:r>
      </w:ins>
      <w:r w:rsidR="00C73EBB" w:rsidRPr="008317A9">
        <w:rPr>
          <w:szCs w:val="22"/>
        </w:rPr>
        <w:t xml:space="preserve"> axial du rotor</w:t>
      </w:r>
      <w:ins w:id="63" w:author="ZHANG Silun" w:date="2018-10-30T11:56:00Z">
        <w:r w:rsidR="007E3A25">
          <w:rPr>
            <w:szCs w:val="22"/>
          </w:rPr>
          <w:t xml:space="preserve"> est</w:t>
        </w:r>
      </w:ins>
      <w:r w:rsidR="007A1BFA" w:rsidRPr="008317A9">
        <w:rPr>
          <w:szCs w:val="22"/>
        </w:rPr>
        <w:t xml:space="preserve"> </w:t>
      </w:r>
      <m:oMath>
        <m:r>
          <w:rPr>
            <w:rFonts w:ascii="Cambria Math" w:hAnsi="Cambria Math"/>
            <w:szCs w:val="22"/>
          </w:rPr>
          <m:t>W=0</m:t>
        </m:r>
      </m:oMath>
      <w:r w:rsidR="00030C76" w:rsidRPr="008317A9">
        <w:rPr>
          <w:szCs w:val="22"/>
        </w:rPr>
        <w:t xml:space="preserve"> </w:t>
      </w:r>
      <w:r w:rsidR="007A1BFA" w:rsidRPr="008317A9">
        <w:rPr>
          <w:szCs w:val="22"/>
        </w:rPr>
        <w:t>et</w:t>
      </w:r>
      <w:r w:rsidR="00C73EBB" w:rsidRPr="008317A9">
        <w:rPr>
          <w:szCs w:val="22"/>
        </w:rPr>
        <w:t xml:space="preserve"> </w:t>
      </w:r>
      <w:del w:id="64" w:author="ZHANG Silun" w:date="2018-10-30T11:56:00Z">
        <w:r w:rsidR="00C73EBB" w:rsidRPr="008317A9" w:rsidDel="005F2E04">
          <w:rPr>
            <w:szCs w:val="22"/>
          </w:rPr>
          <w:delText>en supposant</w:delText>
        </w:r>
      </w:del>
      <w:ins w:id="65" w:author="ZHANG Silun" w:date="2018-10-30T11:56:00Z">
        <w:r w:rsidR="005F2E04">
          <w:rPr>
            <w:szCs w:val="22"/>
          </w:rPr>
          <w:t>pour</w:t>
        </w:r>
      </w:ins>
      <w:r w:rsidR="00C73EBB" w:rsidRPr="008317A9">
        <w:rPr>
          <w:szCs w:val="22"/>
        </w:rPr>
        <w:t xml:space="preserve"> le fluide lubrifiant est incompressible</w:t>
      </w:r>
      <w:r w:rsidR="006D284B" w:rsidRPr="008317A9">
        <w:rPr>
          <w:szCs w:val="22"/>
        </w:rPr>
        <w:t xml:space="preserve"> </w:t>
      </w:r>
      <w:r w:rsidR="00D25E5D" w:rsidRPr="008317A9">
        <w:rPr>
          <w:szCs w:val="22"/>
        </w:rPr>
        <w:t>(i.e</w:t>
      </w:r>
      <w:r w:rsidR="00E92161" w:rsidRPr="008317A9">
        <w:rPr>
          <w:szCs w:val="22"/>
        </w:rPr>
        <w:t>.</w:t>
      </w:r>
      <w:r w:rsidR="006D284B" w:rsidRPr="008317A9">
        <w:rPr>
          <w:szCs w:val="22"/>
        </w:rPr>
        <w:t xml:space="preserve"> la densité </w:t>
      </w:r>
      <m:oMath>
        <m:r>
          <w:rPr>
            <w:rFonts w:ascii="Cambria Math" w:hAnsi="Cambria Math"/>
            <w:szCs w:val="22"/>
          </w:rPr>
          <m:t>ρ</m:t>
        </m:r>
      </m:oMath>
      <w:r w:rsidR="006D284B" w:rsidRPr="008317A9">
        <w:rPr>
          <w:szCs w:val="22"/>
        </w:rPr>
        <w:t xml:space="preserve"> est constante)</w:t>
      </w:r>
      <w:r w:rsidR="008305E5" w:rsidRPr="008317A9">
        <w:rPr>
          <w:szCs w:val="22"/>
        </w:rPr>
        <w:t>, on obtient</w:t>
      </w:r>
      <w:r w:rsidR="00D237F0" w:rsidRPr="008317A9">
        <w:rPr>
          <w:szCs w:val="22"/>
        </w:rPr>
        <w:t xml:space="preserve"> finalement</w:t>
      </w:r>
      <w:r w:rsidR="008305E5" w:rsidRPr="008317A9">
        <w:rPr>
          <w:szCs w:val="22"/>
        </w:rPr>
        <w:t xml:space="preserve"> l’équation de Reynolds</w:t>
      </w:r>
      <w:r w:rsidR="00D237F0" w:rsidRPr="008317A9">
        <w:rPr>
          <w:szCs w:val="22"/>
        </w:rPr>
        <w:t xml:space="preserve"> utilisée </w:t>
      </w:r>
      <w:r w:rsidR="00D25E5D" w:rsidRPr="008317A9">
        <w:rPr>
          <w:szCs w:val="22"/>
        </w:rPr>
        <w:t>dans cette thèse</w:t>
      </w:r>
      <w:r w:rsidR="008305E5" w:rsidRPr="008317A9">
        <w:rPr>
          <w:szCs w:val="22"/>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FF24B8" w:rsidRPr="00AA3E05" w14:paraId="4D7EA305" w14:textId="77777777" w:rsidTr="009A449E">
        <w:trPr>
          <w:trHeight w:val="635"/>
          <w:tblHeader/>
          <w:jc w:val="center"/>
        </w:trPr>
        <w:tc>
          <w:tcPr>
            <w:tcW w:w="7943" w:type="dxa"/>
            <w:vAlign w:val="center"/>
          </w:tcPr>
          <w:p w14:paraId="2B648741" w14:textId="0F7CEFE0" w:rsidR="00FF24B8" w:rsidRPr="00DD3440" w:rsidRDefault="00760BCD" w:rsidP="00CA5952">
            <w:pPr>
              <w:spacing w:line="360" w:lineRule="auto"/>
              <w:rPr>
                <w:iCs/>
              </w:rP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U</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∂ρh</m:t>
                    </m:r>
                  </m:num>
                  <m:den>
                    <m:r>
                      <w:rPr>
                        <w:rFonts w:ascii="Cambria Math" w:hAnsi="Cambria Math"/>
                      </w:rPr>
                      <m:t>∂t</m:t>
                    </m:r>
                  </m:den>
                </m:f>
                <m:r>
                  <w:rPr>
                    <w:rFonts w:ascii="Cambria Math" w:hAnsi="Cambria Math"/>
                  </w:rPr>
                  <m:t xml:space="preserve"> </m:t>
                </m:r>
              </m:oMath>
            </m:oMathPara>
          </w:p>
        </w:tc>
        <w:tc>
          <w:tcPr>
            <w:tcW w:w="1096" w:type="dxa"/>
            <w:vAlign w:val="center"/>
          </w:tcPr>
          <w:p w14:paraId="4AA5962A" w14:textId="77777777" w:rsidR="00FF24B8" w:rsidRPr="005600FC" w:rsidRDefault="00FF24B8"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66" w:name="_Ref528678284"/>
            <w:r w:rsidRPr="005600FC">
              <w:rPr>
                <w:rFonts w:ascii="Times New Roman" w:eastAsia="Times New Roman" w:hAnsi="Times New Roman"/>
                <w:b/>
                <w:iCs w:val="0"/>
                <w:color w:val="auto"/>
                <w:sz w:val="22"/>
                <w:szCs w:val="22"/>
                <w:lang w:eastAsia="fr-FR"/>
              </w:rPr>
              <w:t xml:space="preserve"> </w:t>
            </w:r>
            <w:bookmarkEnd w:id="66"/>
          </w:p>
        </w:tc>
      </w:tr>
    </w:tbl>
    <w:p w14:paraId="45D0D68C" w14:textId="5EFCF88C" w:rsidR="00FF24B8" w:rsidRPr="008317A9" w:rsidRDefault="006D1445" w:rsidP="00CA5952">
      <w:pPr>
        <w:spacing w:line="360" w:lineRule="auto"/>
        <w:rPr>
          <w:szCs w:val="23"/>
        </w:rPr>
      </w:pPr>
      <w:r w:rsidRPr="008317A9">
        <w:rPr>
          <w:szCs w:val="23"/>
        </w:rPr>
        <w:t xml:space="preserve">Avec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D1445" w:rsidRPr="00AA3E05" w14:paraId="7F2D8A19" w14:textId="77777777" w:rsidTr="009A449E">
        <w:trPr>
          <w:trHeight w:val="635"/>
          <w:tblHeader/>
          <w:jc w:val="center"/>
        </w:trPr>
        <w:tc>
          <w:tcPr>
            <w:tcW w:w="7943" w:type="dxa"/>
            <w:vAlign w:val="center"/>
          </w:tcPr>
          <w:p w14:paraId="34725360" w14:textId="10FC249C" w:rsidR="006D1445" w:rsidRPr="00842FCA" w:rsidRDefault="00760BCD" w:rsidP="00CA5952">
            <w:pPr>
              <w:spacing w:line="360" w:lineRule="auto"/>
              <w:rPr>
                <w:iCs/>
              </w:rPr>
            </w:pPr>
            <m:oMathPara>
              <m:oMath>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 -ρ</m:t>
                      </m:r>
                      <m:d>
                        <m:dPr>
                          <m:ctrlPr>
                            <w:rPr>
                              <w:rFonts w:ascii="Cambria Math" w:hAnsi="Cambria Math"/>
                              <w:i/>
                            </w:rPr>
                          </m:ctrlPr>
                        </m:dPr>
                        <m:e>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h</m:t>
                              </m:r>
                            </m:sup>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dy</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h</m:t>
                              </m:r>
                            </m:sup>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dy</m:t>
                              </m:r>
                            </m:e>
                          </m:nary>
                        </m:e>
                      </m:d>
                    </m:e>
                  </m:mr>
                  <m:mr>
                    <m:e>
                      <m:sSub>
                        <m:sSubPr>
                          <m:ctrlPr>
                            <w:rPr>
                              <w:rFonts w:ascii="Cambria Math" w:hAnsi="Cambria Math"/>
                              <w:i/>
                              <w:iCs/>
                            </w:rPr>
                          </m:ctrlPr>
                        </m:sSubPr>
                        <m:e>
                          <m:r>
                            <w:rPr>
                              <w:rFonts w:ascii="Cambria Math" w:hAnsi="Cambria Math"/>
                            </w:rPr>
                            <m:t>G</m:t>
                          </m:r>
                        </m:e>
                        <m:sub>
                          <m:r>
                            <w:rPr>
                              <w:rFonts w:ascii="Cambria Math" w:hAnsi="Cambria Math"/>
                            </w:rPr>
                            <m:t>2</m:t>
                          </m:r>
                        </m:sub>
                      </m:sSub>
                      <m:r>
                        <w:rPr>
                          <w:rFonts w:ascii="Cambria Math" w:hAnsi="Cambria Math"/>
                        </w:rPr>
                        <m:t>=R-F =ρ</m:t>
                      </m:r>
                      <m:d>
                        <m:dPr>
                          <m:ctrlPr>
                            <w:rPr>
                              <w:rFonts w:ascii="Cambria Math" w:hAnsi="Cambria Math"/>
                              <w:i/>
                            </w:rPr>
                          </m:ctrlPr>
                        </m:dPr>
                        <m:e>
                          <m:r>
                            <w:rPr>
                              <w:rFonts w:ascii="Cambria Math" w:hAnsi="Cambria Math"/>
                            </w:rPr>
                            <m:t>h-</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h</m:t>
                                  </m:r>
                                </m:sup>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dy</m:t>
                                  </m:r>
                                </m:e>
                              </m:nary>
                            </m:num>
                            <m:den>
                              <m:sSub>
                                <m:sSubPr>
                                  <m:ctrlPr>
                                    <w:rPr>
                                      <w:rFonts w:ascii="Cambria Math" w:hAnsi="Cambria Math"/>
                                      <w:i/>
                                    </w:rPr>
                                  </m:ctrlPr>
                                </m:sSubPr>
                                <m:e>
                                  <m:r>
                                    <w:rPr>
                                      <w:rFonts w:ascii="Cambria Math" w:hAnsi="Cambria Math"/>
                                    </w:rPr>
                                    <m:t>J</m:t>
                                  </m:r>
                                </m:e>
                                <m:sub>
                                  <m:r>
                                    <w:rPr>
                                      <w:rFonts w:ascii="Cambria Math" w:hAnsi="Cambria Math"/>
                                    </w:rPr>
                                    <m:t>0</m:t>
                                  </m:r>
                                </m:sub>
                              </m:sSub>
                            </m:den>
                          </m:f>
                        </m:e>
                      </m:d>
                    </m:e>
                  </m:mr>
                </m:m>
              </m:oMath>
            </m:oMathPara>
          </w:p>
        </w:tc>
        <w:tc>
          <w:tcPr>
            <w:tcW w:w="1096" w:type="dxa"/>
            <w:vAlign w:val="center"/>
          </w:tcPr>
          <w:p w14:paraId="20F55794" w14:textId="77777777" w:rsidR="006D1445" w:rsidRPr="005600FC" w:rsidRDefault="006D1445"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6AF5A6F3" w14:textId="7629F464" w:rsidR="00CE14A0" w:rsidRDefault="00CE14A0" w:rsidP="00985B29">
      <w:pPr>
        <w:pStyle w:val="Titre2"/>
      </w:pPr>
      <w:r>
        <w:t xml:space="preserve">Modèles de </w:t>
      </w:r>
      <w:r w:rsidR="00522F31">
        <w:t>rupture et reformation du film (cavitation)</w:t>
      </w:r>
    </w:p>
    <w:p w14:paraId="124B6F16" w14:textId="77777777" w:rsidR="00441969" w:rsidRDefault="00441969" w:rsidP="00CE14A0">
      <w:pPr>
        <w:rPr>
          <w:sz w:val="23"/>
          <w:szCs w:val="23"/>
        </w:rPr>
      </w:pPr>
    </w:p>
    <w:p w14:paraId="780A1A05" w14:textId="58A5D775" w:rsidR="00B72C66" w:rsidRPr="008317A9" w:rsidRDefault="00AB22F0" w:rsidP="00A54FFB">
      <w:pPr>
        <w:spacing w:line="360" w:lineRule="auto"/>
        <w:rPr>
          <w:szCs w:val="23"/>
        </w:rPr>
      </w:pPr>
      <w:r>
        <w:rPr>
          <w:szCs w:val="23"/>
        </w:rPr>
        <w:t>Le phénomène de la rupture et reformation du film dans palier</w:t>
      </w:r>
      <w:r w:rsidR="00031AFD">
        <w:rPr>
          <w:szCs w:val="23"/>
        </w:rPr>
        <w:t>s</w:t>
      </w:r>
      <w:r>
        <w:rPr>
          <w:szCs w:val="23"/>
        </w:rPr>
        <w:t xml:space="preserve"> est souvent appelé la cavitation en lubrification. </w:t>
      </w:r>
      <w:r w:rsidR="002C3B66" w:rsidRPr="008317A9">
        <w:rPr>
          <w:szCs w:val="23"/>
        </w:rPr>
        <w:t>Lors du fonctionnement d</w:t>
      </w:r>
      <w:r w:rsidR="00085FD0">
        <w:rPr>
          <w:szCs w:val="23"/>
        </w:rPr>
        <w:t>’un</w:t>
      </w:r>
      <w:r w:rsidR="002C3B66" w:rsidRPr="008317A9">
        <w:rPr>
          <w:szCs w:val="23"/>
        </w:rPr>
        <w:t xml:space="preserve"> palier</w:t>
      </w:r>
      <w:r w:rsidR="00085FD0">
        <w:rPr>
          <w:szCs w:val="23"/>
        </w:rPr>
        <w:t xml:space="preserve"> hydrodynamique</w:t>
      </w:r>
      <w:r w:rsidR="002C3B66" w:rsidRPr="008317A9">
        <w:rPr>
          <w:szCs w:val="23"/>
        </w:rPr>
        <w:t>, l</w:t>
      </w:r>
      <w:r w:rsidR="00CE14A0" w:rsidRPr="008317A9">
        <w:rPr>
          <w:szCs w:val="23"/>
        </w:rPr>
        <w:t xml:space="preserve">’épaisseur de film </w:t>
      </w:r>
      <w:r w:rsidR="00E24EC8">
        <w:rPr>
          <w:szCs w:val="23"/>
        </w:rPr>
        <w:t xml:space="preserve">mince </w:t>
      </w:r>
      <w:r w:rsidR="00CE14A0" w:rsidRPr="008317A9">
        <w:rPr>
          <w:szCs w:val="23"/>
        </w:rPr>
        <w:t xml:space="preserve">est composée de zones dîtes convergentes et divergentes. Les zones convergentes correspondent aux endroits où l’épaisseur de film est réduite entraînant la création de pression. En opposition, il existe des zones divergentes où l’épaisseur de film augmente et où </w:t>
      </w:r>
      <w:r w:rsidR="00A64DDC">
        <w:rPr>
          <w:szCs w:val="23"/>
        </w:rPr>
        <w:t>une</w:t>
      </w:r>
      <w:r w:rsidR="00CE14A0" w:rsidRPr="008317A9">
        <w:rPr>
          <w:szCs w:val="23"/>
        </w:rPr>
        <w:t xml:space="preserve"> rupture d</w:t>
      </w:r>
      <w:r w:rsidR="00A64DDC">
        <w:rPr>
          <w:szCs w:val="23"/>
        </w:rPr>
        <w:t>u</w:t>
      </w:r>
      <w:r w:rsidR="00CE14A0" w:rsidRPr="008317A9">
        <w:rPr>
          <w:szCs w:val="23"/>
        </w:rPr>
        <w:t xml:space="preserve"> film est généralement observée.</w:t>
      </w:r>
      <w:r w:rsidR="00375057" w:rsidRPr="008317A9">
        <w:rPr>
          <w:szCs w:val="23"/>
        </w:rPr>
        <w:t xml:space="preserve"> </w:t>
      </w:r>
      <w:r w:rsidR="00A54FFB" w:rsidRPr="008317A9">
        <w:rPr>
          <w:szCs w:val="23"/>
        </w:rPr>
        <w:t>Deux</w:t>
      </w:r>
      <w:r w:rsidR="00D3514C" w:rsidRPr="008317A9">
        <w:rPr>
          <w:szCs w:val="23"/>
        </w:rPr>
        <w:t xml:space="preserve"> modèles de cavitation </w:t>
      </w:r>
      <w:r w:rsidR="00CB0B79" w:rsidRPr="008317A9">
        <w:rPr>
          <w:szCs w:val="23"/>
        </w:rPr>
        <w:t>ont été impl</w:t>
      </w:r>
      <w:r w:rsidR="00D156B4">
        <w:rPr>
          <w:szCs w:val="23"/>
        </w:rPr>
        <w:t>émentés et testés pour traiter c</w:t>
      </w:r>
      <w:r w:rsidR="00CB0B79" w:rsidRPr="008317A9">
        <w:rPr>
          <w:szCs w:val="23"/>
        </w:rPr>
        <w:t xml:space="preserve">e phénomène </w:t>
      </w:r>
      <w:r w:rsidR="00822CD6" w:rsidRPr="008317A9">
        <w:rPr>
          <w:szCs w:val="23"/>
        </w:rPr>
        <w:t>dans cette thèse</w:t>
      </w:r>
      <w:r w:rsidR="00CB0B79" w:rsidRPr="008317A9">
        <w:rPr>
          <w:szCs w:val="23"/>
        </w:rPr>
        <w:t xml:space="preserve">. </w:t>
      </w:r>
    </w:p>
    <w:p w14:paraId="385529DC" w14:textId="085B32E7" w:rsidR="007970B6" w:rsidRPr="008317A9" w:rsidRDefault="007970B6" w:rsidP="00A54FFB">
      <w:pPr>
        <w:spacing w:line="360" w:lineRule="auto"/>
        <w:rPr>
          <w:szCs w:val="23"/>
        </w:rPr>
      </w:pPr>
      <w:r w:rsidRPr="008317A9">
        <w:rPr>
          <w:szCs w:val="23"/>
        </w:rPr>
        <w:t xml:space="preserve">La première approche est basée </w:t>
      </w:r>
      <w:r w:rsidR="00C91C50" w:rsidRPr="008317A9">
        <w:rPr>
          <w:szCs w:val="23"/>
        </w:rPr>
        <w:t xml:space="preserve">sur le modèle de cavitation de </w:t>
      </w:r>
      <w:proofErr w:type="spellStart"/>
      <w:r w:rsidR="00C91C50" w:rsidRPr="008317A9">
        <w:rPr>
          <w:szCs w:val="23"/>
        </w:rPr>
        <w:t>Jakobsson</w:t>
      </w:r>
      <w:proofErr w:type="spellEnd"/>
      <w:r w:rsidR="00C91C50" w:rsidRPr="008317A9">
        <w:rPr>
          <w:szCs w:val="23"/>
        </w:rPr>
        <w:t xml:space="preserve">, </w:t>
      </w:r>
      <w:proofErr w:type="spellStart"/>
      <w:r w:rsidR="00C91C50" w:rsidRPr="008317A9">
        <w:rPr>
          <w:szCs w:val="23"/>
        </w:rPr>
        <w:t>Floberg</w:t>
      </w:r>
      <w:proofErr w:type="spellEnd"/>
      <w:r w:rsidR="00C91C50" w:rsidRPr="008317A9">
        <w:rPr>
          <w:szCs w:val="23"/>
        </w:rPr>
        <w:t xml:space="preserve"> et </w:t>
      </w:r>
      <w:proofErr w:type="spellStart"/>
      <w:r w:rsidR="00C91C50" w:rsidRPr="008317A9">
        <w:rPr>
          <w:szCs w:val="23"/>
        </w:rPr>
        <w:t>Olsson</w:t>
      </w:r>
      <w:proofErr w:type="spellEnd"/>
      <w:r w:rsidR="00C91C50" w:rsidRPr="008317A9">
        <w:rPr>
          <w:szCs w:val="23"/>
        </w:rPr>
        <w:t xml:space="preserve"> (JFO), mis en œuvre par </w:t>
      </w:r>
      <w:proofErr w:type="spellStart"/>
      <w:r w:rsidR="00C91C50" w:rsidRPr="008317A9">
        <w:rPr>
          <w:szCs w:val="23"/>
        </w:rPr>
        <w:t>Elrod</w:t>
      </w:r>
      <w:proofErr w:type="spellEnd"/>
      <w:r w:rsidR="00C91C50" w:rsidRPr="008317A9">
        <w:rPr>
          <w:szCs w:val="23"/>
        </w:rPr>
        <w:t xml:space="preserve"> et Adams</w:t>
      </w:r>
      <w:r w:rsidR="00FC4ACE" w:rsidRPr="008317A9">
        <w:rPr>
          <w:szCs w:val="23"/>
        </w:rPr>
        <w:t xml:space="preserve"> </w:t>
      </w:r>
      <w:r w:rsidR="00FC4ACE" w:rsidRPr="008317A9">
        <w:rPr>
          <w:szCs w:val="23"/>
        </w:rPr>
        <w:fldChar w:fldCharType="begin"/>
      </w:r>
      <w:r w:rsidR="00FC4ACE" w:rsidRPr="008317A9">
        <w:rPr>
          <w:szCs w:val="23"/>
        </w:rPr>
        <w:instrText xml:space="preserve"> REF _Ref526266405 \r \h </w:instrText>
      </w:r>
      <w:r w:rsidR="008317A9">
        <w:rPr>
          <w:szCs w:val="23"/>
        </w:rPr>
        <w:instrText xml:space="preserve"> \* MERGEFORMAT </w:instrText>
      </w:r>
      <w:r w:rsidR="00FC4ACE" w:rsidRPr="008317A9">
        <w:rPr>
          <w:szCs w:val="23"/>
        </w:rPr>
      </w:r>
      <w:r w:rsidR="00FC4ACE" w:rsidRPr="008317A9">
        <w:rPr>
          <w:szCs w:val="23"/>
        </w:rPr>
        <w:fldChar w:fldCharType="separate"/>
      </w:r>
      <w:r w:rsidR="002C4AD4">
        <w:rPr>
          <w:szCs w:val="23"/>
        </w:rPr>
        <w:t>[5]</w:t>
      </w:r>
      <w:r w:rsidR="00FC4ACE" w:rsidRPr="008317A9">
        <w:rPr>
          <w:szCs w:val="23"/>
        </w:rPr>
        <w:fldChar w:fldCharType="end"/>
      </w:r>
      <w:r w:rsidRPr="008317A9">
        <w:rPr>
          <w:szCs w:val="23"/>
        </w:rPr>
        <w:t xml:space="preserve">. </w:t>
      </w:r>
      <w:r w:rsidR="0002226C" w:rsidRPr="008317A9">
        <w:rPr>
          <w:szCs w:val="23"/>
        </w:rPr>
        <w:t>Il suppose que dans la zone cavitante il existe une superposition de filets d’huile et de filets d’air. Ils proposent de considérer que, dans cette zone, le mélange de lubrifiant et de gaz est homogène, tout en gardant la zone de rupture inchangée. Ils définissent l</w:t>
      </w:r>
      <w:r w:rsidR="00E73CDE">
        <w:rPr>
          <w:szCs w:val="23"/>
        </w:rPr>
        <w:t>e</w:t>
      </w:r>
      <w:r w:rsidR="0002226C" w:rsidRPr="008317A9">
        <w:rPr>
          <w:szCs w:val="23"/>
        </w:rPr>
        <w:t xml:space="preserve"> </w:t>
      </w:r>
      <w:r w:rsidR="00E55A16" w:rsidRPr="008317A9">
        <w:rPr>
          <w:szCs w:val="23"/>
        </w:rPr>
        <w:t xml:space="preserve">facteur de </w:t>
      </w:r>
      <w:r w:rsidR="00E55A16" w:rsidRPr="008317A9">
        <w:rPr>
          <w:szCs w:val="23"/>
        </w:rPr>
        <w:lastRenderedPageBreak/>
        <w:t>remplissage</w:t>
      </w:r>
      <m:oMath>
        <m:r>
          <w:rPr>
            <w:rFonts w:ascii="Cambria Math" w:hAnsi="Cambria Math"/>
            <w:szCs w:val="23"/>
          </w:rPr>
          <m:t xml:space="preserve"> </m:t>
        </m:r>
        <m:r>
          <w:rPr>
            <w:rFonts w:ascii="Cambria Math" w:hAnsi="Cambria Math" w:cs="Cambria Math"/>
            <w:szCs w:val="23"/>
          </w:rPr>
          <m:t>θ∈</m:t>
        </m:r>
        <m:r>
          <w:rPr>
            <w:rFonts w:ascii="Cambria Math" w:hAnsi="Cambria Math"/>
            <w:szCs w:val="23"/>
          </w:rPr>
          <m:t>[0,1]</m:t>
        </m:r>
      </m:oMath>
      <w:r w:rsidR="0002226C" w:rsidRPr="008317A9">
        <w:rPr>
          <w:rFonts w:ascii="Cambria Math" w:hAnsi="Cambria Math" w:cs="Cambria Math"/>
          <w:szCs w:val="23"/>
        </w:rPr>
        <w:t xml:space="preserve"> </w:t>
      </w:r>
      <w:r w:rsidR="0002226C" w:rsidRPr="008317A9">
        <w:rPr>
          <w:szCs w:val="23"/>
        </w:rPr>
        <w:t xml:space="preserve">qui représente le taux d’occupation du </w:t>
      </w:r>
      <w:r w:rsidR="00966D9E">
        <w:rPr>
          <w:szCs w:val="23"/>
        </w:rPr>
        <w:t xml:space="preserve">gaz </w:t>
      </w:r>
      <w:r w:rsidR="0002226C" w:rsidRPr="008317A9">
        <w:rPr>
          <w:szCs w:val="23"/>
        </w:rPr>
        <w:t xml:space="preserve">dans cette zone. </w:t>
      </w:r>
      <w:r w:rsidRPr="008317A9">
        <w:rPr>
          <w:szCs w:val="23"/>
        </w:rPr>
        <w:t>La formulation du mod</w:t>
      </w:r>
      <w:r w:rsidRPr="008317A9">
        <w:rPr>
          <w:rFonts w:cs="Calibri"/>
          <w:szCs w:val="23"/>
        </w:rPr>
        <w:t>è</w:t>
      </w:r>
      <w:r w:rsidRPr="008317A9">
        <w:rPr>
          <w:szCs w:val="23"/>
        </w:rPr>
        <w:t>le JFO est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5198D" w:rsidRPr="00AA3E05" w14:paraId="18853F25" w14:textId="77777777" w:rsidTr="009A449E">
        <w:trPr>
          <w:trHeight w:val="635"/>
          <w:tblHeader/>
          <w:jc w:val="center"/>
        </w:trPr>
        <w:tc>
          <w:tcPr>
            <w:tcW w:w="7943" w:type="dxa"/>
            <w:vAlign w:val="center"/>
          </w:tcPr>
          <w:p w14:paraId="766C58E4" w14:textId="588548BC" w:rsidR="0065198D" w:rsidRPr="00DD3440" w:rsidRDefault="00760BCD" w:rsidP="00A54FFB">
            <w:pPr>
              <w:spacing w:line="360" w:lineRule="auto"/>
              <w:rPr>
                <w:iCs/>
              </w:rP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U</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sSub>
                      <m:sSubPr>
                        <m:ctrlPr>
                          <w:rPr>
                            <w:rFonts w:ascii="Cambria Math" w:hAnsi="Cambria Math"/>
                            <w:i/>
                          </w:rPr>
                        </m:ctrlPr>
                      </m:sSubPr>
                      <m:e>
                        <m:r>
                          <w:rPr>
                            <w:rFonts w:ascii="Cambria Math" w:hAnsi="Cambria Math"/>
                          </w:rPr>
                          <m:t>G</m:t>
                        </m:r>
                      </m:e>
                      <m:sub>
                        <m:r>
                          <w:rPr>
                            <w:rFonts w:ascii="Cambria Math" w:hAnsi="Cambria Math"/>
                          </w:rPr>
                          <m:t>2</m:t>
                        </m:r>
                      </m:sub>
                    </m:sSub>
                  </m:e>
                </m:d>
                <m:r>
                  <w:rPr>
                    <w:rFonts w:ascii="Cambria Math" w:hAnsi="Cambria Math"/>
                  </w:rPr>
                  <m:t>+</m:t>
                </m:r>
                <m:f>
                  <m:fPr>
                    <m:ctrlPr>
                      <w:rPr>
                        <w:rFonts w:ascii="Cambria Math" w:hAnsi="Cambria Math"/>
                        <w:i/>
                        <w:iCs/>
                      </w:rPr>
                    </m:ctrlPr>
                  </m:fPr>
                  <m:num>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r>
                          <w:rPr>
                            <w:rFonts w:ascii="Cambria Math" w:hAnsi="Cambria Math"/>
                          </w:rPr>
                          <m:t>ρh</m:t>
                        </m:r>
                      </m:e>
                    </m:d>
                  </m:num>
                  <m:den>
                    <m:r>
                      <w:rPr>
                        <w:rFonts w:ascii="Cambria Math" w:hAnsi="Cambria Math"/>
                      </w:rPr>
                      <m:t>∂t</m:t>
                    </m:r>
                  </m:den>
                </m:f>
              </m:oMath>
            </m:oMathPara>
          </w:p>
        </w:tc>
        <w:tc>
          <w:tcPr>
            <w:tcW w:w="1096" w:type="dxa"/>
            <w:vAlign w:val="center"/>
          </w:tcPr>
          <w:p w14:paraId="359B0E6D" w14:textId="77777777" w:rsidR="0065198D" w:rsidRPr="005600FC" w:rsidRDefault="0065198D" w:rsidP="00A54FF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67" w:name="_Ref525835347"/>
            <w:r w:rsidRPr="005600FC">
              <w:rPr>
                <w:rFonts w:ascii="Times New Roman" w:eastAsia="Times New Roman" w:hAnsi="Times New Roman"/>
                <w:b/>
                <w:iCs w:val="0"/>
                <w:color w:val="auto"/>
                <w:sz w:val="22"/>
                <w:szCs w:val="22"/>
                <w:lang w:eastAsia="fr-FR"/>
              </w:rPr>
              <w:t xml:space="preserve"> </w:t>
            </w:r>
            <w:bookmarkEnd w:id="67"/>
          </w:p>
        </w:tc>
      </w:tr>
    </w:tbl>
    <w:p w14:paraId="3E831964" w14:textId="42852BA1" w:rsidR="007C4E5F" w:rsidRPr="008317A9" w:rsidRDefault="0065198D" w:rsidP="00A54FFB">
      <w:pPr>
        <w:spacing w:line="360" w:lineRule="auto"/>
        <w:rPr>
          <w:szCs w:val="23"/>
        </w:rPr>
      </w:pPr>
      <w:r w:rsidRPr="008317A9">
        <w:rPr>
          <w:szCs w:val="23"/>
        </w:rPr>
        <w:t xml:space="preserve">En 2015, </w:t>
      </w:r>
      <w:proofErr w:type="spellStart"/>
      <w:r w:rsidRPr="008317A9">
        <w:rPr>
          <w:szCs w:val="23"/>
        </w:rPr>
        <w:t>Woloszynski</w:t>
      </w:r>
      <w:proofErr w:type="spellEnd"/>
      <w:r w:rsidRPr="008317A9">
        <w:rPr>
          <w:szCs w:val="23"/>
        </w:rPr>
        <w:t xml:space="preserve"> et al. </w:t>
      </w:r>
      <w:r w:rsidR="00467A05" w:rsidRPr="008317A9">
        <w:rPr>
          <w:szCs w:val="23"/>
        </w:rPr>
        <w:fldChar w:fldCharType="begin"/>
      </w:r>
      <w:r w:rsidR="00467A05" w:rsidRPr="008317A9">
        <w:rPr>
          <w:szCs w:val="23"/>
        </w:rPr>
        <w:instrText xml:space="preserve"> REF _Ref526263911 \r \h </w:instrText>
      </w:r>
      <w:r w:rsidR="008317A9">
        <w:rPr>
          <w:szCs w:val="23"/>
        </w:rPr>
        <w:instrText xml:space="preserve"> \* MERGEFORMAT </w:instrText>
      </w:r>
      <w:r w:rsidR="00467A05" w:rsidRPr="008317A9">
        <w:rPr>
          <w:szCs w:val="23"/>
        </w:rPr>
      </w:r>
      <w:r w:rsidR="00467A05" w:rsidRPr="008317A9">
        <w:rPr>
          <w:szCs w:val="23"/>
        </w:rPr>
        <w:fldChar w:fldCharType="separate"/>
      </w:r>
      <w:r w:rsidR="002C4AD4">
        <w:rPr>
          <w:szCs w:val="23"/>
        </w:rPr>
        <w:t>[3]</w:t>
      </w:r>
      <w:r w:rsidR="00467A05" w:rsidRPr="008317A9">
        <w:rPr>
          <w:szCs w:val="23"/>
        </w:rPr>
        <w:fldChar w:fldCharType="end"/>
      </w:r>
      <w:r w:rsidR="00467A05" w:rsidRPr="008317A9">
        <w:rPr>
          <w:szCs w:val="23"/>
        </w:rPr>
        <w:t xml:space="preserve"> </w:t>
      </w:r>
      <w:r w:rsidRPr="008317A9">
        <w:rPr>
          <w:szCs w:val="23"/>
        </w:rPr>
        <w:t>ont utilisé un algorithme efficace, appelé Fischer-</w:t>
      </w:r>
      <w:proofErr w:type="spellStart"/>
      <w:r w:rsidRPr="008317A9">
        <w:rPr>
          <w:szCs w:val="23"/>
        </w:rPr>
        <w:t>Burmeister</w:t>
      </w:r>
      <w:proofErr w:type="spellEnd"/>
      <w:r w:rsidRPr="008317A9">
        <w:rPr>
          <w:szCs w:val="23"/>
        </w:rPr>
        <w:t>-Newton-</w:t>
      </w:r>
      <w:proofErr w:type="spellStart"/>
      <w:r w:rsidRPr="008317A9">
        <w:rPr>
          <w:szCs w:val="23"/>
        </w:rPr>
        <w:t>Schur</w:t>
      </w:r>
      <w:proofErr w:type="spellEnd"/>
      <w:r w:rsidRPr="008317A9">
        <w:rPr>
          <w:szCs w:val="23"/>
        </w:rPr>
        <w:t xml:space="preserve"> </w:t>
      </w:r>
      <w:r w:rsidRPr="008317A9">
        <w:rPr>
          <w:b/>
          <w:szCs w:val="23"/>
        </w:rPr>
        <w:t>(FBNS)</w:t>
      </w:r>
      <w:r w:rsidRPr="008317A9">
        <w:rPr>
          <w:szCs w:val="23"/>
        </w:rPr>
        <w:t>, pour résoudre le modèle JFO sous la contrainte complémentaire</w:t>
      </w:r>
      <w:r w:rsidR="00003C0C" w:rsidRPr="008317A9">
        <w:rPr>
          <w:szCs w:val="23"/>
        </w:rPr>
        <w:t xml:space="preserve"> </w:t>
      </w:r>
      <w:r w:rsidR="00003C0C" w:rsidRPr="008317A9">
        <w:rPr>
          <w:szCs w:val="23"/>
        </w:rPr>
        <w:fldChar w:fldCharType="begin"/>
      </w:r>
      <w:r w:rsidR="00003C0C" w:rsidRPr="008317A9">
        <w:rPr>
          <w:szCs w:val="23"/>
        </w:rPr>
        <w:instrText xml:space="preserve"> REF _Ref525840140 \r \h </w:instrText>
      </w:r>
      <w:r w:rsidR="00A54FFB" w:rsidRPr="008317A9">
        <w:rPr>
          <w:szCs w:val="23"/>
        </w:rPr>
        <w:instrText xml:space="preserve"> \* MERGEFORMAT </w:instrText>
      </w:r>
      <w:r w:rsidR="00003C0C" w:rsidRPr="008317A9">
        <w:rPr>
          <w:szCs w:val="23"/>
        </w:rPr>
      </w:r>
      <w:r w:rsidR="00003C0C" w:rsidRPr="008317A9">
        <w:rPr>
          <w:szCs w:val="23"/>
        </w:rPr>
        <w:fldChar w:fldCharType="separate"/>
      </w:r>
      <w:r w:rsidR="002C4AD4">
        <w:rPr>
          <w:szCs w:val="23"/>
        </w:rPr>
        <w:t>Eq.14</w:t>
      </w:r>
      <w:r w:rsidR="00003C0C" w:rsidRPr="008317A9">
        <w:rPr>
          <w:szCs w:val="23"/>
        </w:rPr>
        <w:fldChar w:fldCharType="end"/>
      </w:r>
      <w:r w:rsidR="00784C05" w:rsidRPr="008317A9">
        <w:rPr>
          <w:szCs w:val="23"/>
        </w:rPr>
        <w:t xml:space="preserve"> en deux étape.</w:t>
      </w:r>
      <w:r w:rsidRPr="008317A9">
        <w:rPr>
          <w:szCs w:val="23"/>
        </w:rPr>
        <w:t xml:space="preserve"> </w:t>
      </w:r>
      <w:r w:rsidR="00730741">
        <w:rPr>
          <w:szCs w:val="23"/>
        </w:rPr>
        <w:t xml:space="preserve">Ils traitent </w:t>
      </w:r>
      <w:r w:rsidR="00F63E60" w:rsidRPr="008317A9">
        <w:rPr>
          <w:szCs w:val="23"/>
        </w:rPr>
        <w:t xml:space="preserve">la pression et </w:t>
      </w:r>
      <w:r w:rsidR="007D7284" w:rsidRPr="008317A9">
        <w:rPr>
          <w:szCs w:val="23"/>
        </w:rPr>
        <w:t>le</w:t>
      </w:r>
      <w:r w:rsidR="00F63E60" w:rsidRPr="008317A9">
        <w:rPr>
          <w:szCs w:val="23"/>
        </w:rPr>
        <w:t xml:space="preserve"> facteur de </w:t>
      </w:r>
      <w:r w:rsidR="00A64F86">
        <w:rPr>
          <w:szCs w:val="23"/>
        </w:rPr>
        <w:t>remplissage</w:t>
      </w:r>
      <w:r w:rsidR="00F63E60" w:rsidRPr="008317A9">
        <w:rPr>
          <w:szCs w:val="23"/>
        </w:rPr>
        <w:t xml:space="preserve"> comme deux inconnus qui devraient être réso</w:t>
      </w:r>
      <w:r w:rsidR="008A4872">
        <w:rPr>
          <w:szCs w:val="23"/>
        </w:rPr>
        <w:t>lu</w:t>
      </w:r>
      <w:r w:rsidR="00692168">
        <w:rPr>
          <w:szCs w:val="23"/>
        </w:rPr>
        <w:t>es</w:t>
      </w:r>
      <w:r w:rsidR="008A4872">
        <w:rPr>
          <w:szCs w:val="23"/>
        </w:rPr>
        <w:t xml:space="preserve"> en même temps</w:t>
      </w:r>
      <w:r w:rsidR="00F63E60" w:rsidRPr="008317A9">
        <w:rPr>
          <w:szCs w:val="23"/>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7C4E5F" w:rsidRPr="00AA3E05" w14:paraId="5ED18C18" w14:textId="77777777" w:rsidTr="00366481">
        <w:trPr>
          <w:trHeight w:val="635"/>
          <w:tblHeader/>
          <w:jc w:val="center"/>
        </w:trPr>
        <w:tc>
          <w:tcPr>
            <w:tcW w:w="7943" w:type="dxa"/>
            <w:vAlign w:val="center"/>
          </w:tcPr>
          <w:p w14:paraId="02E0D2A2" w14:textId="7D1F52EF" w:rsidR="007C4E5F" w:rsidRPr="00DD3440" w:rsidRDefault="00760BCD" w:rsidP="00444059">
            <w:pPr>
              <w:spacing w:line="360" w:lineRule="auto"/>
              <w:rPr>
                <w:iCs/>
              </w:rPr>
            </w:pPr>
            <m:oMathPara>
              <m:oMath>
                <m:d>
                  <m:dPr>
                    <m:ctrlPr>
                      <w:rPr>
                        <w:rFonts w:ascii="Cambria Math" w:hAnsi="Cambria Math"/>
                        <w:i/>
                        <w:sz w:val="23"/>
                        <w:szCs w:val="23"/>
                      </w:rPr>
                    </m:ctrlPr>
                  </m:dPr>
                  <m:e>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e>
                </m:d>
                <m:r>
                  <w:rPr>
                    <w:rFonts w:ascii="Cambria Math" w:hAnsi="Cambria Math" w:cs="Cambria Math"/>
                    <w:sz w:val="23"/>
                    <w:szCs w:val="23"/>
                  </w:rPr>
                  <m:t>θ</m:t>
                </m:r>
                <m:r>
                  <w:rPr>
                    <w:rFonts w:ascii="Cambria Math" w:hAnsi="Cambria Math"/>
                    <w:sz w:val="23"/>
                    <w:szCs w:val="23"/>
                  </w:rPr>
                  <m:t>=0</m:t>
                </m:r>
                <m:r>
                  <m:rPr>
                    <m:sty m:val="p"/>
                  </m:rPr>
                  <w:rPr>
                    <w:rFonts w:ascii="Cambria Math" w:hAnsi="Cambria Math"/>
                    <w:sz w:val="23"/>
                    <w:szCs w:val="23"/>
                  </w:rPr>
                  <w:br/>
                </m:r>
              </m:oMath>
            </m:oMathPara>
            <w:r w:rsidR="00FA6516" w:rsidRPr="00FA6516">
              <w:rPr>
                <w:sz w:val="23"/>
                <w:szCs w:val="23"/>
              </w:rPr>
              <w:t>avec</w:t>
            </w:r>
            <m:oMath>
              <m:r>
                <w:rPr>
                  <w:rFonts w:ascii="Cambria Math" w:hAnsi="Cambria Math"/>
                  <w:sz w:val="23"/>
                  <w:szCs w:val="23"/>
                </w:rPr>
                <m:t xml:space="preserve"> </m:t>
              </m:r>
              <m:d>
                <m:dPr>
                  <m:ctrlPr>
                    <w:rPr>
                      <w:rFonts w:ascii="Cambria Math" w:hAnsi="Cambria Math"/>
                      <w:i/>
                      <w:sz w:val="23"/>
                      <w:szCs w:val="23"/>
                    </w:rPr>
                  </m:ctrlPr>
                </m:dPr>
                <m:e>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e>
              </m:d>
              <m:r>
                <w:rPr>
                  <w:rFonts w:ascii="Cambria Math" w:hAnsi="Cambria Math"/>
                  <w:sz w:val="23"/>
                  <w:szCs w:val="23"/>
                </w:rPr>
                <m:t xml:space="preserve">,  </m:t>
              </m:r>
              <m:r>
                <w:rPr>
                  <w:rFonts w:ascii="Cambria Math" w:hAnsi="Cambria Math" w:cs="Cambria Math"/>
                  <w:sz w:val="23"/>
                  <w:szCs w:val="23"/>
                </w:rPr>
                <m:t>θ ≥0</m:t>
              </m:r>
            </m:oMath>
            <w:r w:rsidR="006B0910">
              <w:rPr>
                <w:sz w:val="23"/>
                <w:szCs w:val="23"/>
              </w:rPr>
              <w:t xml:space="preserve"> </w:t>
            </w:r>
          </w:p>
        </w:tc>
        <w:tc>
          <w:tcPr>
            <w:tcW w:w="1096" w:type="dxa"/>
            <w:vAlign w:val="center"/>
          </w:tcPr>
          <w:p w14:paraId="05FD3B1D" w14:textId="77777777" w:rsidR="007C4E5F" w:rsidRPr="005600FC" w:rsidRDefault="007C4E5F" w:rsidP="00A54FF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68" w:name="_Ref525840140"/>
            <w:r w:rsidRPr="005600FC">
              <w:rPr>
                <w:rFonts w:ascii="Times New Roman" w:eastAsia="Times New Roman" w:hAnsi="Times New Roman"/>
                <w:b/>
                <w:iCs w:val="0"/>
                <w:color w:val="auto"/>
                <w:sz w:val="22"/>
                <w:szCs w:val="22"/>
                <w:lang w:eastAsia="fr-FR"/>
              </w:rPr>
              <w:t xml:space="preserve"> </w:t>
            </w:r>
            <w:bookmarkEnd w:id="68"/>
          </w:p>
        </w:tc>
      </w:tr>
    </w:tbl>
    <w:p w14:paraId="4CFB4992" w14:textId="77777777" w:rsidR="002A70CC" w:rsidRPr="008317A9" w:rsidRDefault="00070410" w:rsidP="00A54FFB">
      <w:pPr>
        <w:spacing w:line="360" w:lineRule="auto"/>
        <w:rPr>
          <w:szCs w:val="23"/>
        </w:rPr>
      </w:pPr>
      <w:r w:rsidRPr="008317A9">
        <w:rPr>
          <w:szCs w:val="23"/>
        </w:rPr>
        <w:t>La solution non triviale de cette</w:t>
      </w:r>
      <w:r w:rsidR="00B301E1" w:rsidRPr="008317A9">
        <w:rPr>
          <w:szCs w:val="23"/>
        </w:rPr>
        <w:t xml:space="preserve"> contrainte </w:t>
      </w:r>
      <w:r w:rsidRPr="008317A9">
        <w:rPr>
          <w:szCs w:val="23"/>
        </w:rPr>
        <w:t>implique</w:t>
      </w:r>
      <w:r w:rsidR="002A70CC" w:rsidRPr="008317A9">
        <w:rPr>
          <w:szCs w:val="23"/>
        </w:rP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DB69AB" w:rsidRPr="00AA3E05" w14:paraId="0424D46C" w14:textId="77777777" w:rsidTr="00366481">
        <w:trPr>
          <w:trHeight w:val="635"/>
          <w:tblHeader/>
          <w:jc w:val="center"/>
        </w:trPr>
        <w:tc>
          <w:tcPr>
            <w:tcW w:w="7943" w:type="dxa"/>
            <w:vAlign w:val="center"/>
          </w:tcPr>
          <w:p w14:paraId="7B4BDB9A" w14:textId="10CBB744" w:rsidR="00061EAF" w:rsidRPr="008A0F07" w:rsidRDefault="00760BCD" w:rsidP="00A54FFB">
            <w:pPr>
              <w:spacing w:line="360" w:lineRule="auto"/>
              <w:rPr>
                <w:iCs/>
              </w:rPr>
            </w:pPr>
            <m:oMathPara>
              <m:oMath>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cs="Cambria Math"/>
                            <w:sz w:val="23"/>
                            <w:szCs w:val="23"/>
                          </w:rPr>
                          <m:t>&gt;0,    θ=0</m:t>
                        </m:r>
                      </m:e>
                      <m:e>
                        <m:r>
                          <w:rPr>
                            <w:rFonts w:ascii="Cambria Math" w:hAnsi="Cambria Math" w:cs="Cambria Math"/>
                            <w:sz w:val="23"/>
                            <w:szCs w:val="23"/>
                          </w:rPr>
                          <m:t>p=</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cs="Cambria Math"/>
                            <w:sz w:val="23"/>
                            <w:szCs w:val="23"/>
                          </w:rPr>
                          <m:t>,    1&lt;θ&lt;0</m:t>
                        </m:r>
                      </m:e>
                    </m:eqArr>
                  </m:e>
                </m:d>
              </m:oMath>
            </m:oMathPara>
          </w:p>
        </w:tc>
        <w:tc>
          <w:tcPr>
            <w:tcW w:w="1096" w:type="dxa"/>
            <w:vAlign w:val="center"/>
          </w:tcPr>
          <w:p w14:paraId="2834942A" w14:textId="77777777" w:rsidR="00DB69AB" w:rsidRPr="005600FC" w:rsidRDefault="00DB69AB" w:rsidP="00A54FF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72425B34" w14:textId="6E8C5B66" w:rsidR="008A0F07" w:rsidRDefault="008B365E" w:rsidP="007A58CD">
      <w:pPr>
        <w:spacing w:line="360" w:lineRule="auto"/>
        <w:rPr>
          <w:szCs w:val="23"/>
        </w:rPr>
      </w:pPr>
      <w:r>
        <w:rPr>
          <w:sz w:val="23"/>
          <w:szCs w:val="23"/>
        </w:rPr>
        <w:t>a</w:t>
      </w:r>
      <w:r w:rsidR="008A0F07">
        <w:rPr>
          <w:sz w:val="23"/>
          <w:szCs w:val="23"/>
        </w:rPr>
        <w:t>vec</w:t>
      </w:r>
      <m:oMath>
        <m:r>
          <w:rPr>
            <w:rFonts w:ascii="Cambria Math" w:hAnsi="Cambria Math"/>
            <w:sz w:val="23"/>
            <w:szCs w:val="23"/>
          </w:rPr>
          <m:t xml:space="preserve"> </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oMath>
      <w:r w:rsidR="008A0F07">
        <w:rPr>
          <w:sz w:val="23"/>
          <w:szCs w:val="23"/>
        </w:rPr>
        <w:t xml:space="preserve">, </w:t>
      </w:r>
      <w:r w:rsidR="008A0F07" w:rsidRPr="00E55A16">
        <w:rPr>
          <w:sz w:val="23"/>
          <w:szCs w:val="23"/>
        </w:rPr>
        <w:t>la pression de cavitation</w:t>
      </w:r>
      <w:r w:rsidR="008A0F07">
        <w:rPr>
          <w:sz w:val="23"/>
          <w:szCs w:val="23"/>
        </w:rPr>
        <w:t>.</w:t>
      </w:r>
    </w:p>
    <w:p w14:paraId="071DD128" w14:textId="77777777" w:rsidR="00800BCA" w:rsidRDefault="00F63E60" w:rsidP="007A58CD">
      <w:pPr>
        <w:spacing w:line="360" w:lineRule="auto"/>
        <w:rPr>
          <w:szCs w:val="23"/>
        </w:rPr>
      </w:pPr>
      <w:r w:rsidRPr="008317A9">
        <w:rPr>
          <w:szCs w:val="23"/>
        </w:rPr>
        <w:t xml:space="preserve">Dans la première étape, </w:t>
      </w:r>
      <w:r w:rsidR="00216639" w:rsidRPr="008317A9">
        <w:rPr>
          <w:szCs w:val="23"/>
        </w:rPr>
        <w:t xml:space="preserve">la </w:t>
      </w:r>
      <w:r w:rsidRPr="008317A9">
        <w:rPr>
          <w:szCs w:val="23"/>
        </w:rPr>
        <w:t>contrainte</w:t>
      </w:r>
      <w:r w:rsidR="00216639" w:rsidRPr="008317A9">
        <w:rPr>
          <w:szCs w:val="23"/>
        </w:rPr>
        <w:t xml:space="preserve"> </w:t>
      </w:r>
      <w:r w:rsidRPr="008317A9">
        <w:rPr>
          <w:szCs w:val="23"/>
        </w:rPr>
        <w:t>est remplacée par une équation équivalente</w:t>
      </w:r>
      <w:r w:rsidR="002B572F">
        <w:rPr>
          <w:szCs w:val="23"/>
        </w:rPr>
        <w:t xml:space="preserve"> </w:t>
      </w:r>
      <w:r w:rsidR="002B572F">
        <w:rPr>
          <w:szCs w:val="23"/>
        </w:rPr>
        <w:fldChar w:fldCharType="begin"/>
      </w:r>
      <w:r w:rsidR="002B572F">
        <w:rPr>
          <w:szCs w:val="23"/>
        </w:rPr>
        <w:instrText xml:space="preserve"> REF _Ref525842533 \r \h </w:instrText>
      </w:r>
      <w:r w:rsidR="002B572F">
        <w:rPr>
          <w:szCs w:val="23"/>
        </w:rPr>
      </w:r>
      <w:r w:rsidR="002B572F">
        <w:rPr>
          <w:szCs w:val="23"/>
        </w:rPr>
        <w:fldChar w:fldCharType="separate"/>
      </w:r>
      <w:r w:rsidR="002C4AD4">
        <w:rPr>
          <w:szCs w:val="23"/>
        </w:rPr>
        <w:t>Eq.16</w:t>
      </w:r>
      <w:r w:rsidR="002B572F">
        <w:rPr>
          <w:szCs w:val="23"/>
        </w:rPr>
        <w:fldChar w:fldCharType="end"/>
      </w:r>
      <w:r w:rsidR="00E04CD9" w:rsidRPr="008317A9">
        <w:rPr>
          <w:szCs w:val="23"/>
        </w:rPr>
        <w:t xml:space="preserve"> </w:t>
      </w:r>
      <w:r w:rsidR="002D224E" w:rsidRPr="008317A9">
        <w:rPr>
          <w:szCs w:val="23"/>
        </w:rPr>
        <w:t>donnée par Fischer-</w:t>
      </w:r>
      <w:proofErr w:type="spellStart"/>
      <w:r w:rsidR="002D224E" w:rsidRPr="008317A9">
        <w:rPr>
          <w:szCs w:val="23"/>
        </w:rPr>
        <w:t>Burmeister</w:t>
      </w:r>
      <w:proofErr w:type="spellEnd"/>
      <w:r w:rsidR="00C30A8D" w:rsidRPr="008317A9">
        <w:rPr>
          <w:szCs w:val="23"/>
        </w:rPr>
        <w:t>(FB)</w:t>
      </w:r>
      <w:r w:rsidR="002D224E" w:rsidRPr="008317A9">
        <w:rPr>
          <w:szCs w:val="23"/>
        </w:rPr>
        <w:t>.</w:t>
      </w:r>
      <w:r w:rsidR="00C30A8D" w:rsidRPr="008317A9">
        <w:rPr>
          <w:szCs w:val="23"/>
        </w:rPr>
        <w:t xml:space="preserve"> </w:t>
      </w:r>
    </w:p>
    <w:tbl>
      <w:tblPr>
        <w:tblStyle w:val="Grilledutableau"/>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800BCA" w:rsidRPr="00AA3E05" w14:paraId="5DF2DE9D" w14:textId="77777777" w:rsidTr="00800BCA">
        <w:trPr>
          <w:trHeight w:val="635"/>
          <w:tblHeader/>
        </w:trPr>
        <w:tc>
          <w:tcPr>
            <w:tcW w:w="7943" w:type="dxa"/>
            <w:vAlign w:val="center"/>
          </w:tcPr>
          <w:p w14:paraId="1C98E195" w14:textId="77777777" w:rsidR="00800BCA" w:rsidRPr="00C30A8D" w:rsidRDefault="00800BCA" w:rsidP="00800BCA">
            <w:pPr>
              <w:spacing w:line="360" w:lineRule="auto"/>
              <w:rPr>
                <w:sz w:val="23"/>
                <w:szCs w:val="23"/>
              </w:rPr>
            </w:pPr>
            <m:oMathPara>
              <m:oMath>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sz w:val="23"/>
                    <w:szCs w:val="23"/>
                  </w:rPr>
                  <m:t>+θ-</m:t>
                </m:r>
                <m:rad>
                  <m:radPr>
                    <m:degHide m:val="1"/>
                    <m:ctrlPr>
                      <w:rPr>
                        <w:rFonts w:ascii="Cambria Math" w:hAnsi="Cambria Math"/>
                        <w:i/>
                        <w:sz w:val="23"/>
                        <w:szCs w:val="23"/>
                      </w:rPr>
                    </m:ctrlPr>
                  </m:radPr>
                  <m:deg/>
                  <m:e>
                    <m:sSup>
                      <m:sSupPr>
                        <m:ctrlPr>
                          <w:rPr>
                            <w:rFonts w:ascii="Cambria Math" w:hAnsi="Cambria Math"/>
                            <w:i/>
                            <w:sz w:val="23"/>
                            <w:szCs w:val="23"/>
                          </w:rPr>
                        </m:ctrlPr>
                      </m:sSupPr>
                      <m:e>
                        <m:r>
                          <w:rPr>
                            <w:rFonts w:ascii="Cambria Math" w:hAnsi="Cambria Math"/>
                            <w:sz w:val="23"/>
                            <w:szCs w:val="23"/>
                          </w:rPr>
                          <m:t>(</m:t>
                        </m:r>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sz w:val="23"/>
                            <w:szCs w:val="23"/>
                          </w:rPr>
                          <m:t>)</m:t>
                        </m:r>
                      </m:e>
                      <m:sup>
                        <m:r>
                          <w:rPr>
                            <w:rFonts w:ascii="Cambria Math" w:hAnsi="Cambria Math"/>
                            <w:sz w:val="23"/>
                            <w:szCs w:val="23"/>
                          </w:rPr>
                          <m:t>2</m:t>
                        </m:r>
                      </m:sup>
                    </m:sSup>
                    <m:r>
                      <w:rPr>
                        <w:rFonts w:ascii="Cambria Math" w:hAnsi="Cambria Math"/>
                        <w:sz w:val="23"/>
                        <w:szCs w:val="23"/>
                      </w:rPr>
                      <m:t>+</m:t>
                    </m:r>
                    <m:sSup>
                      <m:sSupPr>
                        <m:ctrlPr>
                          <w:rPr>
                            <w:rFonts w:ascii="Cambria Math" w:hAnsi="Cambria Math"/>
                            <w:i/>
                            <w:sz w:val="23"/>
                            <w:szCs w:val="23"/>
                          </w:rPr>
                        </m:ctrlPr>
                      </m:sSupPr>
                      <m:e>
                        <m:r>
                          <w:rPr>
                            <w:rFonts w:ascii="Cambria Math" w:hAnsi="Cambria Math"/>
                            <w:sz w:val="23"/>
                            <w:szCs w:val="23"/>
                          </w:rPr>
                          <m:t>θ</m:t>
                        </m:r>
                      </m:e>
                      <m:sup>
                        <m:r>
                          <w:rPr>
                            <w:rFonts w:ascii="Cambria Math" w:hAnsi="Cambria Math"/>
                            <w:sz w:val="23"/>
                            <w:szCs w:val="23"/>
                          </w:rPr>
                          <m:t>2</m:t>
                        </m:r>
                      </m:sup>
                    </m:sSup>
                  </m:e>
                </m:rad>
                <m:r>
                  <w:rPr>
                    <w:rFonts w:ascii="Cambria Math" w:hAnsi="Cambria Math"/>
                    <w:sz w:val="23"/>
                    <w:szCs w:val="23"/>
                  </w:rPr>
                  <m:t>=0</m:t>
                </m:r>
              </m:oMath>
            </m:oMathPara>
          </w:p>
        </w:tc>
        <w:tc>
          <w:tcPr>
            <w:tcW w:w="1096" w:type="dxa"/>
            <w:vAlign w:val="center"/>
          </w:tcPr>
          <w:p w14:paraId="3012D7F0" w14:textId="77777777" w:rsidR="00800BCA" w:rsidRPr="005600FC" w:rsidRDefault="00800BCA" w:rsidP="00800BCA">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69" w:name="_Ref525842533"/>
            <w:r w:rsidRPr="005600FC">
              <w:rPr>
                <w:rFonts w:ascii="Times New Roman" w:eastAsia="Times New Roman" w:hAnsi="Times New Roman"/>
                <w:b/>
                <w:iCs w:val="0"/>
                <w:color w:val="auto"/>
                <w:sz w:val="22"/>
                <w:szCs w:val="22"/>
                <w:lang w:eastAsia="fr-FR"/>
              </w:rPr>
              <w:t xml:space="preserve"> </w:t>
            </w:r>
            <w:bookmarkEnd w:id="69"/>
          </w:p>
        </w:tc>
      </w:tr>
    </w:tbl>
    <w:p w14:paraId="7CD5806E" w14:textId="2ABD5557" w:rsidR="007A58CD" w:rsidRPr="008317A9" w:rsidRDefault="00746E88" w:rsidP="007A58CD">
      <w:pPr>
        <w:spacing w:line="360" w:lineRule="auto"/>
        <w:rPr>
          <w:szCs w:val="23"/>
        </w:rPr>
      </w:pPr>
      <w:r w:rsidRPr="008317A9">
        <w:rPr>
          <w:szCs w:val="23"/>
        </w:rPr>
        <w:t>L’équation</w:t>
      </w:r>
      <w:r w:rsidR="007A58CD" w:rsidRPr="008317A9">
        <w:rPr>
          <w:szCs w:val="23"/>
        </w:rPr>
        <w:t xml:space="preserve"> de Reynolds qui contient également deux inconnu</w:t>
      </w:r>
      <w:r w:rsidR="00BA1A87">
        <w:rPr>
          <w:szCs w:val="23"/>
        </w:rPr>
        <w:t>e</w:t>
      </w:r>
      <w:r w:rsidR="007A58CD" w:rsidRPr="008317A9">
        <w:rPr>
          <w:szCs w:val="23"/>
        </w:rPr>
        <w:t xml:space="preserve">s est </w:t>
      </w:r>
      <w:r w:rsidRPr="008317A9">
        <w:rPr>
          <w:szCs w:val="23"/>
        </w:rPr>
        <w:t>résolue</w:t>
      </w:r>
      <w:r w:rsidR="007A58CD" w:rsidRPr="008317A9">
        <w:rPr>
          <w:szCs w:val="23"/>
        </w:rPr>
        <w:t xml:space="preserve"> simultanément avec l’équation de Fischer-</w:t>
      </w:r>
      <w:proofErr w:type="spellStart"/>
      <w:r w:rsidR="007A58CD" w:rsidRPr="008317A9">
        <w:rPr>
          <w:szCs w:val="23"/>
        </w:rPr>
        <w:t>Burmeister</w:t>
      </w:r>
      <w:proofErr w:type="spellEnd"/>
      <w:r w:rsidR="00706FBB">
        <w:rPr>
          <w:szCs w:val="23"/>
        </w:rPr>
        <w:t xml:space="preserve">, ce </w:t>
      </w:r>
      <w:r w:rsidR="007A58CD" w:rsidRPr="008317A9">
        <w:rPr>
          <w:szCs w:val="23"/>
        </w:rPr>
        <w:t xml:space="preserve">qui permet d’à la fois avoir la pression et à la fois </w:t>
      </w:r>
      <w:r>
        <w:rPr>
          <w:szCs w:val="23"/>
        </w:rPr>
        <w:t>d’</w:t>
      </w:r>
      <w:r w:rsidR="007A58CD" w:rsidRPr="008317A9">
        <w:rPr>
          <w:szCs w:val="23"/>
        </w:rPr>
        <w:t>obtenir le facteur de remplissage qui définit la zone de cavitation.  Cet algorithme a été</w:t>
      </w:r>
      <w:r w:rsidR="00C81EE4">
        <w:rPr>
          <w:szCs w:val="23"/>
        </w:rPr>
        <w:t xml:space="preserve"> intégré dans le solveur actuel et son implémentation est </w:t>
      </w:r>
      <w:r w:rsidR="00C74440">
        <w:rPr>
          <w:szCs w:val="23"/>
        </w:rPr>
        <w:t>détaillée</w:t>
      </w:r>
      <w:r w:rsidR="00C81EE4">
        <w:rPr>
          <w:szCs w:val="23"/>
        </w:rPr>
        <w:t xml:space="preserve"> dans la section</w:t>
      </w:r>
      <w:r w:rsidR="00BD3B91">
        <w:rPr>
          <w:szCs w:val="23"/>
        </w:rPr>
        <w:t xml:space="preserve"> </w:t>
      </w:r>
      <w:r w:rsidR="00BD3B91">
        <w:rPr>
          <w:szCs w:val="23"/>
        </w:rPr>
        <w:fldChar w:fldCharType="begin"/>
      </w:r>
      <w:r w:rsidR="00BD3B91">
        <w:rPr>
          <w:szCs w:val="23"/>
        </w:rPr>
        <w:instrText xml:space="preserve"> REF _Ref528671596 \r \h </w:instrText>
      </w:r>
      <w:r w:rsidR="00BD3B91">
        <w:rPr>
          <w:szCs w:val="23"/>
        </w:rPr>
      </w:r>
      <w:r w:rsidR="00BD3B91">
        <w:rPr>
          <w:szCs w:val="23"/>
        </w:rPr>
        <w:fldChar w:fldCharType="separate"/>
      </w:r>
      <w:r w:rsidR="002C4AD4">
        <w:rPr>
          <w:szCs w:val="23"/>
        </w:rPr>
        <w:t>3.4.1</w:t>
      </w:r>
      <w:r w:rsidR="00BD3B91">
        <w:rPr>
          <w:szCs w:val="23"/>
        </w:rPr>
        <w:fldChar w:fldCharType="end"/>
      </w:r>
      <w:r w:rsidR="00C74440">
        <w:rPr>
          <w:szCs w:val="23"/>
        </w:rPr>
        <w:t>.</w:t>
      </w:r>
    </w:p>
    <w:p w14:paraId="6D991994" w14:textId="537EE8CC" w:rsidR="00E10A15" w:rsidRPr="00613AE5" w:rsidRDefault="00222FBC" w:rsidP="00A54FFB">
      <w:pPr>
        <w:spacing w:line="360" w:lineRule="auto"/>
        <w:rPr>
          <w:szCs w:val="23"/>
        </w:rPr>
      </w:pPr>
      <w:r w:rsidRPr="00613AE5">
        <w:rPr>
          <w:szCs w:val="23"/>
        </w:rPr>
        <w:t xml:space="preserve">La deuxième méthode est basée sur un modèle de compressibilité artificielle </w:t>
      </w:r>
      <w:r w:rsidRPr="00613AE5">
        <w:rPr>
          <w:b/>
          <w:szCs w:val="23"/>
        </w:rPr>
        <w:t>(MCA)</w:t>
      </w:r>
      <w:r w:rsidRPr="00613AE5">
        <w:rPr>
          <w:szCs w:val="23"/>
        </w:rPr>
        <w:t xml:space="preserve"> qui modifie la densité du lubrifiant dans la zone de cavitation. Au lieu d'utiliser </w:t>
      </w:r>
      <w:r w:rsidR="009D107C" w:rsidRPr="00613AE5">
        <w:rPr>
          <w:szCs w:val="23"/>
        </w:rPr>
        <w:t>la</w:t>
      </w:r>
      <w:r w:rsidRPr="00613AE5">
        <w:rPr>
          <w:szCs w:val="23"/>
        </w:rPr>
        <w:t xml:space="preserve"> contrainte </w:t>
      </w:r>
      <w:r w:rsidR="00AE5582" w:rsidRPr="00613AE5">
        <w:rPr>
          <w:szCs w:val="23"/>
        </w:rPr>
        <w:t>mathématique</w:t>
      </w:r>
      <m:oMath>
        <m:r>
          <m:rPr>
            <m:sty m:val="p"/>
          </m:rPr>
          <w:rPr>
            <w:rFonts w:ascii="Cambria Math" w:hAnsi="Cambria Math"/>
            <w:szCs w:val="23"/>
          </w:rPr>
          <m:t xml:space="preserve"> (</m:t>
        </m:r>
        <m:r>
          <w:rPr>
            <w:rFonts w:ascii="Cambria Math" w:hAnsi="Cambria Math" w:cs="Cambria Math"/>
            <w:szCs w:val="23"/>
          </w:rPr>
          <m:t>p</m:t>
        </m:r>
        <m:r>
          <m:rPr>
            <m:sty m:val="p"/>
          </m:rPr>
          <w:rPr>
            <w:rFonts w:ascii="Cambria Math" w:hAnsi="Cambria Math"/>
            <w:szCs w:val="23"/>
          </w:rPr>
          <m:t>-</m:t>
        </m:r>
        <m:sSub>
          <m:sSubPr>
            <m:ctrlPr>
              <w:rPr>
                <w:rFonts w:ascii="Cambria Math" w:hAnsi="Cambria Math" w:cs="Cambria Math"/>
                <w:szCs w:val="23"/>
              </w:rPr>
            </m:ctrlPr>
          </m:sSubPr>
          <m:e>
            <m:r>
              <w:rPr>
                <w:rFonts w:ascii="Cambria Math" w:hAnsi="Cambria Math" w:cs="Cambria Math"/>
                <w:szCs w:val="23"/>
              </w:rPr>
              <m:t>p</m:t>
            </m:r>
            <m:ctrlPr>
              <w:rPr>
                <w:rFonts w:ascii="Cambria Math" w:hAnsi="Cambria Math"/>
                <w:szCs w:val="23"/>
              </w:rPr>
            </m:ctrlPr>
          </m:e>
          <m:sub>
            <m:r>
              <w:rPr>
                <w:rFonts w:ascii="Cambria Math" w:hAnsi="Cambria Math" w:cs="Cambria Math"/>
                <w:szCs w:val="23"/>
              </w:rPr>
              <m:t>cavi</m:t>
            </m:r>
          </m:sub>
        </m:sSub>
        <m:r>
          <m:rPr>
            <m:sty m:val="p"/>
          </m:rPr>
          <w:rPr>
            <w:rFonts w:ascii="Cambria Math" w:hAnsi="Cambria Math"/>
            <w:szCs w:val="23"/>
          </w:rPr>
          <m:t>)</m:t>
        </m:r>
        <m:r>
          <w:rPr>
            <w:rFonts w:ascii="Cambria Math" w:hAnsi="Cambria Math" w:cs="Cambria Math"/>
            <w:szCs w:val="23"/>
          </w:rPr>
          <m:t>θ</m:t>
        </m:r>
        <m:r>
          <m:rPr>
            <m:sty m:val="p"/>
          </m:rPr>
          <w:rPr>
            <w:rFonts w:ascii="Cambria Math" w:hAnsi="Cambria Math"/>
            <w:szCs w:val="23"/>
          </w:rPr>
          <m:t>=0</m:t>
        </m:r>
      </m:oMath>
      <w:r w:rsidRPr="00613AE5">
        <w:rPr>
          <w:szCs w:val="23"/>
        </w:rPr>
        <w:t xml:space="preserve">, cette approche suppose </w:t>
      </w:r>
      <w:r w:rsidR="00030D7E">
        <w:rPr>
          <w:szCs w:val="23"/>
        </w:rPr>
        <w:t>un mélange homogène fluide-gaz dans la zone de cavitation.</w:t>
      </w:r>
      <w:r w:rsidRPr="00613AE5">
        <w:rPr>
          <w:szCs w:val="23"/>
        </w:rPr>
        <w:t xml:space="preserve"> La densité dans la région de cavitation est une combinaison de la densité </w:t>
      </w:r>
      <w:r w:rsidR="0031698A" w:rsidRPr="00613AE5">
        <w:rPr>
          <w:szCs w:val="23"/>
        </w:rPr>
        <w:t>d</w:t>
      </w:r>
      <w:r w:rsidR="00242161" w:rsidRPr="00613AE5">
        <w:rPr>
          <w:szCs w:val="23"/>
        </w:rPr>
        <w:t>e gaz</w:t>
      </w:r>
      <w:r w:rsidRPr="00613AE5">
        <w:rPr>
          <w:szCs w:val="23"/>
        </w:rPr>
        <w:t xml:space="preserve"> </w:t>
      </w:r>
      <m:oMath>
        <m:sSub>
          <m:sSubPr>
            <m:ctrlPr>
              <w:rPr>
                <w:rFonts w:ascii="Cambria Math" w:hAnsi="Cambria Math" w:cs="Cambria Math"/>
                <w:szCs w:val="23"/>
              </w:rPr>
            </m:ctrlPr>
          </m:sSubPr>
          <m:e>
            <m:r>
              <w:rPr>
                <w:rFonts w:ascii="Cambria Math" w:hAnsi="Cambria Math" w:cs="Cambria Math"/>
                <w:szCs w:val="23"/>
              </w:rPr>
              <m:t>ρ</m:t>
            </m:r>
          </m:e>
          <m:sub>
            <m:r>
              <w:rPr>
                <w:rFonts w:ascii="Cambria Math" w:hAnsi="Cambria Math" w:cs="Cambria Math"/>
                <w:szCs w:val="23"/>
              </w:rPr>
              <m:t>gaz</m:t>
            </m:r>
          </m:sub>
        </m:sSub>
      </m:oMath>
      <w:r w:rsidRPr="00613AE5">
        <w:rPr>
          <w:szCs w:val="23"/>
        </w:rPr>
        <w:t xml:space="preserve"> et de la densité de </w:t>
      </w:r>
      <w:r w:rsidR="004876ED" w:rsidRPr="00613AE5">
        <w:rPr>
          <w:szCs w:val="23"/>
        </w:rPr>
        <w:t>fluide</w:t>
      </w:r>
      <w:r w:rsidRPr="00613AE5">
        <w:rPr>
          <w:szCs w:val="23"/>
        </w:rPr>
        <w:t xml:space="preserve"> </w:t>
      </w:r>
      <m:oMath>
        <m:sSub>
          <m:sSubPr>
            <m:ctrlPr>
              <w:rPr>
                <w:rFonts w:ascii="Cambria Math" w:hAnsi="Cambria Math" w:cs="Cambria Math"/>
                <w:szCs w:val="23"/>
              </w:rPr>
            </m:ctrlPr>
          </m:sSubPr>
          <m:e>
            <m:r>
              <w:rPr>
                <w:rFonts w:ascii="Cambria Math" w:hAnsi="Cambria Math" w:cs="Cambria Math"/>
                <w:szCs w:val="23"/>
              </w:rPr>
              <m:t>ρ</m:t>
            </m:r>
          </m:e>
          <m:sub>
            <m:r>
              <w:rPr>
                <w:rFonts w:ascii="Cambria Math" w:hAnsi="Cambria Math" w:cs="Cambria Math"/>
                <w:szCs w:val="23"/>
              </w:rPr>
              <m:t>fluide</m:t>
            </m:r>
          </m:sub>
        </m:sSub>
      </m:oMath>
      <w:r w:rsidRPr="00613AE5">
        <w:rPr>
          <w:szCs w:val="23"/>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E10A15" w:rsidRPr="00AA3E05" w14:paraId="3622BC28" w14:textId="77777777" w:rsidTr="009A449E">
        <w:trPr>
          <w:trHeight w:val="635"/>
          <w:tblHeader/>
          <w:jc w:val="center"/>
        </w:trPr>
        <w:tc>
          <w:tcPr>
            <w:tcW w:w="7943" w:type="dxa"/>
            <w:vAlign w:val="center"/>
          </w:tcPr>
          <w:p w14:paraId="058C78EC" w14:textId="0B2749DE" w:rsidR="00E10A15" w:rsidRPr="00FE3B93" w:rsidRDefault="00FE3B93" w:rsidP="00A54FFB">
            <w:pPr>
              <w:pStyle w:val="Default"/>
              <w:spacing w:line="360" w:lineRule="auto"/>
              <w:jc w:val="both"/>
              <w:rPr>
                <w:szCs w:val="22"/>
              </w:rPr>
            </w:pPr>
            <m:oMathPara>
              <m:oMath>
                <m:r>
                  <w:rPr>
                    <w:rFonts w:ascii="Cambria Math" w:hAnsi="Cambria Math" w:cs="Cambria Math"/>
                    <w:sz w:val="22"/>
                    <w:szCs w:val="22"/>
                  </w:rPr>
                  <m:t>ρ</m:t>
                </m:r>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m:t>
                    </m:r>
                    <m:r>
                      <w:rPr>
                        <w:rFonts w:ascii="Cambria Math" w:hAnsi="Cambria Math" w:cs="Cambria Math"/>
                        <w:sz w:val="22"/>
                        <w:szCs w:val="22"/>
                      </w:rPr>
                      <m:t>θ</m:t>
                    </m:r>
                  </m:e>
                </m:d>
                <m:sSub>
                  <m:sSubPr>
                    <m:ctrlPr>
                      <w:rPr>
                        <w:rFonts w:ascii="Cambria Math" w:hAnsi="Cambria Math" w:cs="Cambria Math"/>
                        <w:i/>
                        <w:sz w:val="22"/>
                        <w:szCs w:val="22"/>
                      </w:rPr>
                    </m:ctrlPr>
                  </m:sSubPr>
                  <m:e>
                    <m:r>
                      <w:rPr>
                        <w:rFonts w:ascii="Cambria Math" w:hAnsi="Cambria Math" w:cs="Cambria Math"/>
                        <w:sz w:val="22"/>
                        <w:szCs w:val="22"/>
                      </w:rPr>
                      <m:t>ρ</m:t>
                    </m:r>
                  </m:e>
                  <m:sub>
                    <m:r>
                      <w:rPr>
                        <w:rFonts w:ascii="Cambria Math" w:hAnsi="Cambria Math" w:cs="Cambria Math"/>
                        <w:sz w:val="22"/>
                        <w:szCs w:val="22"/>
                      </w:rPr>
                      <m:t>fluide</m:t>
                    </m:r>
                  </m:sub>
                </m:sSub>
                <m:r>
                  <w:rPr>
                    <w:rFonts w:ascii="Cambria Math" w:hAnsi="Cambria Math"/>
                    <w:sz w:val="22"/>
                    <w:szCs w:val="22"/>
                  </w:rPr>
                  <m:t>+</m:t>
                </m:r>
                <m:r>
                  <w:rPr>
                    <w:rFonts w:ascii="Cambria Math" w:hAnsi="Cambria Math" w:cs="Cambria Math"/>
                    <w:sz w:val="22"/>
                    <w:szCs w:val="22"/>
                  </w:rPr>
                  <m:t>θ</m:t>
                </m:r>
                <m:sSub>
                  <m:sSubPr>
                    <m:ctrlPr>
                      <w:rPr>
                        <w:rFonts w:ascii="Cambria Math" w:hAnsi="Cambria Math" w:cs="Cambria Math"/>
                        <w:i/>
                        <w:sz w:val="22"/>
                        <w:szCs w:val="22"/>
                      </w:rPr>
                    </m:ctrlPr>
                  </m:sSubPr>
                  <m:e>
                    <m:r>
                      <w:rPr>
                        <w:rFonts w:ascii="Cambria Math" w:hAnsi="Cambria Math" w:cs="Cambria Math"/>
                        <w:sz w:val="22"/>
                        <w:szCs w:val="22"/>
                      </w:rPr>
                      <m:t>ρ</m:t>
                    </m:r>
                  </m:e>
                  <m:sub>
                    <m:r>
                      <w:rPr>
                        <w:rFonts w:ascii="Cambria Math" w:hAnsi="Cambria Math" w:cs="Cambria Math"/>
                        <w:sz w:val="22"/>
                        <w:szCs w:val="22"/>
                      </w:rPr>
                      <m:t>gaz</m:t>
                    </m:r>
                  </m:sub>
                </m:sSub>
                <m:r>
                  <w:rPr>
                    <w:rFonts w:ascii="Cambria Math" w:hAnsi="Cambria Math"/>
                    <w:sz w:val="22"/>
                    <w:szCs w:val="22"/>
                  </w:rPr>
                  <m:t xml:space="preserve"> </m:t>
                </m:r>
              </m:oMath>
            </m:oMathPara>
          </w:p>
        </w:tc>
        <w:tc>
          <w:tcPr>
            <w:tcW w:w="1096" w:type="dxa"/>
            <w:vAlign w:val="center"/>
          </w:tcPr>
          <w:p w14:paraId="7907AA71" w14:textId="77777777" w:rsidR="00E10A15" w:rsidRPr="005600FC" w:rsidRDefault="00E10A15" w:rsidP="00A54FF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70" w:name="_Ref526267109"/>
            <w:r w:rsidRPr="005600FC">
              <w:rPr>
                <w:rFonts w:ascii="Times New Roman" w:eastAsia="Times New Roman" w:hAnsi="Times New Roman"/>
                <w:b/>
                <w:iCs w:val="0"/>
                <w:color w:val="auto"/>
                <w:sz w:val="22"/>
                <w:szCs w:val="22"/>
                <w:lang w:eastAsia="fr-FR"/>
              </w:rPr>
              <w:t xml:space="preserve"> </w:t>
            </w:r>
            <w:bookmarkEnd w:id="70"/>
          </w:p>
        </w:tc>
      </w:tr>
    </w:tbl>
    <w:p w14:paraId="46F8B630" w14:textId="36EA9CF5" w:rsidR="003E7B59" w:rsidRPr="008E021D" w:rsidRDefault="003E7B59" w:rsidP="00A54FFB">
      <w:pPr>
        <w:spacing w:line="360" w:lineRule="auto"/>
        <w:rPr>
          <w:szCs w:val="23"/>
        </w:rPr>
      </w:pPr>
      <w:r w:rsidRPr="008E021D">
        <w:rPr>
          <w:szCs w:val="23"/>
        </w:rPr>
        <w:t>La f</w:t>
      </w:r>
      <w:r w:rsidR="005F6238">
        <w:rPr>
          <w:szCs w:val="23"/>
        </w:rPr>
        <w:t>r</w:t>
      </w:r>
      <w:r w:rsidRPr="008E021D">
        <w:rPr>
          <w:szCs w:val="23"/>
        </w:rPr>
        <w:t xml:space="preserve">action </w:t>
      </w:r>
      <m:oMath>
        <m:r>
          <w:rPr>
            <w:rFonts w:ascii="Cambria Math" w:hAnsi="Cambria Math" w:cs="Cambria Math"/>
            <w:szCs w:val="23"/>
          </w:rPr>
          <m:t>θ</m:t>
        </m:r>
      </m:oMath>
      <w:r w:rsidRPr="008E021D">
        <w:rPr>
          <w:szCs w:val="23"/>
        </w:rPr>
        <w:t xml:space="preserve"> dans </w:t>
      </w:r>
      <w:r w:rsidR="00F17171" w:rsidRPr="008E021D">
        <w:rPr>
          <w:szCs w:val="23"/>
        </w:rPr>
        <w:fldChar w:fldCharType="begin"/>
      </w:r>
      <w:r w:rsidR="00F17171" w:rsidRPr="008E021D">
        <w:rPr>
          <w:szCs w:val="23"/>
        </w:rPr>
        <w:instrText xml:space="preserve"> REF _Ref526267109 \r \h </w:instrText>
      </w:r>
      <w:r w:rsidR="008E021D">
        <w:rPr>
          <w:szCs w:val="23"/>
        </w:rPr>
        <w:instrText xml:space="preserve"> \* MERGEFORMAT </w:instrText>
      </w:r>
      <w:r w:rsidR="00F17171" w:rsidRPr="008E021D">
        <w:rPr>
          <w:szCs w:val="23"/>
        </w:rPr>
      </w:r>
      <w:r w:rsidR="00F17171" w:rsidRPr="008E021D">
        <w:rPr>
          <w:szCs w:val="23"/>
        </w:rPr>
        <w:fldChar w:fldCharType="separate"/>
      </w:r>
      <w:r w:rsidR="002C4AD4">
        <w:rPr>
          <w:szCs w:val="23"/>
        </w:rPr>
        <w:t>Eq.17</w:t>
      </w:r>
      <w:r w:rsidR="00F17171" w:rsidRPr="008E021D">
        <w:rPr>
          <w:szCs w:val="23"/>
        </w:rPr>
        <w:fldChar w:fldCharType="end"/>
      </w:r>
      <w:r w:rsidR="00F17171" w:rsidRPr="008E021D">
        <w:rPr>
          <w:szCs w:val="23"/>
        </w:rPr>
        <w:t xml:space="preserve"> </w:t>
      </w:r>
      <w:r w:rsidRPr="008E021D">
        <w:rPr>
          <w:szCs w:val="23"/>
        </w:rPr>
        <w:t xml:space="preserve">a le même rôle que </w:t>
      </w:r>
      <w:r w:rsidRPr="008E021D">
        <w:rPr>
          <w:rFonts w:ascii="Cambria Math" w:hAnsi="Cambria Math" w:cs="Cambria Math"/>
          <w:szCs w:val="23"/>
        </w:rPr>
        <w:t>𝜃</w:t>
      </w:r>
      <w:r w:rsidRPr="008E021D">
        <w:rPr>
          <w:szCs w:val="23"/>
        </w:rPr>
        <w:t xml:space="preserve"> dans le modèle JFO. Si la f</w:t>
      </w:r>
      <w:r w:rsidR="004368C7">
        <w:rPr>
          <w:szCs w:val="23"/>
        </w:rPr>
        <w:t>r</w:t>
      </w:r>
      <w:r w:rsidRPr="008E021D">
        <w:rPr>
          <w:szCs w:val="23"/>
        </w:rPr>
        <w:t xml:space="preserve">action est nulle ( </w:t>
      </w:r>
      <m:oMath>
        <m:r>
          <w:rPr>
            <w:rFonts w:ascii="Cambria Math" w:hAnsi="Cambria Math" w:cs="Cambria Math"/>
            <w:szCs w:val="23"/>
          </w:rPr>
          <m:t>θ</m:t>
        </m:r>
        <m:r>
          <w:rPr>
            <w:rFonts w:ascii="Cambria Math" w:hAnsi="Cambria Math"/>
            <w:szCs w:val="23"/>
          </w:rPr>
          <m:t>=0</m:t>
        </m:r>
      </m:oMath>
      <w:r w:rsidRPr="008E021D">
        <w:rPr>
          <w:szCs w:val="23"/>
        </w:rPr>
        <w:t xml:space="preserve"> ) il n'y a pas de cavitation et le film fluide est complet. </w:t>
      </w:r>
      <w:r w:rsidR="00301368" w:rsidRPr="008E021D">
        <w:rPr>
          <w:szCs w:val="23"/>
        </w:rPr>
        <w:t>Si</w:t>
      </w:r>
      <m:oMath>
        <m:r>
          <w:rPr>
            <w:rFonts w:ascii="Cambria Math" w:hAnsi="Cambria Math"/>
            <w:szCs w:val="23"/>
          </w:rPr>
          <m:t xml:space="preserve"> 0&lt;</m:t>
        </m:r>
        <m:r>
          <w:rPr>
            <w:rFonts w:ascii="Cambria Math" w:hAnsi="Cambria Math" w:cs="Cambria Math"/>
            <w:szCs w:val="23"/>
          </w:rPr>
          <m:t>θ</m:t>
        </m:r>
        <m:r>
          <w:rPr>
            <w:rFonts w:ascii="Cambria Math" w:hAnsi="Cambria Math"/>
            <w:szCs w:val="23"/>
          </w:rPr>
          <m:t>≤1</m:t>
        </m:r>
      </m:oMath>
      <w:r w:rsidRPr="008E021D">
        <w:rPr>
          <w:szCs w:val="23"/>
        </w:rPr>
        <w:t>, il y a rupture du film et le film fluide est un méla</w:t>
      </w:r>
      <w:r w:rsidR="00301368" w:rsidRPr="008E021D">
        <w:rPr>
          <w:szCs w:val="23"/>
        </w:rPr>
        <w:t xml:space="preserve">nge homogène de lubrifiant et </w:t>
      </w:r>
      <w:r w:rsidR="008020F2" w:rsidRPr="008E021D">
        <w:rPr>
          <w:szCs w:val="23"/>
        </w:rPr>
        <w:t>d</w:t>
      </w:r>
      <w:r w:rsidR="00AC6EAA" w:rsidRPr="008E021D">
        <w:rPr>
          <w:szCs w:val="23"/>
        </w:rPr>
        <w:t>e gaz</w:t>
      </w:r>
      <w:r w:rsidR="008020F2" w:rsidRPr="008E021D">
        <w:rPr>
          <w:szCs w:val="23"/>
        </w:rPr>
        <w:t xml:space="preserve">. </w:t>
      </w:r>
      <w:r w:rsidRPr="008E021D">
        <w:rPr>
          <w:szCs w:val="23"/>
        </w:rPr>
        <w:t xml:space="preserve">Afin d'éviter les transitions brusques entre les zones de rupture et les zones de film complet, </w:t>
      </w:r>
      <m:oMath>
        <m:r>
          <w:rPr>
            <w:rFonts w:ascii="Cambria Math" w:hAnsi="Cambria Math" w:cs="Cambria Math"/>
            <w:szCs w:val="23"/>
          </w:rPr>
          <m:t>θ</m:t>
        </m:r>
      </m:oMath>
      <w:r w:rsidRPr="008E021D">
        <w:rPr>
          <w:szCs w:val="23"/>
        </w:rPr>
        <w:t xml:space="preserve"> est calculé par une loi rég</w:t>
      </w:r>
      <w:r w:rsidR="000F07D4" w:rsidRPr="008E021D">
        <w:rPr>
          <w:szCs w:val="23"/>
        </w:rPr>
        <w:t xml:space="preserve">ularisée </w:t>
      </w:r>
      <w:r w:rsidRPr="008E021D">
        <w:rPr>
          <w:szCs w:val="23"/>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3E7B59" w:rsidRPr="00AA3E05" w14:paraId="2B2D54AD" w14:textId="77777777" w:rsidTr="009A449E">
        <w:trPr>
          <w:trHeight w:val="635"/>
          <w:tblHeader/>
          <w:jc w:val="center"/>
        </w:trPr>
        <w:tc>
          <w:tcPr>
            <w:tcW w:w="7943" w:type="dxa"/>
            <w:vAlign w:val="center"/>
          </w:tcPr>
          <w:p w14:paraId="0ACF2351" w14:textId="3A150F5A" w:rsidR="003E7B59" w:rsidRPr="003E7B59" w:rsidRDefault="003E7B59" w:rsidP="00A54FFB">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θ(p)=1-</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1</m:t>
                    </m:r>
                  </m:num>
                  <m:den>
                    <m:r>
                      <w:rPr>
                        <w:rFonts w:ascii="Cambria Math" w:eastAsiaTheme="minorEastAsia" w:hAnsi="Cambria Math" w:cs="Cambria Math"/>
                        <w:color w:val="000000"/>
                        <w:szCs w:val="22"/>
                        <w:lang w:eastAsia="zh-CN"/>
                      </w:rPr>
                      <m:t>1+exp[-β(p-</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p</m:t>
                        </m:r>
                      </m:e>
                      <m:sub>
                        <m:r>
                          <w:rPr>
                            <w:rFonts w:ascii="Cambria Math" w:eastAsiaTheme="minorEastAsia" w:hAnsi="Cambria Math" w:cs="Cambria Math"/>
                            <w:color w:val="000000"/>
                            <w:sz w:val="16"/>
                            <w:szCs w:val="16"/>
                            <w:lang w:eastAsia="zh-CN"/>
                          </w:rPr>
                          <m:t>cavi</m:t>
                        </m:r>
                      </m:sub>
                    </m:sSub>
                    <m:r>
                      <w:rPr>
                        <w:rFonts w:ascii="Cambria Math" w:eastAsiaTheme="minorEastAsia" w:hAnsi="Cambria Math" w:cs="Cambria Math"/>
                        <w:color w:val="000000"/>
                        <w:szCs w:val="22"/>
                        <w:lang w:eastAsia="zh-CN"/>
                      </w:rPr>
                      <m:t>)]</m:t>
                    </m:r>
                  </m:den>
                </m:f>
              </m:oMath>
            </m:oMathPara>
          </w:p>
        </w:tc>
        <w:tc>
          <w:tcPr>
            <w:tcW w:w="1096" w:type="dxa"/>
            <w:vAlign w:val="center"/>
          </w:tcPr>
          <w:p w14:paraId="478A9971" w14:textId="77777777" w:rsidR="003E7B59" w:rsidRPr="005600FC" w:rsidRDefault="003E7B59" w:rsidP="00A54FF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71" w:name="_Ref526267143"/>
            <w:r w:rsidRPr="005600FC">
              <w:rPr>
                <w:rFonts w:ascii="Times New Roman" w:eastAsia="Times New Roman" w:hAnsi="Times New Roman"/>
                <w:b/>
                <w:iCs w:val="0"/>
                <w:color w:val="auto"/>
                <w:sz w:val="22"/>
                <w:szCs w:val="22"/>
                <w:lang w:eastAsia="fr-FR"/>
              </w:rPr>
              <w:t xml:space="preserve"> </w:t>
            </w:r>
            <w:bookmarkEnd w:id="71"/>
          </w:p>
        </w:tc>
      </w:tr>
    </w:tbl>
    <w:p w14:paraId="1D91F6C0" w14:textId="734C4371" w:rsidR="00F052CC" w:rsidRPr="00231FDF" w:rsidRDefault="00CE2507" w:rsidP="00A54FFB">
      <w:pPr>
        <w:spacing w:line="360" w:lineRule="auto"/>
        <w:rPr>
          <w:szCs w:val="23"/>
        </w:rPr>
      </w:pPr>
      <w:r>
        <w:rPr>
          <w:szCs w:val="23"/>
        </w:rPr>
        <w:t xml:space="preserve">Où </w:t>
      </w:r>
      <m:oMath>
        <m:r>
          <w:rPr>
            <w:rFonts w:ascii="Cambria Math" w:hAnsi="Cambria Math"/>
            <w:szCs w:val="23"/>
          </w:rPr>
          <m:t xml:space="preserve">β </m:t>
        </m:r>
      </m:oMath>
      <w:r w:rsidRPr="00CE2507">
        <w:rPr>
          <w:szCs w:val="23"/>
        </w:rPr>
        <w:t>est un paramètre de régularisation</w:t>
      </w:r>
    </w:p>
    <w:p w14:paraId="0F9BBBF6" w14:textId="3B6142A6" w:rsidR="00CE14A0" w:rsidRDefault="00076567" w:rsidP="008A5283">
      <w:pPr>
        <w:pStyle w:val="Titre2"/>
      </w:pPr>
      <w:r>
        <w:lastRenderedPageBreak/>
        <w:t>Equation de l’énergie</w:t>
      </w:r>
    </w:p>
    <w:p w14:paraId="2B0EAE9B" w14:textId="77777777" w:rsidR="000F07D4" w:rsidRDefault="000F07D4" w:rsidP="000F07D4">
      <w:pPr>
        <w:spacing w:line="360" w:lineRule="auto"/>
      </w:pPr>
    </w:p>
    <w:p w14:paraId="181C39D3" w14:textId="64DAB2E1" w:rsidR="002F2BFA" w:rsidRDefault="00F0266D" w:rsidP="000F07D4">
      <w:pPr>
        <w:spacing w:line="360" w:lineRule="auto"/>
      </w:pPr>
      <w:r>
        <w:t xml:space="preserve">L’équation de l’énergie permet la détermination </w:t>
      </w:r>
      <w:r w:rsidR="000F07D4">
        <w:t xml:space="preserve">d’un champ de température </w:t>
      </w:r>
      <w:r w:rsidR="00FB10BA">
        <w:t>dans le</w:t>
      </w:r>
      <w:r>
        <w:t xml:space="preserve"> film lubrifiant. Dans la mécanique des films minces visqueux, l’équation de l’énergie peut se simplifier, compte tenu du fait que l’épaisseur du film est très faible devant son étendue. </w:t>
      </w:r>
      <w:r w:rsidR="00CB16EF">
        <w:t>Tenant</w:t>
      </w:r>
      <w:r w:rsidR="00710B91">
        <w:t xml:space="preserve"> en compte de cette hypothèse et en supposant le coefficient de conductivité </w:t>
      </w:r>
      <m:oMath>
        <m:r>
          <w:rPr>
            <w:rFonts w:ascii="Cambria Math" w:hAnsi="Cambria Math"/>
          </w:rPr>
          <m:t>λ</m:t>
        </m:r>
      </m:oMath>
      <w:r w:rsidR="00710B91">
        <w:t xml:space="preserve"> </w:t>
      </w:r>
      <w:r w:rsidR="00FB255D">
        <w:t>constant</w:t>
      </w:r>
      <w:r w:rsidR="008A5283">
        <w:t xml:space="preserve"> </w:t>
      </w:r>
      <w:r w:rsidR="00952D11">
        <w:fldChar w:fldCharType="begin"/>
      </w:r>
      <w:r w:rsidR="00952D11">
        <w:instrText xml:space="preserve"> REF _Ref526330394 \r \h </w:instrText>
      </w:r>
      <w:r w:rsidR="00952D11">
        <w:fldChar w:fldCharType="separate"/>
      </w:r>
      <w:r w:rsidR="002C4AD4">
        <w:t>[6]</w:t>
      </w:r>
      <w:r w:rsidR="00952D11">
        <w:fldChar w:fldCharType="end"/>
      </w:r>
      <w:r w:rsidR="00FB255D">
        <w:t>,</w:t>
      </w:r>
      <w:r w:rsidR="00710B91">
        <w:t xml:space="preserve"> </w:t>
      </w:r>
      <w:r w:rsidR="00CB16EF">
        <w:t xml:space="preserve">on obtient l’équation de l’énergie </w:t>
      </w:r>
      <w:r w:rsidR="00970F09">
        <w:t>tridimensionnelle</w:t>
      </w:r>
      <w:r w:rsidR="00CB16EF">
        <w:t xml:space="preserve"> </w:t>
      </w:r>
      <w:r w:rsidR="00710B91">
        <w:t>d’un fluide incompressible sous</w:t>
      </w:r>
      <w:r w:rsidR="00CB16EF">
        <w:t xml:space="preserve"> forme</w:t>
      </w:r>
      <w:r w:rsidR="00003860">
        <w:t xml:space="preserve"> conservative</w:t>
      </w:r>
      <w:r w:rsidR="00CB16EF">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F04A5B" w:rsidRPr="00AA3E05" w14:paraId="2E18DF91" w14:textId="77777777" w:rsidTr="009A449E">
        <w:trPr>
          <w:trHeight w:val="635"/>
          <w:tblHeader/>
          <w:jc w:val="center"/>
        </w:trPr>
        <w:tc>
          <w:tcPr>
            <w:tcW w:w="7943" w:type="dxa"/>
            <w:vAlign w:val="center"/>
          </w:tcPr>
          <w:p w14:paraId="3C1D4AC0" w14:textId="761E9A8B" w:rsidR="00F04A5B" w:rsidRPr="003E7B59" w:rsidRDefault="00710B91" w:rsidP="00A620E2">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ρ</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p</m:t>
                    </m:r>
                  </m:sub>
                </m:sSub>
                <m:d>
                  <m:dPr>
                    <m:begChr m:val="["/>
                    <m:endChr m:val="]"/>
                    <m:ctrlPr>
                      <w:rPr>
                        <w:rFonts w:ascii="Cambria Math" w:eastAsiaTheme="minorEastAsia" w:hAnsi="Cambria Math" w:cs="Cambria Math"/>
                        <w:i/>
                        <w:color w:val="000000"/>
                        <w:szCs w:val="22"/>
                        <w:lang w:eastAsia="zh-CN"/>
                      </w:rPr>
                    </m:ctrlPr>
                  </m:dPr>
                  <m:e>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∂T</m:t>
                        </m:r>
                      </m:num>
                      <m:den>
                        <m:r>
                          <w:rPr>
                            <w:rFonts w:ascii="Cambria Math" w:eastAsiaTheme="minorEastAsia" w:hAnsi="Cambria Math" w:cs="Cambria Math"/>
                            <w:color w:val="000000"/>
                            <w:szCs w:val="22"/>
                            <w:lang w:eastAsia="zh-CN"/>
                          </w:rPr>
                          <m:t>∂t</m:t>
                        </m:r>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uT</m:t>
                            </m:r>
                          </m:e>
                        </m:d>
                      </m:num>
                      <m:den>
                        <m:r>
                          <w:rPr>
                            <w:rFonts w:ascii="Cambria Math" w:eastAsiaTheme="minorEastAsia" w:hAnsi="Cambria Math" w:cs="Cambria Math"/>
                            <w:color w:val="000000"/>
                            <w:szCs w:val="22"/>
                            <w:lang w:eastAsia="zh-CN"/>
                          </w:rPr>
                          <m:t>∂x</m:t>
                        </m:r>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vT</m:t>
                            </m:r>
                          </m:e>
                        </m:d>
                      </m:num>
                      <m:den>
                        <m:r>
                          <w:rPr>
                            <w:rFonts w:ascii="Cambria Math" w:eastAsiaTheme="minorEastAsia" w:hAnsi="Cambria Math" w:cs="Cambria Math"/>
                            <w:color w:val="000000"/>
                            <w:szCs w:val="22"/>
                            <w:lang w:eastAsia="zh-CN"/>
                          </w:rPr>
                          <m:t>∂y</m:t>
                        </m:r>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wT</m:t>
                            </m:r>
                          </m:e>
                        </m:d>
                      </m:num>
                      <m:den>
                        <m:r>
                          <w:rPr>
                            <w:rFonts w:ascii="Cambria Math" w:eastAsiaTheme="minorEastAsia" w:hAnsi="Cambria Math" w:cs="Cambria Math"/>
                            <w:color w:val="000000"/>
                            <w:szCs w:val="22"/>
                            <w:lang w:eastAsia="zh-CN"/>
                          </w:rPr>
                          <m:t>∂z</m:t>
                        </m:r>
                      </m:den>
                    </m:f>
                  </m:e>
                </m:d>
                <m:r>
                  <w:rPr>
                    <w:rFonts w:ascii="Cambria Math" w:eastAsiaTheme="minorEastAsia" w:hAnsi="Cambria Math" w:cs="Cambria Math"/>
                    <w:color w:val="000000"/>
                    <w:szCs w:val="22"/>
                    <w:lang w:eastAsia="zh-CN"/>
                  </w:rPr>
                  <m:t>=λ</m:t>
                </m:r>
                <m:f>
                  <m:fPr>
                    <m:ctrlPr>
                      <w:rPr>
                        <w:rFonts w:ascii="Cambria Math" w:eastAsiaTheme="minorEastAsia" w:hAnsi="Cambria Math" w:cs="Cambria Math"/>
                        <w:i/>
                        <w:color w:val="000000"/>
                        <w:szCs w:val="22"/>
                        <w:lang w:eastAsia="zh-CN"/>
                      </w:rPr>
                    </m:ctrlPr>
                  </m:fPr>
                  <m:num>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m:t>
                        </m:r>
                      </m:e>
                      <m:sup>
                        <m:r>
                          <w:rPr>
                            <w:rFonts w:ascii="Cambria Math" w:eastAsiaTheme="minorEastAsia" w:hAnsi="Cambria Math" w:cs="Cambria Math"/>
                            <w:color w:val="000000"/>
                            <w:szCs w:val="22"/>
                            <w:lang w:eastAsia="zh-CN"/>
                          </w:rPr>
                          <m:t>2</m:t>
                        </m:r>
                      </m:sup>
                    </m:sSup>
                    <m:r>
                      <w:rPr>
                        <w:rFonts w:ascii="Cambria Math" w:eastAsiaTheme="minorEastAsia" w:hAnsi="Cambria Math" w:cs="Cambria Math"/>
                        <w:color w:val="000000"/>
                        <w:szCs w:val="22"/>
                        <w:lang w:eastAsia="zh-CN"/>
                      </w:rPr>
                      <m:t>T</m:t>
                    </m:r>
                  </m:num>
                  <m:den>
                    <m:r>
                      <w:rPr>
                        <w:rFonts w:ascii="Cambria Math" w:eastAsiaTheme="minorEastAsia" w:hAnsi="Cambria Math" w:cs="Cambria Math"/>
                        <w:color w:val="000000"/>
                        <w:szCs w:val="22"/>
                        <w:lang w:eastAsia="zh-CN"/>
                      </w:rPr>
                      <m:t>∂</m:t>
                    </m:r>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y</m:t>
                        </m:r>
                      </m:e>
                      <m:sup>
                        <m:r>
                          <w:rPr>
                            <w:rFonts w:ascii="Cambria Math" w:eastAsiaTheme="minorEastAsia" w:hAnsi="Cambria Math" w:cs="Cambria Math"/>
                            <w:color w:val="000000"/>
                            <w:szCs w:val="22"/>
                            <w:lang w:eastAsia="zh-CN"/>
                          </w:rPr>
                          <m:t>2</m:t>
                        </m:r>
                      </m:sup>
                    </m:sSup>
                  </m:den>
                </m:f>
                <m:r>
                  <w:rPr>
                    <w:rFonts w:ascii="Cambria Math" w:eastAsiaTheme="minorEastAsia" w:hAnsi="Cambria Math" w:cs="Cambria Math"/>
                    <w:color w:val="000000"/>
                    <w:szCs w:val="22"/>
                    <w:lang w:eastAsia="zh-CN"/>
                  </w:rPr>
                  <m:t>+μ</m:t>
                </m:r>
                <m:d>
                  <m:dPr>
                    <m:begChr m:val="["/>
                    <m:endChr m:val="]"/>
                    <m:ctrlPr>
                      <w:rPr>
                        <w:rFonts w:ascii="Cambria Math" w:eastAsiaTheme="minorEastAsia" w:hAnsi="Cambria Math" w:cs="Cambria Math"/>
                        <w:i/>
                        <w:color w:val="000000"/>
                        <w:szCs w:val="22"/>
                        <w:lang w:eastAsia="zh-CN"/>
                      </w:rPr>
                    </m:ctrlPr>
                  </m:dPr>
                  <m:e>
                    <m:f>
                      <m:fPr>
                        <m:ctrlPr>
                          <w:rPr>
                            <w:rFonts w:ascii="Cambria Math" w:eastAsiaTheme="minorEastAsia" w:hAnsi="Cambria Math" w:cs="Cambria Math"/>
                            <w:i/>
                            <w:color w:val="000000"/>
                            <w:szCs w:val="22"/>
                            <w:lang w:eastAsia="zh-CN"/>
                          </w:rPr>
                        </m:ctrlPr>
                      </m:fPr>
                      <m:num>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m:t>
                            </m:r>
                          </m:e>
                          <m:sup>
                            <m:r>
                              <w:rPr>
                                <w:rFonts w:ascii="Cambria Math" w:eastAsiaTheme="minorEastAsia" w:hAnsi="Cambria Math" w:cs="Cambria Math"/>
                                <w:color w:val="000000"/>
                                <w:szCs w:val="22"/>
                                <w:lang w:eastAsia="zh-CN"/>
                              </w:rPr>
                              <m:t>2</m:t>
                            </m:r>
                          </m:sup>
                        </m:sSup>
                        <m:r>
                          <w:rPr>
                            <w:rFonts w:ascii="Cambria Math" w:eastAsiaTheme="minorEastAsia" w:hAnsi="Cambria Math" w:cs="Cambria Math"/>
                            <w:color w:val="000000"/>
                            <w:szCs w:val="22"/>
                            <w:lang w:eastAsia="zh-CN"/>
                          </w:rPr>
                          <m:t>u</m:t>
                        </m:r>
                      </m:num>
                      <m:den>
                        <m:r>
                          <w:rPr>
                            <w:rFonts w:ascii="Cambria Math" w:eastAsiaTheme="minorEastAsia" w:hAnsi="Cambria Math" w:cs="Cambria Math"/>
                            <w:color w:val="000000"/>
                            <w:szCs w:val="22"/>
                            <w:lang w:eastAsia="zh-CN"/>
                          </w:rPr>
                          <m:t>∂</m:t>
                        </m:r>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y</m:t>
                            </m:r>
                          </m:e>
                          <m:sup>
                            <m:r>
                              <w:rPr>
                                <w:rFonts w:ascii="Cambria Math" w:eastAsiaTheme="minorEastAsia" w:hAnsi="Cambria Math" w:cs="Cambria Math"/>
                                <w:color w:val="000000"/>
                                <w:szCs w:val="22"/>
                                <w:lang w:eastAsia="zh-CN"/>
                              </w:rPr>
                              <m:t>2</m:t>
                            </m:r>
                          </m:sup>
                        </m:sSup>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m:t>
                            </m:r>
                          </m:e>
                          <m:sup>
                            <m:r>
                              <w:rPr>
                                <w:rFonts w:ascii="Cambria Math" w:eastAsiaTheme="minorEastAsia" w:hAnsi="Cambria Math" w:cs="Cambria Math"/>
                                <w:color w:val="000000"/>
                                <w:szCs w:val="22"/>
                                <w:lang w:eastAsia="zh-CN"/>
                              </w:rPr>
                              <m:t>2</m:t>
                            </m:r>
                          </m:sup>
                        </m:sSup>
                        <m:r>
                          <w:rPr>
                            <w:rFonts w:ascii="Cambria Math" w:eastAsiaTheme="minorEastAsia" w:hAnsi="Cambria Math" w:cs="Cambria Math"/>
                            <w:color w:val="000000"/>
                            <w:szCs w:val="22"/>
                            <w:lang w:eastAsia="zh-CN"/>
                          </w:rPr>
                          <m:t>w</m:t>
                        </m:r>
                      </m:num>
                      <m:den>
                        <m:r>
                          <w:rPr>
                            <w:rFonts w:ascii="Cambria Math" w:eastAsiaTheme="minorEastAsia" w:hAnsi="Cambria Math" w:cs="Cambria Math"/>
                            <w:color w:val="000000"/>
                            <w:szCs w:val="22"/>
                            <w:lang w:eastAsia="zh-CN"/>
                          </w:rPr>
                          <m:t>∂</m:t>
                        </m:r>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y</m:t>
                            </m:r>
                          </m:e>
                          <m:sup>
                            <m:r>
                              <w:rPr>
                                <w:rFonts w:ascii="Cambria Math" w:eastAsiaTheme="minorEastAsia" w:hAnsi="Cambria Math" w:cs="Cambria Math"/>
                                <w:color w:val="000000"/>
                                <w:szCs w:val="22"/>
                                <w:lang w:eastAsia="zh-CN"/>
                              </w:rPr>
                              <m:t>2</m:t>
                            </m:r>
                          </m:sup>
                        </m:sSup>
                      </m:den>
                    </m:f>
                  </m:e>
                </m:d>
              </m:oMath>
            </m:oMathPara>
          </w:p>
        </w:tc>
        <w:tc>
          <w:tcPr>
            <w:tcW w:w="1096" w:type="dxa"/>
            <w:vAlign w:val="center"/>
          </w:tcPr>
          <w:p w14:paraId="4AC9784C" w14:textId="77777777" w:rsidR="00F04A5B" w:rsidRPr="005600FC" w:rsidRDefault="00F04A5B" w:rsidP="00A620E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72" w:name="_Ref525825321"/>
            <w:r w:rsidRPr="005600FC">
              <w:rPr>
                <w:rFonts w:ascii="Times New Roman" w:eastAsia="Times New Roman" w:hAnsi="Times New Roman"/>
                <w:b/>
                <w:iCs w:val="0"/>
                <w:color w:val="auto"/>
                <w:sz w:val="22"/>
                <w:szCs w:val="22"/>
                <w:lang w:eastAsia="fr-FR"/>
              </w:rPr>
              <w:t xml:space="preserve"> </w:t>
            </w:r>
            <w:bookmarkEnd w:id="72"/>
          </w:p>
        </w:tc>
      </w:tr>
    </w:tbl>
    <w:p w14:paraId="7DB7FC4B" w14:textId="39DD821D" w:rsidR="00B57E1F" w:rsidRDefault="00B57E1F" w:rsidP="00A620E2">
      <w:pPr>
        <w:spacing w:line="360" w:lineRule="auto"/>
      </w:pPr>
      <w:r>
        <w:t xml:space="preserve">Avec </w:t>
      </w:r>
    </w:p>
    <w:p w14:paraId="378AA768" w14:textId="63C22CF3" w:rsidR="005B0ED6" w:rsidRPr="001B0A51" w:rsidRDefault="00760BCD" w:rsidP="00A620E2">
      <w:pPr>
        <w:pStyle w:val="Default"/>
        <w:spacing w:line="360" w:lineRule="auto"/>
        <w:rPr>
          <w:rFonts w:ascii="Times New Roman" w:hAnsi="Times New Roman" w:cs="Times New Roman"/>
          <w:sz w:val="22"/>
          <w:szCs w:val="22"/>
        </w:rPr>
      </w:pPr>
      <m:oMath>
        <m:sSub>
          <m:sSubPr>
            <m:ctrlPr>
              <w:rPr>
                <w:rFonts w:ascii="Cambria Math" w:hAnsi="Cambria Math" w:cs="Cambria Math"/>
                <w:i/>
                <w:sz w:val="22"/>
                <w:szCs w:val="22"/>
              </w:rPr>
            </m:ctrlPr>
          </m:sSubPr>
          <m:e>
            <m:r>
              <w:rPr>
                <w:rFonts w:ascii="Cambria Math" w:hAnsi="Cambria Math" w:cs="Cambria Math"/>
                <w:sz w:val="22"/>
                <w:szCs w:val="22"/>
              </w:rPr>
              <m:t>C</m:t>
            </m:r>
          </m:e>
          <m:sub>
            <m:r>
              <w:rPr>
                <w:rFonts w:ascii="Cambria Math" w:hAnsi="Cambria Math" w:cs="Cambria Math"/>
                <w:sz w:val="22"/>
                <w:szCs w:val="22"/>
              </w:rPr>
              <m:t>p</m:t>
            </m:r>
          </m:sub>
        </m:sSub>
      </m:oMath>
      <w:r w:rsidR="005179F1" w:rsidRPr="001B0A51">
        <w:rPr>
          <w:rFonts w:eastAsia="Times New Roman" w:cs="Times New Roman"/>
          <w:sz w:val="22"/>
          <w:szCs w:val="22"/>
        </w:rPr>
        <w:t>:</w:t>
      </w:r>
      <w:r w:rsidR="00F42C2F" w:rsidRPr="001B0A51">
        <w:rPr>
          <w:rFonts w:eastAsia="Times New Roman" w:cs="Times New Roman"/>
          <w:sz w:val="22"/>
          <w:szCs w:val="22"/>
        </w:rPr>
        <w:t xml:space="preserve"> </w:t>
      </w:r>
      <w:r w:rsidR="005179F1" w:rsidRPr="001B0A51">
        <w:rPr>
          <w:rFonts w:eastAsia="Times New Roman" w:cs="Times New Roman"/>
          <w:sz w:val="22"/>
          <w:szCs w:val="22"/>
        </w:rPr>
        <w:t>l</w:t>
      </w:r>
      <w:r w:rsidR="005179F1" w:rsidRPr="00E015DE">
        <w:rPr>
          <w:rFonts w:eastAsia="Times New Roman" w:cs="Times New Roman"/>
          <w:color w:val="auto"/>
          <w:sz w:val="22"/>
          <w:szCs w:val="20"/>
          <w:lang w:eastAsia="fr-FR"/>
        </w:rPr>
        <w:t>a chaleur spécifique du fluide en [J/</w:t>
      </w:r>
      <w:proofErr w:type="spellStart"/>
      <w:r w:rsidR="005179F1" w:rsidRPr="00E015DE">
        <w:rPr>
          <w:rFonts w:eastAsia="Times New Roman" w:cs="Times New Roman"/>
          <w:color w:val="auto"/>
          <w:sz w:val="22"/>
          <w:szCs w:val="20"/>
          <w:lang w:eastAsia="fr-FR"/>
        </w:rPr>
        <w:t>kgK</w:t>
      </w:r>
      <w:proofErr w:type="spellEnd"/>
      <w:r w:rsidR="005179F1" w:rsidRPr="00E015DE">
        <w:rPr>
          <w:rFonts w:eastAsia="Times New Roman" w:cs="Times New Roman"/>
          <w:color w:val="auto"/>
          <w:sz w:val="22"/>
          <w:szCs w:val="20"/>
          <w:lang w:eastAsia="fr-FR"/>
        </w:rPr>
        <w:t>]</w:t>
      </w:r>
      <w:r w:rsidR="00B57E1F" w:rsidRPr="001B0A51">
        <w:rPr>
          <w:rFonts w:ascii="Cambria Math" w:hAnsi="Cambria Math"/>
          <w:i/>
          <w:sz w:val="22"/>
          <w:szCs w:val="22"/>
        </w:rPr>
        <w:br/>
      </w:r>
      <m:oMath>
        <m:r>
          <w:rPr>
            <w:rFonts w:ascii="Cambria Math" w:hAnsi="Cambria Math"/>
            <w:sz w:val="22"/>
            <w:szCs w:val="22"/>
          </w:rPr>
          <m:t>λ</m:t>
        </m:r>
        <m:r>
          <m:rPr>
            <m:sty m:val="p"/>
          </m:rPr>
          <w:rPr>
            <w:rFonts w:ascii="Cambria Math" w:hAnsi="Cambria Math"/>
            <w:sz w:val="22"/>
            <w:szCs w:val="22"/>
          </w:rPr>
          <m:t>:</m:t>
        </m:r>
      </m:oMath>
      <w:r w:rsidR="00F42C2F" w:rsidRPr="001B0A51">
        <w:rPr>
          <w:rFonts w:ascii="Cambria Math" w:hAnsi="Cambria Math"/>
          <w:sz w:val="22"/>
          <w:szCs w:val="22"/>
        </w:rPr>
        <w:t xml:space="preserve"> </w:t>
      </w:r>
      <w:r w:rsidR="005179F1" w:rsidRPr="00E015DE">
        <w:rPr>
          <w:rFonts w:eastAsia="Times New Roman" w:cs="Times New Roman"/>
          <w:color w:val="auto"/>
          <w:sz w:val="22"/>
          <w:szCs w:val="20"/>
          <w:lang w:eastAsia="fr-FR"/>
        </w:rPr>
        <w:t>le coefficient de conductivité du fluide en [W/</w:t>
      </w:r>
      <w:proofErr w:type="spellStart"/>
      <w:r w:rsidR="005179F1" w:rsidRPr="00E015DE">
        <w:rPr>
          <w:rFonts w:eastAsia="Times New Roman" w:cs="Times New Roman"/>
          <w:color w:val="auto"/>
          <w:sz w:val="22"/>
          <w:szCs w:val="20"/>
          <w:lang w:eastAsia="fr-FR"/>
        </w:rPr>
        <w:t>mK</w:t>
      </w:r>
      <w:proofErr w:type="spellEnd"/>
      <w:r w:rsidR="005179F1" w:rsidRPr="00E015DE">
        <w:rPr>
          <w:rFonts w:eastAsia="Times New Roman" w:cs="Times New Roman"/>
          <w:color w:val="auto"/>
          <w:sz w:val="22"/>
          <w:szCs w:val="20"/>
          <w:lang w:eastAsia="fr-FR"/>
        </w:rPr>
        <w:t>]</w:t>
      </w:r>
      <w:r w:rsidR="005B0ED6" w:rsidRPr="001B0A51">
        <w:rPr>
          <w:rFonts w:ascii="Cambria Math" w:hAnsi="Cambria Math"/>
          <w:sz w:val="22"/>
          <w:szCs w:val="22"/>
        </w:rPr>
        <w:t xml:space="preserve"> </w:t>
      </w:r>
      <w:r w:rsidR="005179F1" w:rsidRPr="001B0A51">
        <w:rPr>
          <w:rFonts w:ascii="Cambria Math" w:hAnsi="Cambria Math"/>
          <w:sz w:val="22"/>
          <w:szCs w:val="22"/>
        </w:rPr>
        <w:t xml:space="preserve"> </w:t>
      </w:r>
      <w:r w:rsidR="005B0ED6" w:rsidRPr="001B0A51">
        <w:rPr>
          <w:rFonts w:ascii="Cambria Math" w:hAnsi="Cambria Math"/>
          <w:sz w:val="22"/>
          <w:szCs w:val="22"/>
        </w:rPr>
        <w:t xml:space="preserve"> </w:t>
      </w:r>
    </w:p>
    <w:p w14:paraId="384737A2" w14:textId="5BFA25C1" w:rsidR="000971EF" w:rsidRDefault="00F00B8C" w:rsidP="00246150">
      <w:pPr>
        <w:spacing w:line="360" w:lineRule="auto"/>
      </w:pPr>
      <w:r>
        <w:t xml:space="preserve">Le premier membre de cette équation correspond au flux de chaleur évacué par convection, le premier terme du second membre représente le flux de chaleur évacué par conduction et le second terme du second membre correspond à la dissipation visqueuse. </w:t>
      </w:r>
    </w:p>
    <w:p w14:paraId="421D14E1" w14:textId="7B7227A1" w:rsidR="00ED264B" w:rsidRDefault="00ED264B" w:rsidP="00246150">
      <w:pPr>
        <w:spacing w:line="360" w:lineRule="auto"/>
      </w:pPr>
      <w:r>
        <w:t xml:space="preserve">Les relations donnant les composantes </w:t>
      </w:r>
      <m:oMath>
        <m:r>
          <w:rPr>
            <w:rFonts w:ascii="Cambria Math" w:hAnsi="Cambria Math"/>
          </w:rPr>
          <m:t>u</m:t>
        </m:r>
      </m:oMath>
      <w:r>
        <w:t xml:space="preserve"> et </w:t>
      </w:r>
      <m:oMath>
        <m:r>
          <w:rPr>
            <w:rFonts w:ascii="Cambria Math" w:hAnsi="Cambria Math"/>
          </w:rPr>
          <m:t>w</m:t>
        </m:r>
      </m:oMath>
      <w:r>
        <w:t xml:space="preserve"> de la vitesse ont été établies</w:t>
      </w:r>
      <w:r w:rsidR="00C17F72">
        <w:t xml:space="preserve"> </w:t>
      </w:r>
      <w:r w:rsidR="0059027D">
        <w:t>précédemment</w:t>
      </w:r>
      <w:r w:rsidR="000B3EC5">
        <w:t xml:space="preserve"> </w:t>
      </w:r>
      <w:r w:rsidR="000B3EC5">
        <w:fldChar w:fldCharType="begin"/>
      </w:r>
      <w:r w:rsidR="000B3EC5">
        <w:instrText xml:space="preserve"> REF _Ref525824932 \r \h </w:instrText>
      </w:r>
      <w:r w:rsidR="000B3EC5">
        <w:fldChar w:fldCharType="separate"/>
      </w:r>
      <w:r w:rsidR="002C4AD4">
        <w:t>Eq.5</w:t>
      </w:r>
      <w:r w:rsidR="000B3EC5">
        <w:fldChar w:fldCharType="end"/>
      </w:r>
      <w:r w:rsidR="00E6041F">
        <w:t>.</w:t>
      </w:r>
      <w:r w:rsidR="009F25FB">
        <w:t xml:space="preserve"> Pour </w:t>
      </w:r>
      <w:r w:rsidR="00E6041F">
        <w:t>un palier, on obtient</w:t>
      </w:r>
      <w:r w:rsidR="00385A1D">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A4E31" w:rsidRPr="00AA3E05" w14:paraId="39BA7D06" w14:textId="77777777" w:rsidTr="009A449E">
        <w:trPr>
          <w:trHeight w:val="635"/>
          <w:tblHeader/>
          <w:jc w:val="center"/>
        </w:trPr>
        <w:tc>
          <w:tcPr>
            <w:tcW w:w="7943" w:type="dxa"/>
            <w:vAlign w:val="center"/>
          </w:tcPr>
          <w:p w14:paraId="257B96C0" w14:textId="0E36AE29" w:rsidR="004A4E31" w:rsidRPr="003E7B59" w:rsidRDefault="00760BCD" w:rsidP="008B7188">
            <w:pPr>
              <w:overflowPunct/>
              <w:spacing w:line="360" w:lineRule="auto"/>
              <w:textAlignment w:val="auto"/>
              <w:rPr>
                <w:rFonts w:ascii="Cambria Math" w:eastAsiaTheme="minorEastAsia" w:hAnsi="Cambria Math" w:cs="Cambria Math"/>
                <w:color w:val="000000"/>
                <w:szCs w:val="22"/>
                <w:lang w:eastAsia="zh-CN"/>
              </w:rPr>
            </w:pPr>
            <m:oMathPara>
              <m:oMath>
                <m:eqArr>
                  <m:eqArrPr>
                    <m:ctrlPr>
                      <w:rPr>
                        <w:rFonts w:ascii="Cambria Math" w:hAnsi="Cambria Math"/>
                        <w:i/>
                        <w:iCs/>
                      </w:rPr>
                    </m:ctrlPr>
                  </m:eqArrPr>
                  <m:e>
                    <m:r>
                      <w:rPr>
                        <w:rFonts w:ascii="Cambria Math" w:hAnsi="Cambria Math"/>
                      </w:rPr>
                      <m:t>u</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+U</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e>
                    </m:d>
                  </m:e>
                  <m:e>
                    <m:r>
                      <w:rPr>
                        <w:rFonts w:ascii="Cambria Math" w:hAnsi="Cambria Math"/>
                      </w:rPr>
                      <m:t>w</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∂z</m:t>
                        </m:r>
                      </m:den>
                    </m:f>
                  </m:e>
                </m:eqArr>
              </m:oMath>
            </m:oMathPara>
          </w:p>
        </w:tc>
        <w:tc>
          <w:tcPr>
            <w:tcW w:w="1096" w:type="dxa"/>
            <w:vAlign w:val="center"/>
          </w:tcPr>
          <w:p w14:paraId="11530A30" w14:textId="77777777" w:rsidR="004A4E31" w:rsidRPr="005600FC" w:rsidRDefault="004A4E31" w:rsidP="00246150">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044510EE" w14:textId="36F6A3BF" w:rsidR="00AD3E30" w:rsidRDefault="00675FEC" w:rsidP="00246150">
      <w:pPr>
        <w:spacing w:line="360" w:lineRule="auto"/>
      </w:pPr>
      <w:r>
        <w:t xml:space="preserve">Le composant </w:t>
      </w:r>
      <m:oMath>
        <m:r>
          <w:rPr>
            <w:rFonts w:ascii="Cambria Math" w:hAnsi="Cambria Math"/>
          </w:rPr>
          <m:t>v</m:t>
        </m:r>
      </m:oMath>
      <w:r>
        <w:t xml:space="preserve"> suivant l’épaisseur de film est obtenu à partir de l’équation de continuité</w:t>
      </w:r>
      <w:r w:rsidR="009215A7">
        <w:t xml:space="preserve"> </w:t>
      </w:r>
      <w:r w:rsidR="009215A7">
        <w:fldChar w:fldCharType="begin"/>
      </w:r>
      <w:r w:rsidR="009215A7">
        <w:instrText xml:space="preserve"> REF _Ref525808447 \r \h </w:instrText>
      </w:r>
      <w:r w:rsidR="009215A7">
        <w:fldChar w:fldCharType="separate"/>
      </w:r>
      <w:r w:rsidR="002C4AD4">
        <w:t>Eq.7</w:t>
      </w:r>
      <w:r w:rsidR="009215A7">
        <w:fldChar w:fldCharType="end"/>
      </w:r>
      <w:r>
        <w:t>, qui permet d’écrire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75FEC" w:rsidRPr="00AA3E05" w14:paraId="588CFD2A" w14:textId="77777777" w:rsidTr="009A449E">
        <w:trPr>
          <w:trHeight w:val="635"/>
          <w:tblHeader/>
          <w:jc w:val="center"/>
        </w:trPr>
        <w:tc>
          <w:tcPr>
            <w:tcW w:w="7943" w:type="dxa"/>
            <w:vAlign w:val="center"/>
          </w:tcPr>
          <w:p w14:paraId="38A6DE62" w14:textId="4C2084C9" w:rsidR="00675FEC" w:rsidRPr="003E7B59" w:rsidRDefault="00675FEC" w:rsidP="00083645">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hAnsi="Cambria Math"/>
                  </w:rPr>
                  <m:t>v</m:t>
                </m:r>
                <m:d>
                  <m:dPr>
                    <m:ctrlPr>
                      <w:rPr>
                        <w:rFonts w:ascii="Cambria Math" w:hAnsi="Cambria Math"/>
                        <w:i/>
                        <w:iCs/>
                      </w:rPr>
                    </m:ctrlPr>
                  </m:dPr>
                  <m:e>
                    <m:r>
                      <w:rPr>
                        <w:rFonts w:ascii="Cambria Math" w:hAnsi="Cambria Math"/>
                      </w:rPr>
                      <m:t>x,y,z,t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y</m:t>
                    </m:r>
                  </m:sup>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d>
                              <m:dPr>
                                <m:ctrlPr>
                                  <w:rPr>
                                    <w:rFonts w:ascii="Cambria Math" w:hAnsi="Cambria Math"/>
                                    <w:i/>
                                    <w:iCs/>
                                  </w:rPr>
                                </m:ctrlPr>
                              </m:dPr>
                              <m:e>
                                <m:r>
                                  <w:rPr>
                                    <w:rFonts w:ascii="Cambria Math" w:hAnsi="Cambria Math"/>
                                  </w:rPr>
                                  <m:t>ρu</m:t>
                                </m:r>
                              </m:e>
                            </m:d>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d>
                              <m:dPr>
                                <m:ctrlPr>
                                  <w:rPr>
                                    <w:rFonts w:ascii="Cambria Math" w:hAnsi="Cambria Math"/>
                                    <w:i/>
                                    <w:iCs/>
                                  </w:rPr>
                                </m:ctrlPr>
                              </m:dPr>
                              <m:e>
                                <m:r>
                                  <w:rPr>
                                    <w:rFonts w:ascii="Cambria Math" w:hAnsi="Cambria Math"/>
                                  </w:rPr>
                                  <m:t>ρw</m:t>
                                </m:r>
                              </m:e>
                            </m:d>
                          </m:num>
                          <m:den>
                            <m:r>
                              <w:rPr>
                                <w:rFonts w:ascii="Cambria Math" w:hAnsi="Cambria Math"/>
                              </w:rPr>
                              <m:t>∂z</m:t>
                            </m:r>
                          </m:den>
                        </m:f>
                        <m:r>
                          <w:rPr>
                            <w:rFonts w:ascii="Cambria Math" w:hAnsi="Cambria Math"/>
                          </w:rPr>
                          <m:t>+</m:t>
                        </m:r>
                        <m:f>
                          <m:fPr>
                            <m:ctrlPr>
                              <w:rPr>
                                <w:rFonts w:ascii="Cambria Math" w:hAnsi="Cambria Math"/>
                                <w:i/>
                                <w:iCs/>
                              </w:rPr>
                            </m:ctrlPr>
                          </m:fPr>
                          <m:num>
                            <m:r>
                              <w:rPr>
                                <w:rFonts w:ascii="Cambria Math" w:hAnsi="Cambria Math"/>
                              </w:rPr>
                              <m:t>∂ρ</m:t>
                            </m:r>
                          </m:num>
                          <m:den>
                            <m:r>
                              <w:rPr>
                                <w:rFonts w:ascii="Cambria Math" w:hAnsi="Cambria Math"/>
                              </w:rPr>
                              <m:t>∂t</m:t>
                            </m:r>
                          </m:den>
                        </m:f>
                      </m:e>
                    </m:d>
                    <m:r>
                      <w:rPr>
                        <w:rFonts w:ascii="Cambria Math" w:hAnsi="Cambria Math"/>
                      </w:rPr>
                      <m:t>dξ</m:t>
                    </m:r>
                  </m:e>
                </m:nary>
              </m:oMath>
            </m:oMathPara>
          </w:p>
        </w:tc>
        <w:tc>
          <w:tcPr>
            <w:tcW w:w="1096" w:type="dxa"/>
            <w:vAlign w:val="center"/>
          </w:tcPr>
          <w:p w14:paraId="74AE29F8" w14:textId="77777777" w:rsidR="00675FEC" w:rsidRPr="005600FC" w:rsidRDefault="00675FEC" w:rsidP="00246150">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63AC6D4B" w14:textId="651A870C" w:rsidR="000E1C35" w:rsidRDefault="000E1C35" w:rsidP="00246150">
      <w:pPr>
        <w:spacing w:line="360" w:lineRule="auto"/>
      </w:pPr>
      <w:r>
        <w:t xml:space="preserve">Dans la zone </w:t>
      </w:r>
      <w:proofErr w:type="spellStart"/>
      <w:r>
        <w:t>cavitante</w:t>
      </w:r>
      <w:proofErr w:type="spellEnd"/>
      <w:r>
        <w:t xml:space="preserve">, </w:t>
      </w:r>
      <w:r w:rsidR="00A762B8">
        <w:fldChar w:fldCharType="begin"/>
      </w:r>
      <w:r w:rsidR="00A762B8">
        <w:instrText xml:space="preserve"> REF _Ref525825321 \r \h </w:instrText>
      </w:r>
      <w:r w:rsidR="00246150">
        <w:instrText xml:space="preserve"> \* MERGEFORMAT </w:instrText>
      </w:r>
      <w:r w:rsidR="00A762B8">
        <w:fldChar w:fldCharType="separate"/>
      </w:r>
      <w:r w:rsidR="002C4AD4">
        <w:t>Eq.19</w:t>
      </w:r>
      <w:r w:rsidR="00A762B8">
        <w:fldChar w:fldCharType="end"/>
      </w:r>
      <w:r w:rsidR="00A762B8">
        <w:t xml:space="preserve"> reste valable à condition de remplacer les constantes physiques </w:t>
      </w:r>
      <m:oMath>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λ et μ</m:t>
        </m:r>
      </m:oMath>
      <w:r w:rsidR="00A762B8">
        <w:t xml:space="preserve"> du lubrifiant par celles du mélange </w:t>
      </w:r>
      <w:r w:rsidR="00242161">
        <w:t>fluide</w:t>
      </w:r>
      <w:r w:rsidR="00A762B8">
        <w:t>-gaz supposé homogène dans la partie de la rupture de film</w:t>
      </w:r>
      <w:r w:rsidR="00E015DE">
        <w:t xml:space="preserve"> </w:t>
      </w:r>
      <w:r w:rsidR="00E015DE">
        <w:fldChar w:fldCharType="begin"/>
      </w:r>
      <w:r w:rsidR="00E015DE">
        <w:instrText xml:space="preserve"> REF _Ref526330394 \r \h </w:instrText>
      </w:r>
      <w:r w:rsidR="00E015DE">
        <w:fldChar w:fldCharType="separate"/>
      </w:r>
      <w:r w:rsidR="002C4AD4">
        <w:t>[6]</w:t>
      </w:r>
      <w:r w:rsidR="00E015DE">
        <w:fldChar w:fldCharType="end"/>
      </w:r>
      <w:r w:rsidR="00A762B8">
        <w:t>.</w:t>
      </w:r>
      <w:r w:rsidR="00456291">
        <w:t xml:space="preserve"> </w:t>
      </w:r>
      <w:r w:rsidR="00AC66BA">
        <w:t>L</w:t>
      </w:r>
      <w:r w:rsidR="006C1DBD">
        <w:t>es relations ci-dessus ont été utilisées pour traiter la zone de cavitation.</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C1DBD" w:rsidRPr="00AA3E05" w14:paraId="2ABCC7CC" w14:textId="77777777" w:rsidTr="009A449E">
        <w:trPr>
          <w:trHeight w:val="635"/>
          <w:tblHeader/>
          <w:jc w:val="center"/>
        </w:trPr>
        <w:tc>
          <w:tcPr>
            <w:tcW w:w="7943" w:type="dxa"/>
            <w:vAlign w:val="center"/>
          </w:tcPr>
          <w:p w14:paraId="6A73B5C8" w14:textId="42F7B4C3" w:rsidR="00D4770D" w:rsidRDefault="006C1DBD" w:rsidP="00246150">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ρ</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p</m:t>
                    </m:r>
                  </m:sub>
                </m:sSub>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1-θ</m:t>
                    </m:r>
                  </m:e>
                </m:d>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ρ</m:t>
                    </m:r>
                  </m:e>
                  <m:sub>
                    <m:r>
                      <w:rPr>
                        <w:rFonts w:ascii="Cambria Math" w:eastAsiaTheme="minorEastAsia" w:hAnsi="Cambria Math" w:cs="Cambria Math"/>
                        <w:color w:val="000000"/>
                        <w:szCs w:val="22"/>
                        <w:lang w:eastAsia="zh-CN"/>
                      </w:rPr>
                      <m:t>fluide</m:t>
                    </m:r>
                  </m:sub>
                </m:sSub>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fluide</m:t>
                    </m:r>
                  </m:sub>
                </m:sSub>
                <m:r>
                  <w:rPr>
                    <w:rFonts w:ascii="Cambria Math" w:eastAsiaTheme="minorEastAsia" w:hAnsi="Cambria Math" w:cs="Cambria Math"/>
                    <w:color w:val="000000"/>
                    <w:szCs w:val="22"/>
                    <w:lang w:eastAsia="zh-CN"/>
                  </w:rPr>
                  <m:t>+θ</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ρ</m:t>
                    </m:r>
                  </m:e>
                  <m:sub>
                    <m:r>
                      <w:rPr>
                        <w:rFonts w:ascii="Cambria Math" w:eastAsiaTheme="minorEastAsia" w:hAnsi="Cambria Math" w:cs="Cambria Math"/>
                        <w:color w:val="000000"/>
                        <w:szCs w:val="22"/>
                        <w:lang w:eastAsia="zh-CN"/>
                      </w:rPr>
                      <m:t>gaz</m:t>
                    </m:r>
                  </m:sub>
                </m:sSub>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gaz</m:t>
                    </m:r>
                  </m:sub>
                </m:sSub>
                <m:r>
                  <w:rPr>
                    <w:rFonts w:ascii="Cambria Math" w:eastAsiaTheme="minorEastAsia" w:hAnsi="Cambria Math" w:cs="Cambria Math"/>
                    <w:color w:val="000000"/>
                    <w:szCs w:val="22"/>
                    <w:lang w:eastAsia="zh-CN"/>
                  </w:rPr>
                  <m:t> </m:t>
                </m:r>
              </m:oMath>
            </m:oMathPara>
          </w:p>
          <w:p w14:paraId="7CB446FE" w14:textId="2F9E5A38" w:rsidR="00D4770D" w:rsidRPr="00D4770D" w:rsidRDefault="006C1DBD" w:rsidP="00246150">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μ=</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1-θ</m:t>
                    </m:r>
                  </m:e>
                </m:d>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μ</m:t>
                    </m:r>
                  </m:e>
                  <m:sub>
                    <m:r>
                      <w:rPr>
                        <w:rFonts w:ascii="Cambria Math" w:eastAsiaTheme="minorEastAsia" w:hAnsi="Cambria Math" w:cs="Cambria Math"/>
                        <w:color w:val="000000"/>
                        <w:szCs w:val="22"/>
                        <w:lang w:eastAsia="zh-CN"/>
                      </w:rPr>
                      <m:t>fluide</m:t>
                    </m:r>
                  </m:sub>
                </m:sSub>
                <m:r>
                  <w:rPr>
                    <w:rFonts w:ascii="Cambria Math" w:eastAsiaTheme="minorEastAsia" w:hAnsi="Cambria Math" w:cs="Cambria Math"/>
                    <w:color w:val="000000"/>
                    <w:szCs w:val="22"/>
                    <w:lang w:eastAsia="zh-CN"/>
                  </w:rPr>
                  <m:t>+θ</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μ</m:t>
                    </m:r>
                  </m:e>
                  <m:sub>
                    <m:r>
                      <w:rPr>
                        <w:rFonts w:ascii="Cambria Math" w:eastAsiaTheme="minorEastAsia" w:hAnsi="Cambria Math" w:cs="Cambria Math"/>
                        <w:color w:val="000000"/>
                        <w:szCs w:val="22"/>
                        <w:lang w:eastAsia="zh-CN"/>
                      </w:rPr>
                      <m:t>gaz</m:t>
                    </m:r>
                  </m:sub>
                </m:sSub>
              </m:oMath>
            </m:oMathPara>
          </w:p>
          <w:p w14:paraId="4554F8CE" w14:textId="3C5F5075" w:rsidR="006C1DBD" w:rsidRPr="00D4770D" w:rsidRDefault="00D4770D" w:rsidP="00246150">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λ=</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1-θ</m:t>
                    </m:r>
                  </m:e>
                </m:d>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λ</m:t>
                    </m:r>
                  </m:e>
                  <m:sub>
                    <m:r>
                      <w:rPr>
                        <w:rFonts w:ascii="Cambria Math" w:eastAsiaTheme="minorEastAsia" w:hAnsi="Cambria Math" w:cs="Cambria Math"/>
                        <w:color w:val="000000"/>
                        <w:szCs w:val="22"/>
                        <w:lang w:eastAsia="zh-CN"/>
                      </w:rPr>
                      <m:t>fluide</m:t>
                    </m:r>
                  </m:sub>
                </m:sSub>
                <m:r>
                  <w:rPr>
                    <w:rFonts w:ascii="Cambria Math" w:eastAsiaTheme="minorEastAsia" w:hAnsi="Cambria Math" w:cs="Cambria Math"/>
                    <w:color w:val="000000"/>
                    <w:szCs w:val="22"/>
                    <w:lang w:eastAsia="zh-CN"/>
                  </w:rPr>
                  <m:t>+ θ</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λ</m:t>
                    </m:r>
                  </m:e>
                  <m:sub>
                    <m:r>
                      <w:rPr>
                        <w:rFonts w:ascii="Cambria Math" w:eastAsiaTheme="minorEastAsia" w:hAnsi="Cambria Math" w:cs="Cambria Math"/>
                        <w:color w:val="000000"/>
                        <w:szCs w:val="22"/>
                        <w:lang w:eastAsia="zh-CN"/>
                      </w:rPr>
                      <m:t>gaz</m:t>
                    </m:r>
                  </m:sub>
                </m:sSub>
              </m:oMath>
            </m:oMathPara>
          </w:p>
        </w:tc>
        <w:tc>
          <w:tcPr>
            <w:tcW w:w="1096" w:type="dxa"/>
            <w:vAlign w:val="center"/>
          </w:tcPr>
          <w:p w14:paraId="67D9D492" w14:textId="77777777" w:rsidR="006C1DBD" w:rsidRPr="005600FC" w:rsidRDefault="006C1DBD" w:rsidP="00246150">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64BDBE5E" w14:textId="6C100A28" w:rsidR="00CE14A0" w:rsidRPr="00646D8F" w:rsidRDefault="00853EDC" w:rsidP="001E50D0">
      <w:pPr>
        <w:pStyle w:val="Titre2"/>
      </w:pPr>
      <w:bookmarkStart w:id="73" w:name="_Ref528670063"/>
      <w:r>
        <w:t>R</w:t>
      </w:r>
      <w:r w:rsidR="002949CC">
        <w:t>ésolution des équations couplées</w:t>
      </w:r>
      <w:bookmarkEnd w:id="73"/>
    </w:p>
    <w:p w14:paraId="792D4565" w14:textId="77777777" w:rsidR="009A717F" w:rsidRDefault="009A717F" w:rsidP="00CE14A0"/>
    <w:p w14:paraId="3491789F" w14:textId="1FB77BCD" w:rsidR="005B5BB7" w:rsidRDefault="009A717F" w:rsidP="00A92A5D">
      <w:pPr>
        <w:spacing w:line="360" w:lineRule="auto"/>
      </w:pPr>
      <w:r>
        <w:t>D’après l</w:t>
      </w:r>
      <w:r w:rsidR="00130EBC">
        <w:t>a littérature</w:t>
      </w:r>
      <w:r w:rsidR="00A416FD">
        <w:t xml:space="preserve"> </w:t>
      </w:r>
      <w:r w:rsidR="00A416FD">
        <w:fldChar w:fldCharType="begin"/>
      </w:r>
      <w:r w:rsidR="00A416FD">
        <w:instrText xml:space="preserve"> REF _Ref526267673 \r \h </w:instrText>
      </w:r>
      <w:r w:rsidR="00A416FD">
        <w:fldChar w:fldCharType="separate"/>
      </w:r>
      <w:r w:rsidR="002C4AD4">
        <w:t>[7]</w:t>
      </w:r>
      <w:r w:rsidR="00A416FD">
        <w:fldChar w:fldCharType="end"/>
      </w:r>
      <w:r w:rsidR="006D5E07">
        <w:t>,</w:t>
      </w:r>
      <w:r w:rsidR="00A84F48">
        <w:t xml:space="preserve"> </w:t>
      </w:r>
      <w:r w:rsidR="00907469">
        <w:t xml:space="preserve">la méthode de volumes finis est souvent préférable pour discrétiser le domaine </w:t>
      </w:r>
      <w:r w:rsidR="005171DB">
        <w:t>de</w:t>
      </w:r>
      <w:r w:rsidR="006C619D">
        <w:t xml:space="preserve"> </w:t>
      </w:r>
      <w:r w:rsidR="00A44C2F">
        <w:t xml:space="preserve">fluide. </w:t>
      </w:r>
      <w:r w:rsidR="00A84F48">
        <w:t xml:space="preserve">En fait, </w:t>
      </w:r>
      <w:r w:rsidR="000F146E">
        <w:t>en</w:t>
      </w:r>
      <w:r w:rsidR="00A84F48">
        <w:t xml:space="preserve"> </w:t>
      </w:r>
      <w:r w:rsidR="000F146E">
        <w:t>se basant</w:t>
      </w:r>
      <w:r w:rsidR="00A84F48">
        <w:t xml:space="preserve"> sur le concept de conservation de </w:t>
      </w:r>
      <w:r w:rsidR="000F146E">
        <w:t>quantité</w:t>
      </w:r>
      <w:r w:rsidR="00847B4B">
        <w:t>s</w:t>
      </w:r>
      <w:r w:rsidR="000F146E">
        <w:t xml:space="preserve"> physique</w:t>
      </w:r>
      <w:r w:rsidR="00847B4B">
        <w:t>s</w:t>
      </w:r>
      <w:r w:rsidR="00E5743E">
        <w:t xml:space="preserve"> (débit, flux etc…)</w:t>
      </w:r>
      <w:r w:rsidR="000F146E">
        <w:t xml:space="preserve">, elle </w:t>
      </w:r>
      <w:r w:rsidR="00A84F48">
        <w:t xml:space="preserve">est plus </w:t>
      </w:r>
      <w:r w:rsidR="00C80AA6">
        <w:t>adaptée</w:t>
      </w:r>
      <w:r w:rsidR="00A84F48">
        <w:t xml:space="preserve"> </w:t>
      </w:r>
      <w:r w:rsidR="00AB60C1">
        <w:t xml:space="preserve">pour </w:t>
      </w:r>
      <w:r w:rsidR="001B5FAE">
        <w:t>assurer</w:t>
      </w:r>
      <w:r w:rsidR="00AB60C1">
        <w:t xml:space="preserve"> la convergence de résolution</w:t>
      </w:r>
      <w:r w:rsidR="00A84F48">
        <w:t xml:space="preserve">. </w:t>
      </w:r>
      <w:r w:rsidR="008056BA">
        <w:t xml:space="preserve">En outre, </w:t>
      </w:r>
      <w:r w:rsidR="00C80AA6">
        <w:t xml:space="preserve"> </w:t>
      </w:r>
      <w:r w:rsidR="005171DB">
        <w:t>t</w:t>
      </w:r>
      <w:r w:rsidR="00D86183">
        <w:t xml:space="preserve">ous les termes </w:t>
      </w:r>
      <w:r w:rsidR="00D86183">
        <w:lastRenderedPageBreak/>
        <w:t xml:space="preserve">approximés par la méthode ont une signification physique. </w:t>
      </w:r>
      <w:r w:rsidR="00C767F5">
        <w:t>C</w:t>
      </w:r>
      <w:r w:rsidR="00D86183">
        <w:t>ette</w:t>
      </w:r>
      <w:r w:rsidR="00C80AA6">
        <w:t xml:space="preserve"> simplicité de compréhe</w:t>
      </w:r>
      <w:r w:rsidR="005171DB">
        <w:t xml:space="preserve">nsion </w:t>
      </w:r>
      <w:r w:rsidR="00C767F5">
        <w:t>facilite l’</w:t>
      </w:r>
      <w:r w:rsidR="005171DB">
        <w:t>implément</w:t>
      </w:r>
      <w:r w:rsidR="00C767F5">
        <w:t>ation</w:t>
      </w:r>
      <w:r w:rsidR="005171DB">
        <w:t xml:space="preserve"> </w:t>
      </w:r>
      <w:r w:rsidR="00C80AA6">
        <w:t xml:space="preserve">numérique. </w:t>
      </w:r>
      <w:r w:rsidR="005B5BB7">
        <w:t>Ainsi, la méthode</w:t>
      </w:r>
      <w:r w:rsidR="00B612B2">
        <w:t xml:space="preserve"> de volume finis</w:t>
      </w:r>
      <w:r w:rsidR="005B5BB7">
        <w:t xml:space="preserve"> est utilisée pour discrétiser les équations de Reynolds et de l’énergie. </w:t>
      </w:r>
    </w:p>
    <w:p w14:paraId="725779C5" w14:textId="0270BD6C" w:rsidR="00150B80" w:rsidRDefault="00150B80" w:rsidP="007877AC">
      <w:pPr>
        <w:pStyle w:val="Titre3"/>
        <w:ind w:left="1276" w:hanging="709"/>
      </w:pPr>
      <w:bookmarkStart w:id="74" w:name="_Ref528671596"/>
      <w:r>
        <w:t>Discrétisation de l’équation de Reynolds avec cavitation</w:t>
      </w:r>
      <w:bookmarkEnd w:id="74"/>
    </w:p>
    <w:p w14:paraId="67C39762" w14:textId="77777777" w:rsidR="00EB6397" w:rsidRDefault="00EB6397" w:rsidP="00571066"/>
    <w:p w14:paraId="25E8D923" w14:textId="469AAF65" w:rsidR="008F75AE" w:rsidRDefault="00882065" w:rsidP="000652DD">
      <w:pPr>
        <w:spacing w:line="360" w:lineRule="auto"/>
      </w:pPr>
      <w:r>
        <w:t>L’intégration à travers l’épaisseur de film des termes</w:t>
      </w:r>
      <w:r w:rsidR="00AE07CE">
        <w:t xml:space="preserve"> des</w:t>
      </w:r>
      <w:r>
        <w:t xml:space="preserve"> intégrales</w:t>
      </w:r>
      <w:r w:rsidR="00B805D2">
        <w:t xml:space="preserve"> </w:t>
      </w:r>
      <w:r>
        <w:t>a permis de ramener la résolution de pression à un problème 2D dans le plan</w:t>
      </w:r>
      <m:oMath>
        <m:r>
          <w:rPr>
            <w:rFonts w:ascii="Cambria Math" w:hAnsi="Cambria Math"/>
          </w:rPr>
          <m:t xml:space="preserve"> </m:t>
        </m:r>
      </m:oMath>
      <w:r w:rsidRPr="00882065">
        <w:t>x-z</w:t>
      </w:r>
      <w:r>
        <w:t xml:space="preserve">.  </w:t>
      </w:r>
      <w:r w:rsidR="00397B3D">
        <w:t>La</w:t>
      </w:r>
      <w:r w:rsidR="00B53E35">
        <w:t xml:space="preserve"> </w:t>
      </w:r>
      <w:r w:rsidR="00BC0038" w:rsidRPr="00BC0038">
        <w:fldChar w:fldCharType="begin"/>
      </w:r>
      <w:r w:rsidR="00BC0038" w:rsidRPr="00BC0038">
        <w:instrText xml:space="preserve"> REF _Ref525899785 \h  \* MERGEFORMAT </w:instrText>
      </w:r>
      <w:r w:rsidR="00BC0038" w:rsidRPr="00BC0038">
        <w:fldChar w:fldCharType="separate"/>
      </w:r>
      <w:r w:rsidR="002C4AD4" w:rsidRPr="002C4AD4">
        <w:rPr>
          <w:noProof/>
        </w:rPr>
        <w:t>Figure 6</w:t>
      </w:r>
      <w:r w:rsidR="00BC0038" w:rsidRPr="00BC0038">
        <w:fldChar w:fldCharType="end"/>
      </w:r>
      <w:r w:rsidR="00BC0038">
        <w:t xml:space="preserve"> </w:t>
      </w:r>
      <w:r w:rsidR="00B53E35">
        <w:t xml:space="preserve">décrit le domaine </w:t>
      </w:r>
      <w:r w:rsidR="00E73477">
        <w:t>discrétisé par la méthode volumes finis de l’équation de Reynolds généralisée.</w:t>
      </w:r>
      <w:r w:rsidR="00B1692B">
        <w:t xml:space="preserve"> </w:t>
      </w:r>
      <w:r w:rsidR="00AF2703">
        <w:t xml:space="preserve">Ce domaine est subdivisé en un nombre fini de </w:t>
      </w:r>
      <w:r w:rsidR="00955D8F">
        <w:t>cellule</w:t>
      </w:r>
      <w:r w:rsidR="00316AA3">
        <w:t>.</w:t>
      </w:r>
      <w:r w:rsidR="00316AA3" w:rsidRPr="00316AA3">
        <w:t xml:space="preserve"> </w:t>
      </w:r>
      <w:r w:rsidR="00316AA3">
        <w:t xml:space="preserve">Chaque </w:t>
      </w:r>
      <w:r w:rsidR="00955D8F">
        <w:t>cellule</w:t>
      </w:r>
      <w:r w:rsidR="00316AA3">
        <w:t xml:space="preserve"> </w:t>
      </w:r>
      <w:r w:rsidR="00316AA3" w:rsidRPr="00A7636D">
        <w:t xml:space="preserve">a quatre faces planes, représentées par des lettres minuscules correspondant à leur direction (e, w, n, s) par rapport au </w:t>
      </w:r>
      <w:r w:rsidR="00793B11" w:rsidRPr="00A7636D">
        <w:t>nœud</w:t>
      </w:r>
      <w:r w:rsidR="00316AA3" w:rsidRPr="00A7636D">
        <w:t xml:space="preserve"> central P</w:t>
      </w:r>
      <w:r w:rsidR="00316AA3">
        <w:t>.</w:t>
      </w:r>
      <w:r w:rsidR="00793B11">
        <w:t xml:space="preserve"> </w:t>
      </w:r>
    </w:p>
    <w:p w14:paraId="53035F31" w14:textId="77777777" w:rsidR="00DF06F6" w:rsidRDefault="008F75AE" w:rsidP="000652DD">
      <w:pPr>
        <w:keepNext/>
        <w:spacing w:line="360" w:lineRule="auto"/>
        <w:jc w:val="center"/>
      </w:pPr>
      <w:r w:rsidRPr="00DE401B">
        <w:rPr>
          <w:noProof/>
          <w:lang w:val="en-US" w:eastAsia="zh-CN"/>
        </w:rPr>
        <w:drawing>
          <wp:inline distT="0" distB="0" distL="0" distR="0" wp14:anchorId="36D8FA5C" wp14:editId="3D09672D">
            <wp:extent cx="3430800" cy="2037600"/>
            <wp:effectExtent l="0" t="0" r="0" b="127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3"/>
                    <a:stretch>
                      <a:fillRect/>
                    </a:stretch>
                  </pic:blipFill>
                  <pic:spPr>
                    <a:xfrm>
                      <a:off x="0" y="0"/>
                      <a:ext cx="3430800" cy="2037600"/>
                    </a:xfrm>
                    <a:prstGeom prst="rect">
                      <a:avLst/>
                    </a:prstGeom>
                  </pic:spPr>
                </pic:pic>
              </a:graphicData>
            </a:graphic>
          </wp:inline>
        </w:drawing>
      </w:r>
    </w:p>
    <w:p w14:paraId="40D41CF3" w14:textId="0B1F1FA0" w:rsidR="008F75AE" w:rsidRPr="00DF06F6" w:rsidRDefault="00DF06F6" w:rsidP="000652DD">
      <w:pPr>
        <w:pStyle w:val="Lgende"/>
        <w:spacing w:line="360" w:lineRule="auto"/>
        <w:jc w:val="center"/>
        <w:rPr>
          <w:i w:val="0"/>
          <w:noProof/>
          <w:sz w:val="22"/>
        </w:rPr>
      </w:pPr>
      <w:bookmarkStart w:id="75" w:name="_Ref525899785"/>
      <w:r w:rsidRPr="00DF06F6">
        <w:rPr>
          <w:i w:val="0"/>
          <w:noProof/>
          <w:sz w:val="22"/>
        </w:rPr>
        <w:t xml:space="preserve">Figure </w:t>
      </w:r>
      <w:r w:rsidRPr="00DF06F6">
        <w:rPr>
          <w:i w:val="0"/>
          <w:noProof/>
          <w:sz w:val="22"/>
        </w:rPr>
        <w:fldChar w:fldCharType="begin"/>
      </w:r>
      <w:r w:rsidRPr="00DF06F6">
        <w:rPr>
          <w:i w:val="0"/>
          <w:noProof/>
          <w:sz w:val="22"/>
        </w:rPr>
        <w:instrText xml:space="preserve"> SEQ Figure \* ARABIC </w:instrText>
      </w:r>
      <w:r w:rsidRPr="00DF06F6">
        <w:rPr>
          <w:i w:val="0"/>
          <w:noProof/>
          <w:sz w:val="22"/>
        </w:rPr>
        <w:fldChar w:fldCharType="separate"/>
      </w:r>
      <w:r w:rsidR="002C4AD4">
        <w:rPr>
          <w:i w:val="0"/>
          <w:noProof/>
          <w:sz w:val="22"/>
        </w:rPr>
        <w:t>6</w:t>
      </w:r>
      <w:r w:rsidRPr="00DF06F6">
        <w:rPr>
          <w:i w:val="0"/>
          <w:noProof/>
          <w:sz w:val="22"/>
        </w:rPr>
        <w:fldChar w:fldCharType="end"/>
      </w:r>
      <w:bookmarkEnd w:id="75"/>
      <w:r>
        <w:rPr>
          <w:i w:val="0"/>
          <w:noProof/>
          <w:sz w:val="22"/>
        </w:rPr>
        <w:t> : le maillge 2D utilisé pour l’équation de Reynolds</w:t>
      </w:r>
    </w:p>
    <w:p w14:paraId="234A7720" w14:textId="62BA670C" w:rsidR="0071791A" w:rsidRDefault="008F75AE" w:rsidP="000652DD">
      <w:pPr>
        <w:spacing w:line="360" w:lineRule="auto"/>
      </w:pPr>
      <w:r>
        <w:t>L</w:t>
      </w:r>
      <w:r w:rsidR="00492874">
        <w:t xml:space="preserve">’équation </w:t>
      </w:r>
      <w:r w:rsidR="00492874">
        <w:fldChar w:fldCharType="begin"/>
      </w:r>
      <w:r w:rsidR="00492874">
        <w:instrText xml:space="preserve"> REF _Ref525835347 \r \h </w:instrText>
      </w:r>
      <w:r w:rsidR="000652DD">
        <w:instrText xml:space="preserve"> \* MERGEFORMAT </w:instrText>
      </w:r>
      <w:r w:rsidR="00492874">
        <w:fldChar w:fldCharType="separate"/>
      </w:r>
      <w:r w:rsidR="002C4AD4">
        <w:t>Eq.13</w:t>
      </w:r>
      <w:r w:rsidR="00492874">
        <w:fldChar w:fldCharType="end"/>
      </w:r>
      <w:r w:rsidR="00492874">
        <w:t xml:space="preserve"> </w:t>
      </w:r>
      <w:r>
        <w:t xml:space="preserve">est </w:t>
      </w:r>
      <w:r w:rsidR="005156CD">
        <w:t>intégrée</w:t>
      </w:r>
      <w:r>
        <w:t xml:space="preserve"> sur </w:t>
      </w:r>
      <w:r w:rsidR="00955D8F">
        <w:t>une</w:t>
      </w:r>
      <w:r>
        <w:t xml:space="preserve"> </w:t>
      </w:r>
      <w:r w:rsidR="00226E4F">
        <w:t>cellule</w:t>
      </w:r>
      <w:r w:rsidR="00955D8F">
        <w:t xml:space="preserve"> 2D</w:t>
      </w:r>
      <w:r w:rsidR="00774AD6">
        <w:t xml:space="preserve"> </w:t>
      </w:r>
      <w:r w:rsidR="005156CD">
        <w:t>dont le nœud au</w:t>
      </w:r>
      <w:r w:rsidR="00774AD6">
        <w:t xml:space="preserve"> centre</w:t>
      </w:r>
      <w:r w:rsidR="005156CD">
        <w:t xml:space="preserve"> est P</w:t>
      </w:r>
      <w:r w:rsidR="00774AD6">
        <w:t xml:space="preserve"> </w:t>
      </w:r>
      <w:r w:rsidR="00492874">
        <w:t>s’écrit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2116A" w:rsidRPr="00AA3E05" w14:paraId="7434567F" w14:textId="77777777" w:rsidTr="009A449E">
        <w:trPr>
          <w:trHeight w:val="635"/>
          <w:tblHeader/>
          <w:jc w:val="center"/>
        </w:trPr>
        <w:tc>
          <w:tcPr>
            <w:tcW w:w="7943" w:type="dxa"/>
            <w:vAlign w:val="center"/>
          </w:tcPr>
          <w:p w14:paraId="23570712" w14:textId="3F56478C" w:rsidR="0092116A" w:rsidRPr="009E6468" w:rsidRDefault="00760BCD" w:rsidP="009E6468">
            <w:pPr>
              <w:spacing w:line="360" w:lineRule="auto"/>
            </w:pPr>
            <m:oMathPara>
              <m:oMath>
                <m:m>
                  <m:mPr>
                    <m:mcs>
                      <m:mc>
                        <m:mcPr>
                          <m:count m:val="1"/>
                          <m:mcJc m:val="center"/>
                        </m:mcPr>
                      </m:mc>
                    </m:mcs>
                    <m:ctrlPr>
                      <w:rPr>
                        <w:rFonts w:ascii="Cambria Math" w:hAnsi="Cambria Math"/>
                        <w:i/>
                      </w:rPr>
                    </m:ctrlPr>
                  </m:mPr>
                  <m:m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∂z</m:t>
                                          </m:r>
                                        </m:den>
                                      </m:f>
                                    </m:e>
                                  </m:d>
                                </m:e>
                              </m:d>
                              <m:r>
                                <w:rPr>
                                  <w:rFonts w:ascii="Cambria Math" w:hAnsi="Cambria Math"/>
                                </w:rPr>
                                <m:t>dxdz</m:t>
                              </m:r>
                            </m:e>
                          </m:nary>
                        </m:e>
                      </m:nary>
                      <m:r>
                        <w:rPr>
                          <w:rFonts w:ascii="Cambria Math" w:hAnsi="Cambria Math"/>
                        </w:rPr>
                        <m:t xml:space="preserve">                                                                               </m:t>
                      </m:r>
                    </m:e>
                  </m:mr>
                  <m:mr>
                    <m:e>
                      <m:r>
                        <w:rPr>
                          <w:rFonts w:ascii="Cambria Math" w:hAnsi="Cambria Math"/>
                        </w:rPr>
                        <m:t xml:space="preserve">                            = U</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sSub>
                                        <m:sSubPr>
                                          <m:ctrlPr>
                                            <w:rPr>
                                              <w:rFonts w:ascii="Cambria Math" w:hAnsi="Cambria Math"/>
                                              <w:i/>
                                            </w:rPr>
                                          </m:ctrlPr>
                                        </m:sSubPr>
                                        <m:e>
                                          <m:r>
                                            <w:rPr>
                                              <w:rFonts w:ascii="Cambria Math" w:hAnsi="Cambria Math"/>
                                            </w:rPr>
                                            <m:t>G</m:t>
                                          </m:r>
                                        </m:e>
                                        <m:sub>
                                          <m:r>
                                            <w:rPr>
                                              <w:rFonts w:ascii="Cambria Math" w:hAnsi="Cambria Math"/>
                                            </w:rPr>
                                            <m:t>2</m:t>
                                          </m:r>
                                        </m:sub>
                                      </m:sSub>
                                    </m:e>
                                  </m:d>
                                </m:e>
                              </m:d>
                              <m:r>
                                <w:rPr>
                                  <w:rFonts w:ascii="Cambria Math" w:hAnsi="Cambria Math"/>
                                </w:rPr>
                                <m:t>dxdz</m:t>
                              </m:r>
                            </m:e>
                          </m:nary>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r>
                                            <w:rPr>
                                              <w:rFonts w:ascii="Cambria Math" w:hAnsi="Cambria Math"/>
                                            </w:rPr>
                                            <m:t>ρh</m:t>
                                          </m:r>
                                        </m:e>
                                      </m:d>
                                    </m:num>
                                    <m:den>
                                      <m:r>
                                        <w:rPr>
                                          <w:rFonts w:ascii="Cambria Math" w:hAnsi="Cambria Math"/>
                                        </w:rPr>
                                        <m:t>∂t</m:t>
                                      </m:r>
                                    </m:den>
                                  </m:f>
                                </m:e>
                              </m:d>
                              <m:r>
                                <w:rPr>
                                  <w:rFonts w:ascii="Cambria Math" w:hAnsi="Cambria Math"/>
                                </w:rPr>
                                <m:t>dxdz</m:t>
                              </m:r>
                            </m:e>
                          </m:nary>
                        </m:e>
                      </m:nary>
                    </m:e>
                  </m:mr>
                </m:m>
                <m:r>
                  <w:rPr>
                    <w:rFonts w:ascii="Cambria Math" w:hAnsi="Cambria Math"/>
                  </w:rPr>
                  <m:t xml:space="preserve"> </m:t>
                </m:r>
              </m:oMath>
            </m:oMathPara>
          </w:p>
        </w:tc>
        <w:tc>
          <w:tcPr>
            <w:tcW w:w="1096" w:type="dxa"/>
            <w:vAlign w:val="center"/>
          </w:tcPr>
          <w:p w14:paraId="5CB7047F" w14:textId="77777777" w:rsidR="0092116A" w:rsidRPr="005600FC" w:rsidRDefault="0092116A"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0405F2B8" w14:textId="2DEEF9FC" w:rsidR="00AC6C8F" w:rsidRDefault="0071791A" w:rsidP="000652DD">
      <w:pPr>
        <w:spacing w:line="360" w:lineRule="auto"/>
      </w:pPr>
      <w:r w:rsidRPr="0071791A">
        <w:t xml:space="preserve">Une fois la discrétisation réalisée pour tous les termes de l’équation, on obtient </w:t>
      </w:r>
      <w:r w:rsidR="00C805EA">
        <w:t>la forme discrétisé</w:t>
      </w:r>
      <w:r w:rsidR="00DC7B1C">
        <w:t>e</w:t>
      </w:r>
      <w:r w:rsidR="002A4FE6">
        <w:t xml:space="preserve"> de l’</w:t>
      </w:r>
      <w:r w:rsidRPr="0071791A">
        <w:t>équation qui s’exprime en fonction de coefficients appelés coefficients de discrétisation</w:t>
      </w:r>
      <w:r w:rsidR="00631249">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919C2" w:rsidRPr="00AA3E05" w14:paraId="2E5F7347" w14:textId="77777777" w:rsidTr="009A449E">
        <w:trPr>
          <w:trHeight w:val="635"/>
          <w:tblHeader/>
          <w:jc w:val="center"/>
        </w:trPr>
        <w:tc>
          <w:tcPr>
            <w:tcW w:w="7943" w:type="dxa"/>
            <w:vAlign w:val="center"/>
          </w:tcPr>
          <w:p w14:paraId="58753E2F" w14:textId="1446F2F6" w:rsidR="004919C2" w:rsidRPr="004919C2" w:rsidRDefault="00760BCD" w:rsidP="000652DD">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e</m:t>
                    </m:r>
                  </m:sub>
                </m:sSub>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m:t>
                    </m:r>
                  </m:sub>
                </m:sSub>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=S(θ)</m:t>
                </m:r>
              </m:oMath>
            </m:oMathPara>
          </w:p>
        </w:tc>
        <w:tc>
          <w:tcPr>
            <w:tcW w:w="1096" w:type="dxa"/>
            <w:vAlign w:val="center"/>
          </w:tcPr>
          <w:p w14:paraId="24DF878A" w14:textId="77777777" w:rsidR="004919C2" w:rsidRPr="005600FC" w:rsidRDefault="004919C2"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5B9EF2E2" w14:textId="2E8F89F5" w:rsidR="002A4FE6" w:rsidRDefault="007C22BB" w:rsidP="000652DD">
      <w:pPr>
        <w:spacing w:line="360" w:lineRule="auto"/>
      </w:pPr>
      <w:r>
        <w:t xml:space="preserve">Avec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132E72" w:rsidRPr="00134F70" w14:paraId="1D4E2EEE" w14:textId="77777777" w:rsidTr="009A449E">
        <w:trPr>
          <w:trHeight w:val="635"/>
          <w:tblHeader/>
          <w:jc w:val="center"/>
        </w:trPr>
        <w:tc>
          <w:tcPr>
            <w:tcW w:w="7943" w:type="dxa"/>
            <w:vAlign w:val="center"/>
          </w:tcPr>
          <w:p w14:paraId="06CE04DF" w14:textId="6BCBE313" w:rsidR="009B7CD9" w:rsidRDefault="00760BCD" w:rsidP="000652DD">
            <w:pPr>
              <w:spacing w:line="360" w:lineRule="auto"/>
              <w:jc w:val="center"/>
            </w:pPr>
            <m:oMathPara>
              <m:oMath>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∆x</m:t>
                          </m:r>
                        </m:den>
                      </m:f>
                      <m:sSub>
                        <m:sSubPr>
                          <m:ctrlPr>
                            <w:rPr>
                              <w:rFonts w:ascii="Cambria Math" w:hAnsi="Cambria Math"/>
                              <w:i/>
                            </w:rPr>
                          </m:ctrlPr>
                        </m:sSubPr>
                        <m:e>
                          <m:r>
                            <w:rPr>
                              <w:rFonts w:ascii="Cambria Math" w:hAnsi="Cambria Math"/>
                            </w:rPr>
                            <m:t>G</m:t>
                          </m:r>
                        </m:e>
                        <m:sub>
                          <m:r>
                            <w:rPr>
                              <w:rFonts w:ascii="Cambria Math" w:hAnsi="Cambria Math"/>
                            </w:rPr>
                            <m:t>1e</m:t>
                          </m:r>
                        </m:sub>
                      </m:sSub>
                      <m:r>
                        <w:rPr>
                          <w:rFonts w:ascii="Cambria Math" w:hAnsi="Cambria Math"/>
                        </w:rPr>
                        <m:t>   ;</m:t>
                      </m:r>
                    </m:e>
                    <m:e>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∆x</m:t>
                          </m:r>
                        </m:den>
                      </m:f>
                      <m:sSub>
                        <m:sSubPr>
                          <m:ctrlPr>
                            <w:rPr>
                              <w:rFonts w:ascii="Cambria Math" w:hAnsi="Cambria Math"/>
                              <w:i/>
                            </w:rPr>
                          </m:ctrlPr>
                        </m:sSubPr>
                        <m:e>
                          <m:r>
                            <w:rPr>
                              <w:rFonts w:ascii="Cambria Math" w:hAnsi="Cambria Math"/>
                            </w:rPr>
                            <m:t>G</m:t>
                          </m:r>
                        </m:e>
                        <m:sub>
                          <m:r>
                            <w:rPr>
                              <w:rFonts w:ascii="Cambria Math" w:hAnsi="Cambria Math"/>
                            </w:rPr>
                            <m:t>1w</m:t>
                          </m:r>
                        </m:sub>
                      </m:sSub>
                      <m:r>
                        <w:rPr>
                          <w:rFonts w:ascii="Cambria Math" w:hAnsi="Cambria Math"/>
                        </w:rPr>
                        <m:t xml:space="preserve">  ; </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∆z</m:t>
                          </m:r>
                        </m:den>
                      </m:f>
                      <m:sSub>
                        <m:sSubPr>
                          <m:ctrlPr>
                            <w:rPr>
                              <w:rFonts w:ascii="Cambria Math" w:hAnsi="Cambria Math"/>
                              <w:i/>
                            </w:rPr>
                          </m:ctrlPr>
                        </m:sSubPr>
                        <m:e>
                          <m:r>
                            <w:rPr>
                              <w:rFonts w:ascii="Cambria Math" w:hAnsi="Cambria Math"/>
                            </w:rPr>
                            <m:t>G</m:t>
                          </m:r>
                        </m:e>
                        <m:sub>
                          <m:r>
                            <w:rPr>
                              <w:rFonts w:ascii="Cambria Math" w:hAnsi="Cambria Math"/>
                            </w:rPr>
                            <m:t>1n</m:t>
                          </m:r>
                        </m:sub>
                      </m:sSub>
                      <m:r>
                        <w:rPr>
                          <w:rFonts w:ascii="Cambria Math" w:hAnsi="Cambria Math"/>
                        </w:rPr>
                        <m:t>   ;</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∆z</m:t>
                          </m:r>
                        </m:den>
                      </m:f>
                      <m:sSub>
                        <m:sSubPr>
                          <m:ctrlPr>
                            <w:rPr>
                              <w:rFonts w:ascii="Cambria Math" w:hAnsi="Cambria Math"/>
                              <w:i/>
                            </w:rPr>
                          </m:ctrlPr>
                        </m:sSubPr>
                        <m:e>
                          <m:r>
                            <w:rPr>
                              <w:rFonts w:ascii="Cambria Math" w:hAnsi="Cambria Math"/>
                            </w:rPr>
                            <m:t>G</m:t>
                          </m:r>
                        </m:e>
                        <m:sub>
                          <m:r>
                            <w:rPr>
                              <w:rFonts w:ascii="Cambria Math" w:hAnsi="Cambria Math"/>
                            </w:rPr>
                            <m:t>1s</m:t>
                          </m:r>
                        </m:sub>
                      </m:sSub>
                      <m:r>
                        <w:rPr>
                          <w:rFonts w:ascii="Cambria Math" w:hAnsi="Cambria Math"/>
                        </w:rPr>
                        <m:t xml:space="preserve">   </m:t>
                      </m:r>
                    </m:e>
                  </m:mr>
                </m:m>
              </m:oMath>
            </m:oMathPara>
          </w:p>
          <w:p w14:paraId="42BA82F4" w14:textId="42EB4F92" w:rsidR="00134F70" w:rsidRPr="00F577E8" w:rsidRDefault="00760BCD" w:rsidP="000652DD">
            <w:pPr>
              <w:spacing w:line="360" w:lineRule="auto"/>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e>
                      </m:d>
                    </m:e>
                  </m:mr>
                </m:m>
              </m:oMath>
            </m:oMathPara>
          </w:p>
          <w:p w14:paraId="094EEE1D" w14:textId="49B31309" w:rsidR="00A52997" w:rsidRPr="00134F70" w:rsidRDefault="00760BCD" w:rsidP="000652DD">
            <w:pPr>
              <w:spacing w:line="360" w:lineRule="auto"/>
            </w:pPr>
            <m:oMathPara>
              <m:oMath>
                <m:m>
                  <m:mPr>
                    <m:mcs>
                      <m:mc>
                        <m:mcPr>
                          <m:count m:val="1"/>
                          <m:mcJc m:val="center"/>
                        </m:mcPr>
                      </m:mc>
                    </m:mcs>
                    <m:ctrlPr>
                      <w:rPr>
                        <w:rFonts w:ascii="Cambria Math" w:hAnsi="Cambria Math"/>
                        <w:i/>
                      </w:rPr>
                    </m:ctrlPr>
                  </m:mPr>
                  <m:mr>
                    <m:e>
                      <m:r>
                        <w:rPr>
                          <w:rFonts w:ascii="Cambria Math" w:hAnsi="Cambria Math"/>
                        </w:rPr>
                        <m:t>S</m:t>
                      </m:r>
                      <m:d>
                        <m:dPr>
                          <m:ctrlPr>
                            <w:rPr>
                              <w:rFonts w:ascii="Cambria Math" w:hAnsi="Cambria Math"/>
                              <w:i/>
                            </w:rPr>
                          </m:ctrlPr>
                        </m:dPr>
                        <m:e>
                          <m:r>
                            <w:rPr>
                              <w:rFonts w:ascii="Cambria Math" w:hAnsi="Cambria Math"/>
                            </w:rPr>
                            <m:t>θ</m:t>
                          </m:r>
                        </m:e>
                      </m:d>
                      <m:r>
                        <w:rPr>
                          <w:rFonts w:ascii="Cambria Math" w:hAnsi="Cambria Math"/>
                        </w:rPr>
                        <m:t>= U∆z</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2e</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e>
                      </m:d>
                      <m:r>
                        <w:rPr>
                          <w:rFonts w:ascii="Cambria Math" w:hAnsi="Cambria Math"/>
                        </w:rPr>
                        <m:t>-U∆z</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2e</m:t>
                              </m:r>
                            </m:sub>
                          </m:sSub>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sSub>
                            <m:sSubPr>
                              <m:ctrlPr>
                                <w:rPr>
                                  <w:rFonts w:ascii="Cambria Math" w:hAnsi="Cambria Math"/>
                                  <w:i/>
                                </w:rPr>
                              </m:ctrlPr>
                            </m:sSubPr>
                            <m:e>
                              <m:r>
                                <w:rPr>
                                  <w:rFonts w:ascii="Cambria Math" w:hAnsi="Cambria Math"/>
                                </w:rPr>
                                <m:t>θ</m:t>
                              </m:r>
                            </m:e>
                            <m:sub>
                              <m:r>
                                <w:rPr>
                                  <w:rFonts w:ascii="Cambria Math" w:hAnsi="Cambria Math"/>
                                </w:rPr>
                                <m:t>w</m:t>
                              </m:r>
                            </m:sub>
                          </m:sSub>
                        </m:e>
                      </m:d>
                      <m:r>
                        <w:rPr>
                          <w:rFonts w:ascii="Cambria Math" w:hAnsi="Cambria Math"/>
                        </w:rPr>
                        <m:t>+∆x∆z</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∂ρh</m:t>
                                  </m:r>
                                </m:num>
                                <m:den>
                                  <m:r>
                                    <w:rPr>
                                      <w:rFonts w:ascii="Cambria Math" w:hAnsi="Cambria Math"/>
                                    </w:rPr>
                                    <m:t>∂t</m:t>
                                  </m:r>
                                </m:den>
                              </m:f>
                            </m:e>
                          </m:d>
                        </m:e>
                        <m:sub>
                          <m:r>
                            <w:rPr>
                              <w:rFonts w:ascii="Cambria Math" w:hAnsi="Cambria Math"/>
                            </w:rPr>
                            <m:t>P</m:t>
                          </m:r>
                        </m:sub>
                      </m:sSub>
                      <m:r>
                        <w:rPr>
                          <w:rFonts w:ascii="Cambria Math" w:hAnsi="Cambria Math"/>
                        </w:rPr>
                        <m:t>-∆x∆z</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∂ρθh</m:t>
                                  </m:r>
                                </m:num>
                                <m:den>
                                  <m:r>
                                    <w:rPr>
                                      <w:rFonts w:ascii="Cambria Math" w:hAnsi="Cambria Math"/>
                                    </w:rPr>
                                    <m:t>∂t</m:t>
                                  </m:r>
                                </m:den>
                              </m:f>
                            </m:e>
                          </m:d>
                        </m:e>
                        <m:sub>
                          <m:r>
                            <w:rPr>
                              <w:rFonts w:ascii="Cambria Math" w:hAnsi="Cambria Math"/>
                            </w:rPr>
                            <m:t>P</m:t>
                          </m:r>
                        </m:sub>
                      </m:sSub>
                    </m:e>
                  </m:mr>
                </m:m>
              </m:oMath>
            </m:oMathPara>
          </w:p>
        </w:tc>
        <w:tc>
          <w:tcPr>
            <w:tcW w:w="1096" w:type="dxa"/>
            <w:vAlign w:val="center"/>
          </w:tcPr>
          <w:p w14:paraId="341178A5" w14:textId="77777777" w:rsidR="00132E72" w:rsidRPr="00134F70" w:rsidRDefault="00132E72"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128FD698" w14:textId="77777777" w:rsidR="00C85354" w:rsidRDefault="00C85354" w:rsidP="000652DD">
      <w:pPr>
        <w:spacing w:line="360" w:lineRule="auto"/>
      </w:pPr>
    </w:p>
    <w:p w14:paraId="7FE4794E" w14:textId="25A29AAE" w:rsidR="006C619D" w:rsidRDefault="00785127" w:rsidP="000652DD">
      <w:pPr>
        <w:spacing w:line="360" w:lineRule="auto"/>
        <w:rPr>
          <w:sz w:val="23"/>
          <w:szCs w:val="23"/>
        </w:rPr>
      </w:pPr>
      <w:r>
        <w:lastRenderedPageBreak/>
        <w:t>On peut remarquer que</w:t>
      </w:r>
      <w:r w:rsidR="009A449E">
        <w:t xml:space="preserve"> le terme </w:t>
      </w:r>
      <m:oMath>
        <m:r>
          <w:rPr>
            <w:rFonts w:ascii="Cambria Math" w:hAnsi="Cambria Math"/>
          </w:rPr>
          <m:t>S(θ)</m:t>
        </m:r>
      </m:oMath>
      <w:r w:rsidR="002E7D15">
        <w:t xml:space="preserve"> contient </w:t>
      </w:r>
      <w:r w:rsidR="00A52997">
        <w:t>le</w:t>
      </w:r>
      <w:r w:rsidR="002E7D15">
        <w:t xml:space="preserve"> facteur de rem</w:t>
      </w:r>
      <w:r w:rsidR="00417EE9">
        <w:t xml:space="preserve">plissage qui est traité comme une </w:t>
      </w:r>
      <w:r w:rsidR="002E7D15">
        <w:t>inconnu</w:t>
      </w:r>
      <w:r w:rsidR="00ED68FC">
        <w:t>e</w:t>
      </w:r>
      <w:r w:rsidR="002E7D15">
        <w:t xml:space="preserve"> dans l’équation selon l’algorithme de cavi</w:t>
      </w:r>
      <w:r w:rsidR="00355A98">
        <w:t xml:space="preserve">tation FBNS. Ce facteur de remplissage est exprimé aux faces de </w:t>
      </w:r>
      <w:r w:rsidR="006C709E">
        <w:t>cellule</w:t>
      </w:r>
      <w:r w:rsidR="00355A98">
        <w:t xml:space="preserve">. </w:t>
      </w:r>
      <w:r w:rsidR="009822C8">
        <w:rPr>
          <w:sz w:val="23"/>
          <w:szCs w:val="23"/>
        </w:rPr>
        <w:t xml:space="preserve">Le schéma </w:t>
      </w:r>
      <w:proofErr w:type="spellStart"/>
      <w:r w:rsidR="009822C8">
        <w:rPr>
          <w:sz w:val="23"/>
          <w:szCs w:val="23"/>
        </w:rPr>
        <w:t>Upwind</w:t>
      </w:r>
      <w:proofErr w:type="spellEnd"/>
      <w:r w:rsidR="009822C8">
        <w:rPr>
          <w:sz w:val="23"/>
          <w:szCs w:val="23"/>
        </w:rPr>
        <w:t xml:space="preserve"> est utilisé pour transporter </w:t>
      </w:r>
      <w:r w:rsidR="00D54621">
        <w:rPr>
          <w:sz w:val="23"/>
          <w:szCs w:val="23"/>
        </w:rPr>
        <w:t>des</w:t>
      </w:r>
      <w:r w:rsidR="002D5364">
        <w:rPr>
          <w:sz w:val="23"/>
          <w:szCs w:val="23"/>
        </w:rPr>
        <w:t xml:space="preserve"> facteurs de remplissage exprimé</w:t>
      </w:r>
      <w:r w:rsidR="00971D77">
        <w:rPr>
          <w:sz w:val="23"/>
          <w:szCs w:val="23"/>
        </w:rPr>
        <w:t>s</w:t>
      </w:r>
      <w:r w:rsidR="002D5364">
        <w:rPr>
          <w:sz w:val="23"/>
          <w:szCs w:val="23"/>
        </w:rPr>
        <w:t xml:space="preserve"> aux faces (</w:t>
      </w:r>
      <m:oMath>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e</m:t>
            </m:r>
          </m:sub>
        </m:sSub>
        <m:r>
          <w:rPr>
            <w:rFonts w:ascii="Cambria Math" w:hAnsi="Cambria Math"/>
            <w:sz w:val="23"/>
            <w:szCs w:val="23"/>
          </w:rPr>
          <m:t xml:space="preserve"> </m:t>
        </m:r>
      </m:oMath>
      <w:r w:rsidR="002D5364" w:rsidRPr="002D5364">
        <w:rPr>
          <w:sz w:val="23"/>
          <w:szCs w:val="23"/>
        </w:rPr>
        <w:t>et</w:t>
      </w:r>
      <m:oMath>
        <m:r>
          <w:rPr>
            <w:rFonts w:ascii="Cambria Math"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w</m:t>
            </m:r>
          </m:sub>
        </m:sSub>
        <m:r>
          <w:rPr>
            <w:rFonts w:ascii="Cambria Math" w:hAnsi="Cambria Math"/>
            <w:sz w:val="23"/>
            <w:szCs w:val="23"/>
          </w:rPr>
          <m:t>)</m:t>
        </m:r>
      </m:oMath>
      <w:r w:rsidR="002D5364">
        <w:rPr>
          <w:sz w:val="23"/>
          <w:szCs w:val="23"/>
        </w:rPr>
        <w:t xml:space="preserve"> </w:t>
      </w:r>
      <w:r w:rsidR="002B5D81">
        <w:rPr>
          <w:sz w:val="23"/>
          <w:szCs w:val="23"/>
        </w:rPr>
        <w:t>au</w:t>
      </w:r>
      <w:r w:rsidR="00CA1BAC">
        <w:rPr>
          <w:sz w:val="23"/>
          <w:szCs w:val="23"/>
        </w:rPr>
        <w:t>x</w:t>
      </w:r>
      <w:r w:rsidR="002B5D81">
        <w:rPr>
          <w:sz w:val="23"/>
          <w:szCs w:val="23"/>
        </w:rPr>
        <w:t xml:space="preserve"> nœud</w:t>
      </w:r>
      <w:r w:rsidR="00CA1BAC">
        <w:rPr>
          <w:sz w:val="23"/>
          <w:szCs w:val="23"/>
        </w:rPr>
        <w:t>s</w:t>
      </w:r>
      <w:r w:rsidR="002B5D81">
        <w:rPr>
          <w:sz w:val="23"/>
          <w:szCs w:val="23"/>
        </w:rPr>
        <w:t xml:space="preserve"> </w:t>
      </w:r>
      <w:r w:rsidR="00CA1BAC">
        <w:rPr>
          <w:sz w:val="23"/>
          <w:szCs w:val="23"/>
        </w:rPr>
        <w:t>d</w:t>
      </w:r>
      <w:r w:rsidR="00A146F3">
        <w:rPr>
          <w:sz w:val="23"/>
          <w:szCs w:val="23"/>
        </w:rPr>
        <w:t>u</w:t>
      </w:r>
      <w:r w:rsidR="002B5D81">
        <w:rPr>
          <w:sz w:val="23"/>
          <w:szCs w:val="23"/>
        </w:rPr>
        <w:t xml:space="preserve"> centre </w:t>
      </w:r>
      <w:r w:rsidR="006A1BF2">
        <w:rPr>
          <w:sz w:val="23"/>
          <w:szCs w:val="23"/>
        </w:rPr>
        <w:t>de cellule</w:t>
      </w:r>
      <w:r w:rsidR="00524FE2">
        <w:rPr>
          <w:sz w:val="23"/>
          <w:szCs w:val="23"/>
        </w:rPr>
        <w:t xml:space="preserve"> </w:t>
      </w:r>
      <m:oMath>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E</m:t>
            </m:r>
          </m:sub>
        </m:sSub>
        <m:r>
          <w:rPr>
            <w:rFonts w:ascii="Cambria Math"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P</m:t>
            </m:r>
          </m:sub>
        </m:sSub>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W</m:t>
            </m:r>
          </m:sub>
        </m:sSub>
        <m:r>
          <w:rPr>
            <w:rFonts w:ascii="Cambria Math" w:hAnsi="Cambria Math"/>
            <w:sz w:val="23"/>
            <w:szCs w:val="23"/>
          </w:rPr>
          <m:t>)</m:t>
        </m:r>
      </m:oMath>
      <w:r w:rsidR="00524FE2">
        <w:rPr>
          <w:sz w:val="23"/>
          <w:szCs w:val="23"/>
        </w:rPr>
        <w:t xml:space="preserve"> </w:t>
      </w:r>
      <w:r w:rsidR="00DA7127">
        <w:rPr>
          <w:sz w:val="23"/>
          <w:szCs w:val="23"/>
        </w:rPr>
        <w:t xml:space="preserve"> :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F1444" w:rsidRPr="00134F70" w14:paraId="660395B3" w14:textId="77777777" w:rsidTr="00366481">
        <w:trPr>
          <w:trHeight w:val="635"/>
          <w:tblHeader/>
          <w:jc w:val="center"/>
        </w:trPr>
        <w:tc>
          <w:tcPr>
            <w:tcW w:w="7943" w:type="dxa"/>
            <w:vAlign w:val="center"/>
          </w:tcPr>
          <w:p w14:paraId="71E5133C" w14:textId="77777777" w:rsidR="000048B9" w:rsidRPr="005B62EF" w:rsidRDefault="00760BCD" w:rsidP="000652DD">
            <w:pPr>
              <w:spacing w:line="360" w:lineRule="auto"/>
            </w:pPr>
            <m:oMathPara>
              <m:oMath>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e</m:t>
                    </m:r>
                  </m:sub>
                </m:sSub>
                <m:r>
                  <w:rPr>
                    <w:rFonts w:ascii="Cambria Math" w:hAnsi="Cambria Math"/>
                    <w:sz w:val="23"/>
                    <w:szCs w:val="23"/>
                  </w:rPr>
                  <m:t>=</m:t>
                </m:r>
                <m:d>
                  <m:dPr>
                    <m:begChr m:val="["/>
                    <m:endChr m:val="]"/>
                    <m:ctrlPr>
                      <w:rPr>
                        <w:rFonts w:ascii="Cambria Math" w:eastAsia="宋体" w:hAnsi="Cambria Math"/>
                        <w:i/>
                      </w:rPr>
                    </m:ctrlPr>
                  </m:dPr>
                  <m:e>
                    <m:r>
                      <w:rPr>
                        <w:rFonts w:ascii="Cambria Math" w:eastAsia="宋体" w:hAnsi="Cambria Math"/>
                      </w:rPr>
                      <m:t>-</m:t>
                    </m:r>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P</m:t>
                        </m:r>
                      </m:sub>
                    </m:sSub>
                    <m:f>
                      <m:fPr>
                        <m:ctrlPr>
                          <w:rPr>
                            <w:rFonts w:ascii="Cambria Math" w:eastAsia="宋体" w:hAnsi="Cambria Math"/>
                            <w:i/>
                          </w:rPr>
                        </m:ctrlPr>
                      </m:fPr>
                      <m:num>
                        <m:r>
                          <w:rPr>
                            <w:rFonts w:ascii="Cambria Math" w:eastAsia="宋体" w:hAnsi="Cambria Math"/>
                          </w:rPr>
                          <m:t>1-sgn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Q</m:t>
                                </m:r>
                              </m:e>
                              <m:sub>
                                <m:r>
                                  <w:rPr>
                                    <w:rFonts w:ascii="Cambria Math" w:eastAsia="宋体" w:hAnsi="Cambria Math"/>
                                  </w:rPr>
                                  <m:t>e</m:t>
                                </m:r>
                              </m:sub>
                            </m:sSub>
                          </m:e>
                        </m:d>
                      </m:num>
                      <m:den>
                        <m:r>
                          <w:rPr>
                            <w:rFonts w:ascii="Cambria Math" w:eastAsia="宋体" w:hAnsi="Cambria Math"/>
                          </w:rPr>
                          <m:t>2</m:t>
                        </m:r>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E</m:t>
                        </m:r>
                      </m:sub>
                    </m:sSub>
                    <m:f>
                      <m:fPr>
                        <m:ctrlPr>
                          <w:rPr>
                            <w:rFonts w:ascii="Cambria Math" w:eastAsia="宋体" w:hAnsi="Cambria Math"/>
                            <w:i/>
                          </w:rPr>
                        </m:ctrlPr>
                      </m:fPr>
                      <m:num>
                        <m:r>
                          <w:rPr>
                            <w:rFonts w:ascii="Cambria Math" w:eastAsia="宋体" w:hAnsi="Cambria Math"/>
                          </w:rPr>
                          <m:t>1-sgn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Q</m:t>
                                </m:r>
                              </m:e>
                              <m:sub>
                                <m:r>
                                  <w:rPr>
                                    <w:rFonts w:ascii="Cambria Math" w:eastAsia="宋体" w:hAnsi="Cambria Math"/>
                                  </w:rPr>
                                  <m:t>e</m:t>
                                </m:r>
                              </m:sub>
                            </m:sSub>
                          </m:e>
                        </m:d>
                      </m:num>
                      <m:den>
                        <m:r>
                          <w:rPr>
                            <w:rFonts w:ascii="Cambria Math" w:eastAsia="宋体" w:hAnsi="Cambria Math"/>
                          </w:rPr>
                          <m:t>2</m:t>
                        </m:r>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P</m:t>
                        </m:r>
                      </m:sub>
                    </m:sSub>
                  </m:e>
                </m:d>
              </m:oMath>
            </m:oMathPara>
          </w:p>
          <w:p w14:paraId="7E933583" w14:textId="2094ED6B" w:rsidR="005B62EF" w:rsidRPr="00134F70" w:rsidRDefault="00760BCD" w:rsidP="000652DD">
            <w:pPr>
              <w:spacing w:line="360" w:lineRule="auto"/>
            </w:pPr>
            <m:oMathPara>
              <m:oMath>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w</m:t>
                    </m:r>
                  </m:sub>
                </m:sSub>
                <m:r>
                  <w:rPr>
                    <w:rFonts w:ascii="Cambria Math" w:hAnsi="Cambria Math"/>
                    <w:sz w:val="23"/>
                    <w:szCs w:val="23"/>
                  </w:rPr>
                  <m:t>=</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P</m:t>
                        </m:r>
                      </m:sub>
                    </m:sSub>
                    <m:f>
                      <m:fPr>
                        <m:ctrlPr>
                          <w:rPr>
                            <w:rFonts w:ascii="Cambria Math" w:eastAsia="宋体" w:hAnsi="Cambria Math"/>
                            <w:i/>
                          </w:rPr>
                        </m:ctrlPr>
                      </m:fPr>
                      <m:num>
                        <m:r>
                          <w:rPr>
                            <w:rFonts w:ascii="Cambria Math" w:eastAsia="宋体" w:hAnsi="Cambria Math"/>
                          </w:rPr>
                          <m:t>1-sgn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Q</m:t>
                                </m:r>
                              </m:e>
                              <m:sub>
                                <m:r>
                                  <w:rPr>
                                    <w:rFonts w:ascii="Cambria Math" w:eastAsia="宋体" w:hAnsi="Cambria Math"/>
                                  </w:rPr>
                                  <m:t>w</m:t>
                                </m:r>
                              </m:sub>
                            </m:sSub>
                          </m:e>
                        </m:d>
                      </m:num>
                      <m:den>
                        <m:r>
                          <w:rPr>
                            <w:rFonts w:ascii="Cambria Math" w:eastAsia="宋体" w:hAnsi="Cambria Math"/>
                          </w:rPr>
                          <m:t>2</m:t>
                        </m:r>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W</m:t>
                        </m:r>
                      </m:sub>
                    </m:sSub>
                    <m:f>
                      <m:fPr>
                        <m:ctrlPr>
                          <w:rPr>
                            <w:rFonts w:ascii="Cambria Math" w:eastAsia="宋体" w:hAnsi="Cambria Math"/>
                            <w:i/>
                          </w:rPr>
                        </m:ctrlPr>
                      </m:fPr>
                      <m:num>
                        <m:r>
                          <w:rPr>
                            <w:rFonts w:ascii="Cambria Math" w:eastAsia="宋体" w:hAnsi="Cambria Math"/>
                          </w:rPr>
                          <m:t>1-sgn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Q</m:t>
                                </m:r>
                              </m:e>
                              <m:sub>
                                <m:r>
                                  <w:rPr>
                                    <w:rFonts w:ascii="Cambria Math" w:eastAsia="宋体" w:hAnsi="Cambria Math"/>
                                  </w:rPr>
                                  <m:t>w</m:t>
                                </m:r>
                              </m:sub>
                            </m:sSub>
                          </m:e>
                        </m:d>
                      </m:num>
                      <m:den>
                        <m:r>
                          <w:rPr>
                            <w:rFonts w:ascii="Cambria Math" w:eastAsia="宋体" w:hAnsi="Cambria Math"/>
                          </w:rPr>
                          <m:t>2</m:t>
                        </m:r>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W</m:t>
                        </m:r>
                      </m:sub>
                    </m:sSub>
                  </m:e>
                </m:d>
              </m:oMath>
            </m:oMathPara>
          </w:p>
        </w:tc>
        <w:tc>
          <w:tcPr>
            <w:tcW w:w="1096" w:type="dxa"/>
            <w:vAlign w:val="center"/>
          </w:tcPr>
          <w:p w14:paraId="7078D155" w14:textId="77777777" w:rsidR="00CF1444" w:rsidRPr="00134F70" w:rsidRDefault="00CF1444"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76" w:name="_Ref525844214"/>
            <w:r w:rsidRPr="00134F70">
              <w:rPr>
                <w:rFonts w:ascii="Times New Roman" w:eastAsia="Times New Roman" w:hAnsi="Times New Roman"/>
                <w:b/>
                <w:iCs w:val="0"/>
                <w:color w:val="auto"/>
                <w:sz w:val="22"/>
                <w:szCs w:val="22"/>
                <w:lang w:eastAsia="fr-FR"/>
              </w:rPr>
              <w:t xml:space="preserve"> </w:t>
            </w:r>
            <w:bookmarkEnd w:id="76"/>
          </w:p>
        </w:tc>
      </w:tr>
    </w:tbl>
    <w:p w14:paraId="5EF50337" w14:textId="7A45A764" w:rsidR="001B5FAE" w:rsidRDefault="000048B9" w:rsidP="000652DD">
      <w:pPr>
        <w:spacing w:line="360" w:lineRule="auto"/>
      </w:pPr>
      <w:r>
        <w:t xml:space="preserve">Où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 xml:space="preserve"> et </w:t>
      </w:r>
      <m:oMath>
        <m:sSub>
          <m:sSubPr>
            <m:ctrlPr>
              <w:rPr>
                <w:rFonts w:ascii="Cambria Math" w:hAnsi="Cambria Math"/>
                <w:i/>
              </w:rPr>
            </m:ctrlPr>
          </m:sSubPr>
          <m:e>
            <m:r>
              <w:rPr>
                <w:rFonts w:ascii="Cambria Math" w:hAnsi="Cambria Math"/>
              </w:rPr>
              <m:t>Q</m:t>
            </m:r>
          </m:e>
          <m:sub>
            <m:r>
              <w:rPr>
                <w:rFonts w:ascii="Cambria Math" w:hAnsi="Cambria Math"/>
              </w:rPr>
              <m:t>w</m:t>
            </m:r>
          </m:sub>
        </m:sSub>
      </m:oMath>
      <w:r>
        <w:t xml:space="preserve"> sont le</w:t>
      </w:r>
      <w:r w:rsidR="00A96ED1">
        <w:t>s</w:t>
      </w:r>
      <w:r>
        <w:t xml:space="preserve"> débit</w:t>
      </w:r>
      <w:r w:rsidR="00A96ED1">
        <w:t>s</w:t>
      </w:r>
      <w:r>
        <w:t xml:space="preserve"> du lubrifiant qui traverse</w:t>
      </w:r>
      <w:r w:rsidR="00A96ED1">
        <w:t>nt</w:t>
      </w:r>
      <w:r w:rsidR="005360F7">
        <w:t xml:space="preserve"> la</w:t>
      </w:r>
      <w:r>
        <w:t xml:space="preserve"> face </w:t>
      </w:r>
      <w:r w:rsidR="002D31CB">
        <w:t>d’</w:t>
      </w:r>
      <w:r>
        <w:t xml:space="preserve">est et </w:t>
      </w:r>
      <w:r w:rsidR="002D31CB">
        <w:t>d’</w:t>
      </w:r>
      <w:r>
        <w:t xml:space="preserve">ouest. </w:t>
      </w:r>
    </w:p>
    <w:p w14:paraId="3C0C9647" w14:textId="2D3259F0" w:rsidR="00397769" w:rsidRDefault="00360E33" w:rsidP="000652DD">
      <w:pPr>
        <w:spacing w:line="360" w:lineRule="auto"/>
      </w:pPr>
      <w:r>
        <w:t xml:space="preserve">Une fois </w:t>
      </w:r>
      <w:r>
        <w:fldChar w:fldCharType="begin"/>
      </w:r>
      <w:r>
        <w:instrText xml:space="preserve"> REF _Ref525844214 \r \h </w:instrText>
      </w:r>
      <w:r w:rsidR="000652DD">
        <w:instrText xml:space="preserve"> \* MERGEFORMAT </w:instrText>
      </w:r>
      <w:r>
        <w:fldChar w:fldCharType="separate"/>
      </w:r>
      <w:r w:rsidR="002C4AD4">
        <w:t>Eq.26</w:t>
      </w:r>
      <w:r>
        <w:fldChar w:fldCharType="end"/>
      </w:r>
      <w:r>
        <w:t xml:space="preserve"> est injecté dans le </w:t>
      </w:r>
      <w:r w:rsidR="003832A8">
        <w:t>terme</w:t>
      </w:r>
      <m:oMath>
        <m:r>
          <w:rPr>
            <w:rFonts w:ascii="Cambria Math" w:hAnsi="Cambria Math"/>
          </w:rPr>
          <m:t xml:space="preserve"> S(θ)</m:t>
        </m:r>
      </m:oMath>
      <w:r>
        <w:t xml:space="preserve">, </w:t>
      </w:r>
      <w:r w:rsidR="00346D1C">
        <w:t>celui-ci peut être simplifié sous forme avec les coefficients de discrétisation.</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346D1C" w:rsidRPr="00134F70" w14:paraId="298E60E2" w14:textId="77777777" w:rsidTr="00366481">
        <w:trPr>
          <w:trHeight w:val="635"/>
          <w:tblHeader/>
          <w:jc w:val="center"/>
        </w:trPr>
        <w:tc>
          <w:tcPr>
            <w:tcW w:w="7943" w:type="dxa"/>
            <w:vAlign w:val="center"/>
          </w:tcPr>
          <w:p w14:paraId="14ED96B6" w14:textId="020D9C8A" w:rsidR="00346D1C" w:rsidRPr="00134F70" w:rsidRDefault="00346D1C" w:rsidP="00A146F3">
            <w:pPr>
              <w:spacing w:line="360" w:lineRule="auto"/>
            </w:pPr>
            <m:oMathPara>
              <m:oMath>
                <m:r>
                  <w:rPr>
                    <w:rFonts w:ascii="Cambria Math" w:hAnsi="Cambria Math"/>
                  </w:rPr>
                  <m:t>S</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w</m:t>
                    </m:r>
                  </m:sub>
                </m:sSub>
                <m:sSub>
                  <m:sSubPr>
                    <m:ctrlPr>
                      <w:rPr>
                        <w:rFonts w:ascii="Cambria Math" w:hAnsi="Cambria Math"/>
                        <w:i/>
                      </w:rPr>
                    </m:ctrlPr>
                  </m:sSubPr>
                  <m:e>
                    <m:r>
                      <w:rPr>
                        <w:rFonts w:ascii="Cambria Math" w:hAnsi="Cambria Math"/>
                      </w:rPr>
                      <m:t>θ</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+c</m:t>
                </m:r>
              </m:oMath>
            </m:oMathPara>
          </w:p>
        </w:tc>
        <w:tc>
          <w:tcPr>
            <w:tcW w:w="1096" w:type="dxa"/>
            <w:vAlign w:val="center"/>
          </w:tcPr>
          <w:p w14:paraId="79BB829B" w14:textId="77777777" w:rsidR="00346D1C" w:rsidRPr="00134F70" w:rsidRDefault="00346D1C"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5075F7B1" w14:textId="5E31FCD9" w:rsidR="00631249" w:rsidRDefault="004837CF" w:rsidP="000652DD">
      <w:pPr>
        <w:spacing w:line="360" w:lineRule="auto"/>
      </w:pPr>
      <w:r>
        <w:t xml:space="preserve">Finalement, </w:t>
      </w:r>
      <w:r w:rsidR="00AC27E4">
        <w:t>l’équation de Reynolds discrétisée</w:t>
      </w:r>
      <w:r w:rsidR="009E707E">
        <w:t xml:space="preserve"> sous forme matricielle</w:t>
      </w:r>
      <w:r w:rsidR="00AC27E4">
        <w:t xml:space="preserve"> peut être</w:t>
      </w:r>
      <w:r w:rsidR="00745D76">
        <w:t xml:space="preserve"> simplement</w:t>
      </w:r>
      <w:r w:rsidR="00AC27E4">
        <w:t xml:space="preserve"> écrite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C27E4" w:rsidRPr="00134F70" w14:paraId="7EB2DCCB" w14:textId="77777777" w:rsidTr="00366481">
        <w:trPr>
          <w:trHeight w:val="635"/>
          <w:tblHeader/>
          <w:jc w:val="center"/>
        </w:trPr>
        <w:tc>
          <w:tcPr>
            <w:tcW w:w="7943" w:type="dxa"/>
            <w:vAlign w:val="center"/>
          </w:tcPr>
          <w:p w14:paraId="0500A160" w14:textId="39920703" w:rsidR="00AC27E4" w:rsidRPr="00745D76" w:rsidRDefault="00D71226" w:rsidP="000652DD">
            <w:pPr>
              <w:spacing w:line="360" w:lineRule="auto"/>
              <w:rPr>
                <w:b/>
              </w:rPr>
            </w:pPr>
            <m:oMathPara>
              <m:oMath>
                <m:r>
                  <m:rPr>
                    <m:sty m:val="bi"/>
                  </m:rPr>
                  <w:rPr>
                    <w:rFonts w:ascii="Cambria Math" w:hAnsi="Cambria Math"/>
                  </w:rPr>
                  <m:t>G</m:t>
                </m:r>
                <m:d>
                  <m:dPr>
                    <m:ctrlPr>
                      <w:rPr>
                        <w:rFonts w:ascii="Cambria Math" w:hAnsi="Cambria Math"/>
                        <w:b/>
                        <w:i/>
                      </w:rPr>
                    </m:ctrlPr>
                  </m:dPr>
                  <m:e>
                    <m:r>
                      <m:rPr>
                        <m:sty m:val="bi"/>
                      </m:rPr>
                      <w:rPr>
                        <w:rFonts w:ascii="Cambria Math" w:hAnsi="Cambria Math"/>
                      </w:rPr>
                      <m:t>p,θ</m:t>
                    </m:r>
                  </m:e>
                </m:d>
                <m:r>
                  <m:rPr>
                    <m:sty m:val="bi"/>
                  </m:rPr>
                  <w:rPr>
                    <w:rFonts w:ascii="Cambria Math" w:hAnsi="Cambria Math"/>
                  </w:rPr>
                  <m:t>=Ap+Bθ+c=0</m:t>
                </m:r>
              </m:oMath>
            </m:oMathPara>
          </w:p>
        </w:tc>
        <w:tc>
          <w:tcPr>
            <w:tcW w:w="1096" w:type="dxa"/>
            <w:vAlign w:val="center"/>
          </w:tcPr>
          <w:p w14:paraId="043BA197" w14:textId="77777777" w:rsidR="00AC27E4" w:rsidRPr="00134F70" w:rsidRDefault="00AC27E4"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77" w:name="_Ref525898126"/>
            <w:r w:rsidRPr="00134F70">
              <w:rPr>
                <w:rFonts w:ascii="Times New Roman" w:eastAsia="Times New Roman" w:hAnsi="Times New Roman"/>
                <w:b/>
                <w:iCs w:val="0"/>
                <w:color w:val="auto"/>
                <w:sz w:val="22"/>
                <w:szCs w:val="22"/>
                <w:lang w:eastAsia="fr-FR"/>
              </w:rPr>
              <w:t xml:space="preserve"> </w:t>
            </w:r>
            <w:bookmarkEnd w:id="77"/>
          </w:p>
        </w:tc>
      </w:tr>
    </w:tbl>
    <w:p w14:paraId="05206385" w14:textId="36528A54" w:rsidR="0025625E" w:rsidRDefault="007D6EB5" w:rsidP="000652DD">
      <w:pPr>
        <w:spacing w:line="360" w:lineRule="auto"/>
      </w:pPr>
      <w:r>
        <w:t xml:space="preserve">Où les matrices </w:t>
      </w:r>
      <m:oMath>
        <m:r>
          <m:rPr>
            <m:sty m:val="bi"/>
          </m:rPr>
          <w:rPr>
            <w:rFonts w:ascii="Cambria Math" w:hAnsi="Cambria Math"/>
          </w:rPr>
          <m:t>A</m:t>
        </m:r>
      </m:oMath>
      <w:r>
        <w:t xml:space="preserve"> et </w:t>
      </w:r>
      <m:oMath>
        <m:r>
          <m:rPr>
            <m:sty m:val="bi"/>
          </m:rPr>
          <w:rPr>
            <w:rFonts w:ascii="Cambria Math" w:hAnsi="Cambria Math"/>
          </w:rPr>
          <m:t>B</m:t>
        </m:r>
      </m:oMath>
      <w:r>
        <w:t xml:space="preserve"> contiennent respectivement les termes de l’écoulement </w:t>
      </w:r>
      <w:r w:rsidR="00860F3D">
        <w:t>de Poiseuille et de Couette,</w:t>
      </w:r>
      <w:r>
        <w:t xml:space="preserve"> </w:t>
      </w:r>
      <w:r w:rsidR="00860F3D" w:rsidRPr="00860F3D">
        <w:t>tandis que</w:t>
      </w:r>
      <w:r w:rsidR="00860F3D">
        <w:t xml:space="preserve"> </w:t>
      </w:r>
      <m:oMath>
        <m:r>
          <m:rPr>
            <m:sty m:val="bi"/>
          </m:rPr>
          <w:rPr>
            <w:rFonts w:ascii="Cambria Math" w:hAnsi="Cambria Math"/>
          </w:rPr>
          <m:t>c</m:t>
        </m:r>
      </m:oMath>
      <w:r w:rsidR="00860F3D">
        <w:t xml:space="preserve"> est un vecteur constant qui exprime le terme de l’écoulement de couette et les conditions aux limites</w:t>
      </w:r>
      <w:r w:rsidR="008301D8">
        <w:t xml:space="preserve">. </w:t>
      </w:r>
      <w:r w:rsidR="0025625E">
        <w:t>Combiné avec</w:t>
      </w:r>
      <w:r w:rsidR="004539DE">
        <w:t xml:space="preserve"> l’équation de contrainte</w:t>
      </w:r>
      <w:r w:rsidR="0025625E">
        <w:t xml:space="preserve"> </w:t>
      </w:r>
      <w:r w:rsidR="00F722E8">
        <w:t>(</w:t>
      </w:r>
      <w:r w:rsidR="0025625E">
        <w:fldChar w:fldCharType="begin"/>
      </w:r>
      <w:r w:rsidR="0025625E">
        <w:instrText xml:space="preserve"> REF _Ref525842533 \r \h </w:instrText>
      </w:r>
      <w:r w:rsidR="000652DD">
        <w:instrText xml:space="preserve"> \* MERGEFORMAT </w:instrText>
      </w:r>
      <w:r w:rsidR="0025625E">
        <w:fldChar w:fldCharType="separate"/>
      </w:r>
      <w:r w:rsidR="002C4AD4">
        <w:t>Eq.16</w:t>
      </w:r>
      <w:r w:rsidR="0025625E">
        <w:fldChar w:fldCharType="end"/>
      </w:r>
      <w:r w:rsidR="00F722E8">
        <w:t>)</w:t>
      </w:r>
      <w:r w:rsidR="00E215E2">
        <w:t>,</w:t>
      </w:r>
      <w:r w:rsidR="003F63A7">
        <w:t xml:space="preserve"> </w:t>
      </w:r>
      <w:r w:rsidR="00E215E2">
        <w:t>on</w:t>
      </w:r>
      <w:r w:rsidR="003F63A7">
        <w:t xml:space="preserve"> construit un système</w:t>
      </w:r>
      <m:oMath>
        <m:r>
          <w:rPr>
            <w:rFonts w:ascii="Cambria Math" w:hAnsi="Cambria Math"/>
          </w:rPr>
          <m:t xml:space="preserve"> </m:t>
        </m:r>
        <m:r>
          <m:rPr>
            <m:sty m:val="bi"/>
          </m:rPr>
          <w:rPr>
            <w:rFonts w:ascii="Cambria Math" w:hAnsi="Cambria Math"/>
          </w:rPr>
          <m:t>F</m:t>
        </m:r>
        <m:d>
          <m:dPr>
            <m:ctrlPr>
              <w:rPr>
                <w:rFonts w:ascii="Cambria Math" w:hAnsi="Cambria Math"/>
                <w:b/>
                <w:i/>
              </w:rPr>
            </m:ctrlPr>
          </m:dPr>
          <m:e>
            <m:r>
              <m:rPr>
                <m:sty m:val="bi"/>
              </m:rPr>
              <w:rPr>
                <w:rFonts w:ascii="Cambria Math" w:hAnsi="Cambria Math"/>
              </w:rPr>
              <m:t>p, θ</m:t>
            </m:r>
          </m:e>
        </m:d>
        <m:r>
          <m:rPr>
            <m:sty m:val="bi"/>
          </m:rPr>
          <w:rPr>
            <w:rFonts w:ascii="Cambria Math" w:hAnsi="Cambria Math"/>
          </w:rPr>
          <m:t>=0</m:t>
        </m:r>
      </m:oMath>
      <w:r w:rsidR="003F63A7">
        <w:rPr>
          <w:b/>
        </w:rPr>
        <w:t xml:space="preserve"> </w:t>
      </w:r>
      <w:r w:rsidR="00A749A5" w:rsidRPr="00C10818">
        <w:t>et</w:t>
      </w:r>
      <w:r w:rsidR="003F63A7">
        <w:t xml:space="preserve"> </w:t>
      </w:r>
      <w:r w:rsidR="00141142">
        <w:t xml:space="preserve">l’équation de Reynolds peut être </w:t>
      </w:r>
      <w:r w:rsidR="00EA5F21">
        <w:t>résolue par la méthode Newton-Raphson</w:t>
      </w:r>
      <w:r w:rsidR="00A7782E">
        <w:t>. La méthode</w:t>
      </w:r>
      <w:r w:rsidR="00EA5F21">
        <w:t xml:space="preserve"> permet de trouver la solution de façon itérative</w:t>
      </w:r>
      <w:r w:rsidR="00A7782E">
        <w:t xml:space="preserve"> sous forme</w:t>
      </w:r>
      <w:r w:rsidR="005C28AB">
        <w:t xml:space="preserve"> </w:t>
      </w:r>
      <m:oMath>
        <m:sSup>
          <m:sSupPr>
            <m:ctrlPr>
              <w:rPr>
                <w:rFonts w:ascii="Cambria Math" w:hAnsi="Cambria Math"/>
                <w:b/>
                <w:i/>
              </w:rPr>
            </m:ctrlPr>
          </m:sSupPr>
          <m:e>
            <m:r>
              <m:rPr>
                <m:sty m:val="bi"/>
              </m:rPr>
              <w:rPr>
                <w:rFonts w:ascii="Cambria Math" w:hAnsi="Cambria Math"/>
              </w:rPr>
              <m:t>p</m:t>
            </m:r>
          </m:e>
          <m:sup>
            <m:r>
              <w:rPr>
                <w:rFonts w:ascii="Cambria Math" w:hAnsi="Cambria Math"/>
              </w:rPr>
              <m:t>(k+1)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p</m:t>
            </m:r>
          </m:e>
          <m:sup>
            <m:d>
              <m:dPr>
                <m:ctrlPr>
                  <w:rPr>
                    <w:rFonts w:ascii="Cambria Math" w:hAnsi="Cambria Math"/>
                    <w:i/>
                  </w:rPr>
                </m:ctrlPr>
              </m:dPr>
              <m:e>
                <m:r>
                  <w:rPr>
                    <w:rFonts w:ascii="Cambria Math" w:hAnsi="Cambria Math"/>
                  </w:rPr>
                  <m:t>k</m:t>
                </m:r>
              </m:e>
            </m:d>
          </m:sup>
        </m:sSup>
        <m:r>
          <m:rPr>
            <m:sty m:val="bi"/>
          </m:rPr>
          <w:rPr>
            <w:rFonts w:ascii="Cambria Math" w:hAnsi="Cambria Math"/>
          </w:rPr>
          <m:t>+</m:t>
        </m:r>
        <m:r>
          <w:rPr>
            <w:rFonts w:ascii="Cambria Math" w:hAnsi="Cambria Math"/>
          </w:rPr>
          <m:t>δ</m:t>
        </m:r>
        <m:sSup>
          <m:sSupPr>
            <m:ctrlPr>
              <w:rPr>
                <w:rFonts w:ascii="Cambria Math" w:hAnsi="Cambria Math"/>
                <w:b/>
                <w:i/>
              </w:rPr>
            </m:ctrlPr>
          </m:sSupPr>
          <m:e>
            <m:r>
              <m:rPr>
                <m:sty m:val="bi"/>
              </m:rPr>
              <w:rPr>
                <w:rFonts w:ascii="Cambria Math" w:hAnsi="Cambria Math"/>
              </w:rPr>
              <m:t>p</m:t>
            </m:r>
          </m:e>
          <m:sup>
            <m:d>
              <m:dPr>
                <m:ctrlPr>
                  <w:rPr>
                    <w:rFonts w:ascii="Cambria Math" w:hAnsi="Cambria Math"/>
                    <w:i/>
                  </w:rPr>
                </m:ctrlPr>
              </m:dPr>
              <m:e>
                <m:r>
                  <w:rPr>
                    <w:rFonts w:ascii="Cambria Math" w:hAnsi="Cambria Math"/>
                  </w:rPr>
                  <m:t>k</m:t>
                </m:r>
              </m:e>
            </m:d>
          </m:sup>
        </m:sSup>
      </m:oMath>
      <w:r w:rsidR="005E07EE" w:rsidRPr="005E07EE">
        <w:t xml:space="preserve"> et </w:t>
      </w:r>
      <m:oMath>
        <m:sSup>
          <m:sSupPr>
            <m:ctrlPr>
              <w:rPr>
                <w:rFonts w:ascii="Cambria Math" w:hAnsi="Cambria Math"/>
                <w:b/>
                <w:i/>
              </w:rPr>
            </m:ctrlPr>
          </m:sSupPr>
          <m:e>
            <m:r>
              <m:rPr>
                <m:sty m:val="bi"/>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θ</m:t>
            </m:r>
          </m:e>
          <m:sup>
            <m:d>
              <m:dPr>
                <m:ctrlPr>
                  <w:rPr>
                    <w:rFonts w:ascii="Cambria Math" w:hAnsi="Cambria Math"/>
                    <w:i/>
                  </w:rPr>
                </m:ctrlPr>
              </m:dPr>
              <m:e>
                <m:r>
                  <w:rPr>
                    <w:rFonts w:ascii="Cambria Math" w:hAnsi="Cambria Math"/>
                  </w:rPr>
                  <m:t>k</m:t>
                </m:r>
              </m:e>
            </m:d>
          </m:sup>
        </m:sSup>
        <m:r>
          <m:rPr>
            <m:sty m:val="bi"/>
          </m:rPr>
          <w:rPr>
            <w:rFonts w:ascii="Cambria Math" w:hAnsi="Cambria Math"/>
          </w:rPr>
          <m:t>+</m:t>
        </m:r>
        <m:r>
          <w:rPr>
            <w:rFonts w:ascii="Cambria Math" w:hAnsi="Cambria Math"/>
          </w:rPr>
          <m:t>δ</m:t>
        </m:r>
        <m:sSup>
          <m:sSupPr>
            <m:ctrlPr>
              <w:rPr>
                <w:rFonts w:ascii="Cambria Math" w:hAnsi="Cambria Math"/>
                <w:b/>
                <w:i/>
              </w:rPr>
            </m:ctrlPr>
          </m:sSupPr>
          <m:e>
            <m:r>
              <m:rPr>
                <m:sty m:val="bi"/>
              </m:rPr>
              <w:rPr>
                <w:rFonts w:ascii="Cambria Math" w:hAnsi="Cambria Math"/>
              </w:rPr>
              <m:t>θ</m:t>
            </m:r>
          </m:e>
          <m:sup>
            <m:d>
              <m:dPr>
                <m:ctrlPr>
                  <w:rPr>
                    <w:rFonts w:ascii="Cambria Math" w:hAnsi="Cambria Math"/>
                    <w:i/>
                  </w:rPr>
                </m:ctrlPr>
              </m:dPr>
              <m:e>
                <m:r>
                  <w:rPr>
                    <w:rFonts w:ascii="Cambria Math" w:hAnsi="Cambria Math"/>
                  </w:rPr>
                  <m:t>k</m:t>
                </m:r>
              </m:e>
            </m:d>
          </m:sup>
        </m:sSup>
      </m:oMath>
      <w:r w:rsidR="009B1403" w:rsidRPr="009B1403">
        <w:t xml:space="preserve"> , </w:t>
      </w:r>
      <w:r w:rsidR="009B1403">
        <w:t xml:space="preserve">où </w:t>
      </w:r>
      <m:oMath>
        <m:r>
          <w:rPr>
            <w:rFonts w:ascii="Cambria Math" w:hAnsi="Cambria Math"/>
          </w:rPr>
          <m:t>δ</m:t>
        </m:r>
        <m:sSup>
          <m:sSupPr>
            <m:ctrlPr>
              <w:rPr>
                <w:rFonts w:ascii="Cambria Math" w:hAnsi="Cambria Math"/>
                <w:b/>
                <w:i/>
              </w:rPr>
            </m:ctrlPr>
          </m:sSupPr>
          <m:e>
            <m:r>
              <m:rPr>
                <m:sty m:val="bi"/>
              </m:rPr>
              <w:rPr>
                <w:rFonts w:ascii="Cambria Math" w:hAnsi="Cambria Math"/>
              </w:rPr>
              <m:t>p</m:t>
            </m:r>
          </m:e>
          <m:sup>
            <m:d>
              <m:dPr>
                <m:ctrlPr>
                  <w:rPr>
                    <w:rFonts w:ascii="Cambria Math" w:hAnsi="Cambria Math"/>
                    <w:i/>
                  </w:rPr>
                </m:ctrlPr>
              </m:dPr>
              <m:e>
                <m:r>
                  <w:rPr>
                    <w:rFonts w:ascii="Cambria Math" w:hAnsi="Cambria Math"/>
                  </w:rPr>
                  <m:t>k</m:t>
                </m:r>
              </m:e>
            </m:d>
          </m:sup>
        </m:sSup>
      </m:oMath>
      <w:r w:rsidR="009B1403">
        <w:t xml:space="preserve"> et </w:t>
      </w:r>
      <m:oMath>
        <m:r>
          <w:rPr>
            <w:rFonts w:ascii="Cambria Math" w:hAnsi="Cambria Math"/>
          </w:rPr>
          <m:t>δ</m:t>
        </m:r>
        <m:sSup>
          <m:sSupPr>
            <m:ctrlPr>
              <w:rPr>
                <w:rFonts w:ascii="Cambria Math" w:hAnsi="Cambria Math"/>
                <w:b/>
                <w:i/>
              </w:rPr>
            </m:ctrlPr>
          </m:sSupPr>
          <m:e>
            <m:r>
              <m:rPr>
                <m:sty m:val="bi"/>
              </m:rPr>
              <w:rPr>
                <w:rFonts w:ascii="Cambria Math" w:hAnsi="Cambria Math"/>
              </w:rPr>
              <m:t>θ</m:t>
            </m:r>
          </m:e>
          <m:sup>
            <m:d>
              <m:dPr>
                <m:ctrlPr>
                  <w:rPr>
                    <w:rFonts w:ascii="Cambria Math" w:hAnsi="Cambria Math"/>
                    <w:i/>
                  </w:rPr>
                </m:ctrlPr>
              </m:dPr>
              <m:e>
                <m:r>
                  <w:rPr>
                    <w:rFonts w:ascii="Cambria Math" w:hAnsi="Cambria Math"/>
                  </w:rPr>
                  <m:t>k</m:t>
                </m:r>
              </m:e>
            </m:d>
          </m:sup>
        </m:sSup>
      </m:oMath>
      <w:r w:rsidR="009B1403" w:rsidRPr="009B1403">
        <w:t xml:space="preserve"> sont </w:t>
      </w:r>
      <w:r w:rsidR="009B1403">
        <w:t xml:space="preserve">l’incrément de correction à </w:t>
      </w:r>
      <m:oMath>
        <m:r>
          <w:rPr>
            <w:rFonts w:ascii="Cambria Math" w:hAnsi="Cambria Math"/>
          </w:rPr>
          <m:t>kième</m:t>
        </m:r>
      </m:oMath>
      <w:r w:rsidR="009B1403">
        <w:t xml:space="preserve"> itération obtenu par la résolution du système linéaire </w:t>
      </w:r>
      <w:r w:rsidR="0005630D">
        <w:t>ci-dessous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841DD1" w:rsidRPr="00134F70" w14:paraId="1035985F" w14:textId="77777777" w:rsidTr="00366481">
        <w:trPr>
          <w:trHeight w:val="635"/>
          <w:tblHeader/>
          <w:jc w:val="center"/>
        </w:trPr>
        <w:tc>
          <w:tcPr>
            <w:tcW w:w="7943" w:type="dxa"/>
            <w:vAlign w:val="center"/>
          </w:tcPr>
          <w:p w14:paraId="656C0426" w14:textId="29B6882E" w:rsidR="00841DD1" w:rsidRPr="008E09D9" w:rsidRDefault="001A6491" w:rsidP="000652DD">
            <w:pPr>
              <w:spacing w:line="360" w:lineRule="auto"/>
            </w:pPr>
            <m:oMathPara>
              <m:oMath>
                <m:r>
                  <m:rPr>
                    <m:sty m:val="bi"/>
                  </m:rPr>
                  <w:rPr>
                    <w:rFonts w:ascii="Cambria Math" w:hAnsi="Cambria Math"/>
                  </w:rPr>
                  <m:t>J</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k</m:t>
                            </m:r>
                          </m:sup>
                        </m:sSup>
                      </m:e>
                      <m:e>
                        <m: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k</m:t>
                            </m:r>
                          </m:sup>
                        </m:sSup>
                      </m:e>
                    </m:eqAr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F,p</m:t>
                              </m:r>
                            </m:sub>
                          </m:sSub>
                          <m:r>
                            <m:rPr>
                              <m:sty m:val="bi"/>
                            </m:rPr>
                            <w:rPr>
                              <w:rFonts w:ascii="Cambria Math" w:hAnsi="Cambria Math"/>
                            </w:rPr>
                            <m:t xml:space="preserve"> </m:t>
                          </m: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F,θ</m:t>
                              </m:r>
                            </m:sub>
                          </m:sSub>
                        </m:e>
                      </m:mr>
                      <m:mr>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G,p</m:t>
                              </m:r>
                            </m:sub>
                          </m:sSub>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G,θ</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k</m:t>
                            </m:r>
                          </m:sup>
                        </m:sSup>
                      </m:e>
                      <m:e>
                        <m: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k</m:t>
                            </m:r>
                          </m:sup>
                        </m:sSup>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F</m:t>
                        </m:r>
                      </m:e>
                      <m:e>
                        <m:r>
                          <m:rPr>
                            <m:sty m:val="bi"/>
                          </m:rPr>
                          <w:rPr>
                            <w:rFonts w:ascii="Cambria Math" w:hAnsi="Cambria Math"/>
                          </w:rPr>
                          <m:t>G</m:t>
                        </m:r>
                      </m:e>
                    </m:eqArr>
                  </m:e>
                </m:d>
              </m:oMath>
            </m:oMathPara>
          </w:p>
        </w:tc>
        <w:tc>
          <w:tcPr>
            <w:tcW w:w="1096" w:type="dxa"/>
            <w:vAlign w:val="center"/>
          </w:tcPr>
          <w:p w14:paraId="7BE80C87" w14:textId="77777777" w:rsidR="00841DD1" w:rsidRPr="00134F70" w:rsidRDefault="00841DD1"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2AFA1FD0" w14:textId="19AD2823" w:rsidR="0005630D" w:rsidRDefault="00AA6103" w:rsidP="000652DD">
      <w:pPr>
        <w:spacing w:line="360" w:lineRule="auto"/>
      </w:pPr>
      <w:r>
        <w:t>Où</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D442A" w:rsidRPr="00134F70" w14:paraId="2F50326F" w14:textId="77777777" w:rsidTr="00366481">
        <w:trPr>
          <w:trHeight w:val="635"/>
          <w:tblHeader/>
          <w:jc w:val="center"/>
        </w:trPr>
        <w:tc>
          <w:tcPr>
            <w:tcW w:w="7943" w:type="dxa"/>
            <w:vAlign w:val="center"/>
          </w:tcPr>
          <w:p w14:paraId="78C2E1EA" w14:textId="1E351CB1" w:rsidR="006D442A" w:rsidRPr="00847CA1" w:rsidRDefault="00760BCD" w:rsidP="00847CA1">
            <w:pPr>
              <w:spacing w:line="360" w:lineRule="auto"/>
              <w:rPr>
                <w:b/>
              </w:rPr>
            </w:pPr>
            <m:oMathPara>
              <m:oMath>
                <m:m>
                  <m:mPr>
                    <m:mcs>
                      <m:mc>
                        <m:mcPr>
                          <m:count m:val="4"/>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F,p</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F</m:t>
                          </m:r>
                        </m:num>
                        <m:den>
                          <m:r>
                            <w:rPr>
                              <w:rFonts w:ascii="Cambria Math" w:hAnsi="Cambria Math"/>
                            </w:rPr>
                            <m:t>∂</m:t>
                          </m:r>
                          <m:r>
                            <m:rPr>
                              <m:sty m:val="bi"/>
                            </m:rPr>
                            <w:rPr>
                              <w:rFonts w:ascii="Cambria Math" w:hAnsi="Cambria Math"/>
                            </w:rPr>
                            <m:t>p</m:t>
                          </m:r>
                        </m:den>
                      </m:f>
                      <m:r>
                        <m:rPr>
                          <m:sty m:val="bi"/>
                        </m:rPr>
                        <w:rPr>
                          <w:rFonts w:ascii="Cambria Math" w:hAnsi="Cambria Math"/>
                        </w:rPr>
                        <m:t xml:space="preserve">  ;</m:t>
                      </m: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F,θ</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F</m:t>
                          </m:r>
                        </m:num>
                        <m:den>
                          <m:r>
                            <w:rPr>
                              <w:rFonts w:ascii="Cambria Math" w:hAnsi="Cambria Math"/>
                            </w:rPr>
                            <m:t>∂</m:t>
                          </m:r>
                          <m:r>
                            <m:rPr>
                              <m:sty m:val="bi"/>
                            </m:rPr>
                            <w:rPr>
                              <w:rFonts w:ascii="Cambria Math" w:hAnsi="Cambria Math"/>
                            </w:rPr>
                            <m:t>θ</m:t>
                          </m:r>
                        </m:den>
                      </m:f>
                      <m:r>
                        <m:rPr>
                          <m:sty m:val="bi"/>
                        </m:rPr>
                        <w:rPr>
                          <w:rFonts w:ascii="Cambria Math" w:hAnsi="Cambria Math"/>
                        </w:rPr>
                        <m:t xml:space="preserve">   ;</m:t>
                      </m:r>
                      <m:ctrlPr>
                        <w:rPr>
                          <w:rFonts w:ascii="Cambria Math" w:eastAsia="Cambria Math" w:hAnsi="Cambria Math" w:cs="Cambria Math"/>
                          <w:b/>
                          <w:i/>
                        </w:rPr>
                      </m:ctrlP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G,p</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G</m:t>
                          </m:r>
                        </m:num>
                        <m:den>
                          <m:r>
                            <w:rPr>
                              <w:rFonts w:ascii="Cambria Math" w:hAnsi="Cambria Math"/>
                            </w:rPr>
                            <m:t>∂</m:t>
                          </m:r>
                          <m:r>
                            <m:rPr>
                              <m:sty m:val="bi"/>
                            </m:rPr>
                            <w:rPr>
                              <w:rFonts w:ascii="Cambria Math" w:hAnsi="Cambria Math"/>
                            </w:rPr>
                            <m:t>p</m:t>
                          </m:r>
                        </m:den>
                      </m:f>
                      <m:r>
                        <m:rPr>
                          <m:sty m:val="bi"/>
                        </m:rPr>
                        <w:rPr>
                          <w:rFonts w:ascii="Cambria Math" w:hAnsi="Cambria Math"/>
                        </w:rPr>
                        <m:t xml:space="preserve">   ;</m:t>
                      </m:r>
                      <m:ctrlPr>
                        <w:rPr>
                          <w:rFonts w:ascii="Cambria Math" w:eastAsia="Cambria Math" w:hAnsi="Cambria Math" w:cs="Cambria Math"/>
                          <w:b/>
                          <w:i/>
                        </w:rPr>
                      </m:ctrlP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G,θ</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G</m:t>
                          </m:r>
                        </m:num>
                        <m:den>
                          <m:r>
                            <w:rPr>
                              <w:rFonts w:ascii="Cambria Math" w:hAnsi="Cambria Math"/>
                            </w:rPr>
                            <m:t>∂</m:t>
                          </m:r>
                          <m:r>
                            <m:rPr>
                              <m:sty m:val="bi"/>
                            </m:rPr>
                            <w:rPr>
                              <w:rFonts w:ascii="Cambria Math" w:hAnsi="Cambria Math"/>
                            </w:rPr>
                            <m:t>θ</m:t>
                          </m:r>
                        </m:den>
                      </m:f>
                      <m:r>
                        <m:rPr>
                          <m:sty m:val="bi"/>
                        </m:rPr>
                        <w:rPr>
                          <w:rFonts w:ascii="Cambria Math" w:hAnsi="Cambria Math"/>
                        </w:rPr>
                        <m:t xml:space="preserve">   </m:t>
                      </m:r>
                    </m:e>
                  </m:mr>
                </m:m>
              </m:oMath>
            </m:oMathPara>
          </w:p>
        </w:tc>
        <w:tc>
          <w:tcPr>
            <w:tcW w:w="1096" w:type="dxa"/>
            <w:vAlign w:val="center"/>
          </w:tcPr>
          <w:p w14:paraId="6761D5B3" w14:textId="77777777" w:rsidR="006D442A" w:rsidRPr="00134F70" w:rsidRDefault="006D442A"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7D6B00CB" w14:textId="77777777" w:rsidR="00AA6103" w:rsidRPr="00134F70" w:rsidRDefault="00AA6103" w:rsidP="00570CF6"/>
    <w:p w14:paraId="2F28E6D0" w14:textId="016A39AE" w:rsidR="00054BD6" w:rsidRDefault="00054BD6" w:rsidP="002746CD">
      <w:pPr>
        <w:pStyle w:val="Titre3"/>
        <w:ind w:left="1276" w:hanging="709"/>
      </w:pPr>
      <w:r>
        <w:t xml:space="preserve">Discrétisation </w:t>
      </w:r>
      <w:r w:rsidR="000211DC">
        <w:t>classique</w:t>
      </w:r>
      <w:r w:rsidR="007A2F1E">
        <w:t xml:space="preserve"> </w:t>
      </w:r>
      <w:r>
        <w:t xml:space="preserve">de l’équation de </w:t>
      </w:r>
      <w:r w:rsidR="004445AC">
        <w:t>l’</w:t>
      </w:r>
      <w:r w:rsidR="0012091A">
        <w:t>énergie</w:t>
      </w:r>
      <w:r>
        <w:t xml:space="preserve"> </w:t>
      </w:r>
    </w:p>
    <w:p w14:paraId="2A414B0C" w14:textId="77777777" w:rsidR="008F75AE" w:rsidRDefault="008F75AE" w:rsidP="00570CF6"/>
    <w:p w14:paraId="77F6A99E" w14:textId="00F8B50E" w:rsidR="00427187" w:rsidRDefault="006A77FA" w:rsidP="00E3205C">
      <w:pPr>
        <w:spacing w:line="360" w:lineRule="auto"/>
      </w:pPr>
      <w:r>
        <w:t xml:space="preserve">L’équation de l’énergie </w:t>
      </w:r>
      <w:r>
        <w:fldChar w:fldCharType="begin"/>
      </w:r>
      <w:r>
        <w:instrText xml:space="preserve"> REF _Ref525825321 \r \h </w:instrText>
      </w:r>
      <w:r w:rsidR="00E3205C">
        <w:instrText xml:space="preserve"> \* MERGEFORMAT </w:instrText>
      </w:r>
      <w:r>
        <w:fldChar w:fldCharType="separate"/>
      </w:r>
      <w:r w:rsidR="002C4AD4">
        <w:t>Eq.19</w:t>
      </w:r>
      <w:r>
        <w:fldChar w:fldCharType="end"/>
      </w:r>
      <w:r>
        <w:t xml:space="preserve"> est discrétisée de la même manière que l’éq</w:t>
      </w:r>
      <w:r w:rsidR="006F6575">
        <w:t xml:space="preserve">uation de Reynolds. </w:t>
      </w:r>
      <w:r w:rsidR="003929B6">
        <w:t xml:space="preserve">Cependant, </w:t>
      </w:r>
      <w:r w:rsidR="000D1B1F">
        <w:t>cette</w:t>
      </w:r>
      <w:r w:rsidR="003929B6">
        <w:t xml:space="preserve"> </w:t>
      </w:r>
      <w:r w:rsidR="00F37AAA">
        <w:t>cellule</w:t>
      </w:r>
      <w:r w:rsidR="003929B6">
        <w:t xml:space="preserve"> possède </w:t>
      </w:r>
      <w:r w:rsidR="00EB728B">
        <w:t>trois</w:t>
      </w:r>
      <w:r w:rsidR="003929B6">
        <w:t xml:space="preserve"> dimensions</w:t>
      </w:r>
      <w:r w:rsidR="00EB728B">
        <w:t xml:space="preserve">. </w:t>
      </w:r>
      <w:r w:rsidR="001852F5">
        <w:t xml:space="preserve"> Afin de construire un maillage </w:t>
      </w:r>
      <w:r w:rsidR="008C568C">
        <w:t>hexaédrique</w:t>
      </w:r>
      <w:r w:rsidR="001852F5" w:rsidRPr="001852F5">
        <w:t xml:space="preserve"> et orthogonal</w:t>
      </w:r>
      <w:r w:rsidR="001852F5">
        <w:t>, un changement de variable</w:t>
      </w:r>
      <w:r w:rsidR="000B53FD">
        <w:t xml:space="preserve"> </w:t>
      </w:r>
      <w:r w:rsidR="001852F5">
        <w:t>est nécessaire pour</w:t>
      </w:r>
      <w:r w:rsidR="00C11D51">
        <w:t xml:space="preserve"> </w:t>
      </w:r>
      <w:r w:rsidR="00D43F3C">
        <w:t xml:space="preserve">prendre en compte la variation de l’épaisseur de film </w:t>
      </w:r>
      <w:r w:rsidR="00B75121">
        <w:t>dans la direction</w:t>
      </w:r>
      <m:oMath>
        <m:r>
          <w:rPr>
            <w:rFonts w:ascii="Cambria Math" w:hAnsi="Cambria Math"/>
          </w:rPr>
          <m:t xml:space="preserve"> y </m:t>
        </m:r>
      </m:oMath>
      <w:r w:rsidR="002D338E">
        <w:t>:</w:t>
      </w:r>
      <w:r w:rsidR="00D43F3C">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25978" w:rsidRPr="00134F70" w14:paraId="0570B918" w14:textId="77777777" w:rsidTr="00366481">
        <w:trPr>
          <w:trHeight w:val="635"/>
          <w:tblHeader/>
          <w:jc w:val="center"/>
        </w:trPr>
        <w:tc>
          <w:tcPr>
            <w:tcW w:w="7943" w:type="dxa"/>
            <w:vAlign w:val="center"/>
          </w:tcPr>
          <w:p w14:paraId="7154A7B6" w14:textId="770A8FA4" w:rsidR="00925978" w:rsidRPr="008E09D9" w:rsidRDefault="007A3E53" w:rsidP="00E3205C">
            <w:pPr>
              <w:spacing w:line="360" w:lineRule="auto"/>
            </w:pPr>
            <m:oMathPara>
              <m:oMath>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h(x)</m:t>
                </m:r>
              </m:oMath>
            </m:oMathPara>
          </w:p>
        </w:tc>
        <w:tc>
          <w:tcPr>
            <w:tcW w:w="1096" w:type="dxa"/>
            <w:vAlign w:val="center"/>
          </w:tcPr>
          <w:p w14:paraId="57B2E7BA" w14:textId="77777777" w:rsidR="00925978" w:rsidRPr="00134F70" w:rsidRDefault="00925978"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78" w:name="_Ref526268159"/>
            <w:r w:rsidRPr="00134F70">
              <w:rPr>
                <w:rFonts w:ascii="Times New Roman" w:eastAsia="Times New Roman" w:hAnsi="Times New Roman"/>
                <w:b/>
                <w:iCs w:val="0"/>
                <w:color w:val="auto"/>
                <w:sz w:val="22"/>
                <w:szCs w:val="22"/>
                <w:lang w:eastAsia="fr-FR"/>
              </w:rPr>
              <w:t xml:space="preserve"> </w:t>
            </w:r>
            <w:bookmarkEnd w:id="78"/>
          </w:p>
        </w:tc>
      </w:tr>
    </w:tbl>
    <w:p w14:paraId="228B538B" w14:textId="77C208D2" w:rsidR="00DE401B" w:rsidRDefault="00957491" w:rsidP="00E3205C">
      <w:pPr>
        <w:spacing w:line="360" w:lineRule="auto"/>
      </w:pPr>
      <w:r>
        <w:lastRenderedPageBreak/>
        <w:t>Suite à ce changement de variable</w:t>
      </w:r>
      <w:r w:rsidRPr="00957491">
        <w:t xml:space="preserve">, l'équation d'énergie </w:t>
      </w:r>
      <w:r w:rsidR="001C03FD">
        <w:t>tridimensionnelle</w:t>
      </w:r>
      <w:r w:rsidRPr="00957491">
        <w:t xml:space="preserve"> devient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83BA9" w:rsidRPr="00134F70" w14:paraId="4E439023" w14:textId="77777777" w:rsidTr="00366481">
        <w:trPr>
          <w:trHeight w:val="635"/>
          <w:tblHeader/>
          <w:jc w:val="center"/>
        </w:trPr>
        <w:tc>
          <w:tcPr>
            <w:tcW w:w="7943" w:type="dxa"/>
            <w:vAlign w:val="center"/>
          </w:tcPr>
          <w:p w14:paraId="273A11FA" w14:textId="634D5B85" w:rsidR="00483BA9" w:rsidRPr="008E09D9" w:rsidRDefault="00760BCD" w:rsidP="00E3205C">
            <w:pPr>
              <w:spacing w:line="360" w:lineRule="auto"/>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∂(uT)</m:t>
                        </m:r>
                      </m:num>
                      <m:den>
                        <m:r>
                          <w:rPr>
                            <w:rFonts w:ascii="Cambria Math" w:hAnsi="Cambria Math"/>
                          </w:rPr>
                          <m:t>∂x</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∂x</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vT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∂(wT)</m:t>
                        </m:r>
                      </m:num>
                      <m:den>
                        <m:r>
                          <w:rPr>
                            <w:rFonts w:ascii="Cambria Math" w:hAnsi="Cambria Math"/>
                          </w:rPr>
                          <m:t>∂z</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∂z</m:t>
                        </m:r>
                      </m:den>
                    </m:f>
                    <m:f>
                      <m:fPr>
                        <m:ctrlPr>
                          <w:rPr>
                            <w:rFonts w:ascii="Cambria Math" w:hAnsi="Cambria Math"/>
                            <w:i/>
                          </w:rPr>
                        </m:ctrlPr>
                      </m:fPr>
                      <m:num>
                        <m:r>
                          <w:rPr>
                            <w:rFonts w:ascii="Cambria Math" w:hAnsi="Cambria Math"/>
                          </w:rPr>
                          <m:t>∂(wT)</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f>
                  <m:fPr>
                    <m:ctrlPr>
                      <w:rPr>
                        <w:rFonts w:ascii="Cambria Math" w:hAnsi="Cambria Math"/>
                        <w:i/>
                      </w:rPr>
                    </m:ctrlPr>
                  </m:fPr>
                  <m:num>
                    <m:r>
                      <w:rPr>
                        <w:rFonts w:ascii="Cambria Math" w:hAnsi="Cambria Math"/>
                      </w:rPr>
                      <m:t>∂²T</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²</m:t>
                    </m:r>
                  </m:den>
                </m:f>
                <m:r>
                  <w:rPr>
                    <w:rFonts w:ascii="Cambria Math" w:hAnsi="Cambria Math"/>
                  </w:rPr>
                  <m:t xml:space="preserve"> +</m:t>
                </m:r>
                <m:f>
                  <m:fPr>
                    <m:ctrlPr>
                      <w:rPr>
                        <w:rFonts w:ascii="Cambria Math" w:hAnsi="Cambria Math"/>
                        <w:i/>
                        <w:color w:val="000000" w:themeColor="text1"/>
                      </w:rPr>
                    </m:ctrlPr>
                  </m:fPr>
                  <m:num>
                    <m:r>
                      <w:rPr>
                        <w:rFonts w:ascii="Cambria Math" w:hAnsi="Cambria Math"/>
                        <w:color w:val="000000" w:themeColor="text1"/>
                      </w:rPr>
                      <m:t>μ</m:t>
                    </m:r>
                  </m:num>
                  <m:den>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p>
                    <m:r>
                      <w:rPr>
                        <w:rFonts w:ascii="Cambria Math" w:hAnsi="Cambria Math"/>
                      </w:rPr>
                      <m:t>2</m:t>
                    </m:r>
                  </m:sup>
                </m:sSup>
              </m:oMath>
            </m:oMathPara>
          </w:p>
        </w:tc>
        <w:tc>
          <w:tcPr>
            <w:tcW w:w="1096" w:type="dxa"/>
            <w:vAlign w:val="center"/>
          </w:tcPr>
          <w:p w14:paraId="79D07C75" w14:textId="77777777" w:rsidR="00483BA9" w:rsidRPr="00134F70" w:rsidRDefault="00483BA9"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52E1B5C8" w14:textId="3B250CD5" w:rsidR="007A2F1E" w:rsidRDefault="000D0013" w:rsidP="00385E52">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Dans l’</w:t>
      </w:r>
      <w:r w:rsidR="00501B56" w:rsidRPr="00501B56">
        <w:rPr>
          <w:rFonts w:ascii="Calibri" w:hAnsi="Calibri"/>
          <w:snapToGrid/>
          <w:color w:val="auto"/>
          <w:sz w:val="22"/>
          <w:szCs w:val="20"/>
          <w:lang w:val="fr-FR" w:eastAsia="fr-FR" w:bidi="ar-SA"/>
        </w:rPr>
        <w:t xml:space="preserve">approche classique de discrétisation, </w:t>
      </w:r>
      <w:r w:rsidR="00501B56">
        <w:rPr>
          <w:rFonts w:ascii="Calibri" w:hAnsi="Calibri"/>
          <w:snapToGrid/>
          <w:color w:val="auto"/>
          <w:sz w:val="22"/>
          <w:szCs w:val="20"/>
          <w:lang w:val="fr-FR" w:eastAsia="fr-FR" w:bidi="ar-SA"/>
        </w:rPr>
        <w:t xml:space="preserve">l’équation est </w:t>
      </w:r>
      <w:r w:rsidR="00CE0A2A">
        <w:rPr>
          <w:rFonts w:ascii="Calibri" w:hAnsi="Calibri"/>
          <w:snapToGrid/>
          <w:color w:val="auto"/>
          <w:sz w:val="22"/>
          <w:szCs w:val="20"/>
          <w:lang w:val="fr-FR" w:eastAsia="fr-FR" w:bidi="ar-SA"/>
        </w:rPr>
        <w:t>intégrée</w:t>
      </w:r>
      <w:r w:rsidR="00501B56">
        <w:rPr>
          <w:rFonts w:ascii="Calibri" w:hAnsi="Calibri"/>
          <w:snapToGrid/>
          <w:color w:val="auto"/>
          <w:sz w:val="22"/>
          <w:szCs w:val="20"/>
          <w:lang w:val="fr-FR" w:eastAsia="fr-FR" w:bidi="ar-SA"/>
        </w:rPr>
        <w:t xml:space="preserve"> s</w:t>
      </w:r>
      <w:r w:rsidR="00501B56" w:rsidRPr="00501B56">
        <w:rPr>
          <w:rFonts w:ascii="Calibri" w:hAnsi="Calibri"/>
          <w:snapToGrid/>
          <w:color w:val="auto"/>
          <w:sz w:val="22"/>
          <w:szCs w:val="20"/>
          <w:lang w:val="fr-FR" w:eastAsia="fr-FR" w:bidi="ar-SA"/>
        </w:rPr>
        <w:t>ur les volume</w:t>
      </w:r>
      <w:r w:rsidR="00501B56">
        <w:rPr>
          <w:rFonts w:ascii="Calibri" w:hAnsi="Calibri"/>
          <w:snapToGrid/>
          <w:color w:val="auto"/>
          <w:sz w:val="22"/>
          <w:szCs w:val="20"/>
          <w:lang w:val="fr-FR" w:eastAsia="fr-FR" w:bidi="ar-SA"/>
        </w:rPr>
        <w:t xml:space="preserve">s de contrôle </w:t>
      </w:r>
      <w:r w:rsidR="00B22377">
        <w:rPr>
          <w:rFonts w:ascii="Calibri" w:hAnsi="Calibri"/>
          <w:snapToGrid/>
          <w:color w:val="auto"/>
          <w:sz w:val="22"/>
          <w:szCs w:val="20"/>
          <w:lang w:val="fr-FR" w:eastAsia="fr-FR" w:bidi="ar-SA"/>
        </w:rPr>
        <w:t>3</w:t>
      </w:r>
      <w:r w:rsidR="00501B56" w:rsidRPr="00501B56">
        <w:rPr>
          <w:rFonts w:ascii="Calibri" w:hAnsi="Calibri"/>
          <w:snapToGrid/>
          <w:color w:val="auto"/>
          <w:sz w:val="22"/>
          <w:szCs w:val="20"/>
          <w:lang w:val="fr-FR" w:eastAsia="fr-FR" w:bidi="ar-SA"/>
        </w:rPr>
        <w:t>D</w:t>
      </w:r>
      <w:r w:rsidR="00501B56">
        <w:rPr>
          <w:rFonts w:ascii="Calibri" w:hAnsi="Calibri"/>
          <w:snapToGrid/>
          <w:color w:val="auto"/>
          <w:sz w:val="22"/>
          <w:szCs w:val="20"/>
          <w:lang w:val="fr-FR" w:eastAsia="fr-FR" w:bidi="ar-SA"/>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1360D7" w:rsidRPr="00134F70" w14:paraId="18A12E4C" w14:textId="77777777" w:rsidTr="00366481">
        <w:trPr>
          <w:trHeight w:val="635"/>
          <w:tblHeader/>
          <w:jc w:val="center"/>
        </w:trPr>
        <w:tc>
          <w:tcPr>
            <w:tcW w:w="7943" w:type="dxa"/>
            <w:vAlign w:val="center"/>
          </w:tcPr>
          <w:p w14:paraId="20AB51BB" w14:textId="3571DA7A" w:rsidR="001360D7" w:rsidRPr="008E09D9" w:rsidRDefault="00760BCD" w:rsidP="000E7386">
            <w:pPr>
              <w:spacing w:line="360" w:lineRule="auto"/>
              <w:jc w:val="center"/>
            </w:pPr>
            <m:oMathPara>
              <m:oMath>
                <m:m>
                  <m:mPr>
                    <m:mcs>
                      <m:mc>
                        <m:mcPr>
                          <m:count m:val="1"/>
                          <m:mcJc m:val="center"/>
                        </m:mcPr>
                      </m:mc>
                    </m:mcs>
                    <m:ctrlPr>
                      <w:rPr>
                        <w:rFonts w:ascii="Cambria Math" w:hAnsi="Cambria Math"/>
                        <w:i/>
                      </w:rPr>
                    </m:ctrlPr>
                  </m:mPr>
                  <m:m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sub>
                            <m: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∂x</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∂x</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vT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∂(wT)</m:t>
                                          </m:r>
                                        </m:num>
                                        <m:den>
                                          <m:r>
                                            <w:rPr>
                                              <w:rFonts w:ascii="Cambria Math" w:hAnsi="Cambria Math"/>
                                            </w:rPr>
                                            <m:t>∂z</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∂z</m:t>
                                          </m:r>
                                        </m:den>
                                      </m:f>
                                      <m:f>
                                        <m:fPr>
                                          <m:ctrlPr>
                                            <w:rPr>
                                              <w:rFonts w:ascii="Cambria Math" w:hAnsi="Cambria Math"/>
                                              <w:i/>
                                            </w:rPr>
                                          </m:ctrlPr>
                                        </m:fPr>
                                        <m:num>
                                          <m:r>
                                            <w:rPr>
                                              <w:rFonts w:ascii="Cambria Math" w:hAnsi="Cambria Math"/>
                                            </w:rPr>
                                            <m:t>∂(wT)</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nary>
                            </m:e>
                          </m:nary>
                          <m:r>
                            <w:rPr>
                              <w:rFonts w:ascii="Cambria Math" w:hAnsi="Cambria Math"/>
                            </w:rPr>
                            <m:t>dxd</m:t>
                          </m:r>
                          <m:acc>
                            <m:accPr>
                              <m:chr m:val="̅"/>
                              <m:ctrlPr>
                                <w:rPr>
                                  <w:rFonts w:ascii="Cambria Math" w:hAnsi="Cambria Math"/>
                                  <w:i/>
                                </w:rPr>
                              </m:ctrlPr>
                            </m:accPr>
                            <m:e>
                              <m:r>
                                <w:rPr>
                                  <w:rFonts w:ascii="Cambria Math" w:hAnsi="Cambria Math"/>
                                </w:rPr>
                                <m:t>y</m:t>
                              </m:r>
                            </m:e>
                          </m:acc>
                          <m:r>
                            <w:rPr>
                              <w:rFonts w:ascii="Cambria Math" w:hAnsi="Cambria Math"/>
                            </w:rPr>
                            <m:t>dz</m:t>
                          </m:r>
                        </m:e>
                      </m:nary>
                      <m:r>
                        <w:rPr>
                          <w:rFonts w:ascii="Cambria Math" w:hAnsi="Cambria Math"/>
                        </w:rPr>
                        <m:t>=</m:t>
                      </m:r>
                    </m:e>
                  </m:mr>
                  <m:mr>
                    <m:e>
                      <m:f>
                        <m:fPr>
                          <m:ctrlPr>
                            <w:rPr>
                              <w:rFonts w:ascii="Cambria Math" w:hAnsi="Cambria Math"/>
                              <w:i/>
                            </w:rPr>
                          </m:ctrlPr>
                        </m:fPr>
                        <m:num>
                          <m:r>
                            <w:rPr>
                              <w:rFonts w:ascii="Cambria Math" w:hAnsi="Cambria Math"/>
                            </w:rPr>
                            <m:t>λ</m:t>
                          </m:r>
                        </m:num>
                        <m:den>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sub>
                            <m: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n</m:t>
                                      </m:r>
                                    </m:sub>
                                  </m:sSub>
                                </m:sub>
                                <m:sup>
                                  <m:sSub>
                                    <m:sSubPr>
                                      <m:ctrlPr>
                                        <w:rPr>
                                          <w:rFonts w:ascii="Cambria Math" w:hAnsi="Cambria Math"/>
                                          <w:i/>
                                        </w:rPr>
                                      </m:ctrlPr>
                                    </m:sSubPr>
                                    <m:e>
                                      <m:r>
                                        <w:rPr>
                                          <w:rFonts w:ascii="Cambria Math" w:hAnsi="Cambria Math"/>
                                        </w:rPr>
                                        <m:t>z</m:t>
                                      </m:r>
                                    </m:e>
                                    <m:sub>
                                      <m:r>
                                        <w:rPr>
                                          <w:rFonts w:ascii="Cambria Math" w:hAnsi="Cambria Math"/>
                                        </w:rPr>
                                        <m:t>s</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2</m:t>
                                          </m:r>
                                        </m:sup>
                                      </m:sSup>
                                    </m:den>
                                  </m:f>
                                </m:e>
                              </m:nary>
                            </m:e>
                          </m:nary>
                          <m:r>
                            <w:rPr>
                              <w:rFonts w:ascii="Cambria Math" w:hAnsi="Cambria Math"/>
                            </w:rPr>
                            <m:t>dxd</m:t>
                          </m:r>
                          <m:acc>
                            <m:accPr>
                              <m:chr m:val="̅"/>
                              <m:ctrlPr>
                                <w:rPr>
                                  <w:rFonts w:ascii="Cambria Math" w:hAnsi="Cambria Math"/>
                                  <w:i/>
                                </w:rPr>
                              </m:ctrlPr>
                            </m:accPr>
                            <m:e>
                              <m:r>
                                <w:rPr>
                                  <w:rFonts w:ascii="Cambria Math" w:hAnsi="Cambria Math"/>
                                </w:rPr>
                                <m:t>y</m:t>
                              </m:r>
                            </m:e>
                          </m:acc>
                          <m:r>
                            <w:rPr>
                              <w:rFonts w:ascii="Cambria Math" w:hAnsi="Cambria Math"/>
                            </w:rPr>
                            <m:t>dz</m:t>
                          </m:r>
                        </m:e>
                      </m:nary>
                      <m:r>
                        <w:rPr>
                          <w:rFonts w:ascii="Cambria Math" w:hAnsi="Cambria Math"/>
                        </w:rPr>
                        <m:t xml:space="preserve"> +</m:t>
                      </m:r>
                      <m:f>
                        <m:fPr>
                          <m:ctrlPr>
                            <w:rPr>
                              <w:rFonts w:ascii="Cambria Math" w:hAnsi="Cambria Math"/>
                              <w:i/>
                              <w:color w:val="000000" w:themeColor="text1"/>
                            </w:rPr>
                          </m:ctrlPr>
                        </m:fPr>
                        <m:num>
                          <m:r>
                            <w:rPr>
                              <w:rFonts w:ascii="Cambria Math" w:hAnsi="Cambria Math"/>
                              <w:color w:val="000000" w:themeColor="text1"/>
                            </w:rPr>
                            <m:t>μ</m:t>
                          </m:r>
                        </m:num>
                        <m:den>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p</m:t>
                              </m:r>
                            </m:sub>
                          </m:sSub>
                        </m:den>
                      </m:f>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e>
                          </m:d>
                        </m:e>
                        <m:sup>
                          <m:r>
                            <w:rPr>
                              <w:rFonts w:ascii="Cambria Math" w:hAnsi="Cambria Math"/>
                            </w:rPr>
                            <m:t>2</m:t>
                          </m:r>
                        </m:sup>
                      </m:sSup>
                      <m:r>
                        <w:rPr>
                          <w:rFonts w:ascii="Cambria Math" w:hAnsi="Cambria Math"/>
                        </w:rPr>
                        <m:t>∆x∆</m:t>
                      </m:r>
                      <m:acc>
                        <m:accPr>
                          <m:chr m:val="̅"/>
                          <m:ctrlPr>
                            <w:rPr>
                              <w:rFonts w:ascii="Cambria Math" w:hAnsi="Cambria Math"/>
                              <w:i/>
                            </w:rPr>
                          </m:ctrlPr>
                        </m:accPr>
                        <m:e>
                          <m:r>
                            <w:rPr>
                              <w:rFonts w:ascii="Cambria Math" w:hAnsi="Cambria Math"/>
                            </w:rPr>
                            <m:t>y</m:t>
                          </m:r>
                        </m:e>
                      </m:acc>
                      <m:r>
                        <w:rPr>
                          <w:rFonts w:ascii="Cambria Math" w:hAnsi="Cambria Math"/>
                        </w:rPr>
                        <m:t>∆z</m:t>
                      </m:r>
                    </m:e>
                  </m:mr>
                </m:m>
              </m:oMath>
            </m:oMathPara>
          </w:p>
        </w:tc>
        <w:tc>
          <w:tcPr>
            <w:tcW w:w="1096" w:type="dxa"/>
            <w:vAlign w:val="center"/>
          </w:tcPr>
          <w:p w14:paraId="676B40C8" w14:textId="77777777" w:rsidR="001360D7" w:rsidRPr="00134F70" w:rsidRDefault="001360D7"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0C108C3B" w14:textId="578710D3" w:rsidR="00727238" w:rsidRDefault="00727238" w:rsidP="00E3205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 xml:space="preserve">Où </w:t>
      </w:r>
      <w:r w:rsidRPr="00727238">
        <w:rPr>
          <w:rFonts w:ascii="Calibri" w:hAnsi="Calibri"/>
          <w:snapToGrid/>
          <w:color w:val="auto"/>
          <w:sz w:val="22"/>
          <w:szCs w:val="20"/>
          <w:lang w:val="fr-FR" w:eastAsia="fr-FR" w:bidi="ar-SA"/>
        </w:rPr>
        <w:t xml:space="preserve">les termes de transport par convection dans la direction x par exemple </w:t>
      </w:r>
      <w:r w:rsidR="00DB7786">
        <w:rPr>
          <w:rFonts w:ascii="Calibri" w:hAnsi="Calibri"/>
          <w:snapToGrid/>
          <w:color w:val="auto"/>
          <w:sz w:val="22"/>
          <w:szCs w:val="20"/>
          <w:lang w:val="fr-FR" w:eastAsia="fr-FR" w:bidi="ar-SA"/>
        </w:rPr>
        <w:t>sont</w:t>
      </w:r>
      <w:r w:rsidRPr="00727238">
        <w:rPr>
          <w:rFonts w:ascii="Calibri" w:hAnsi="Calibri"/>
          <w:snapToGrid/>
          <w:color w:val="auto"/>
          <w:sz w:val="22"/>
          <w:szCs w:val="20"/>
          <w:lang w:val="fr-FR" w:eastAsia="fr-FR" w:bidi="ar-SA"/>
        </w:rPr>
        <w:t xml:space="preserve"> exprimés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C5494" w:rsidRPr="00134F70" w14:paraId="31006900" w14:textId="77777777" w:rsidTr="00366481">
        <w:trPr>
          <w:trHeight w:val="635"/>
          <w:tblHeader/>
          <w:jc w:val="center"/>
        </w:trPr>
        <w:tc>
          <w:tcPr>
            <w:tcW w:w="7943" w:type="dxa"/>
            <w:vAlign w:val="center"/>
          </w:tcPr>
          <w:p w14:paraId="464CBCD3" w14:textId="0F1B42DB" w:rsidR="006C5494" w:rsidRPr="008E09D9" w:rsidRDefault="00760BCD" w:rsidP="00E3205C">
            <w:pPr>
              <w:spacing w:line="360" w:lineRule="auto"/>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sub>
                      <m: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n</m:t>
                                </m:r>
                              </m:sub>
                            </m:sSub>
                          </m:sub>
                          <m:sup>
                            <m:sSub>
                              <m:sSubPr>
                                <m:ctrlPr>
                                  <w:rPr>
                                    <w:rFonts w:ascii="Cambria Math" w:hAnsi="Cambria Math"/>
                                    <w:i/>
                                  </w:rPr>
                                </m:ctrlPr>
                              </m:sSubPr>
                              <m:e>
                                <m:r>
                                  <w:rPr>
                                    <w:rFonts w:ascii="Cambria Math" w:hAnsi="Cambria Math"/>
                                  </w:rPr>
                                  <m:t>z</m:t>
                                </m:r>
                              </m:e>
                              <m:sub>
                                <m:r>
                                  <w:rPr>
                                    <w:rFonts w:ascii="Cambria Math" w:hAnsi="Cambria Math"/>
                                  </w:rPr>
                                  <m:t>s</m:t>
                                </m:r>
                              </m:sub>
                            </m:sSub>
                          </m:sup>
                          <m:e>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∂x</m:t>
                                </m:r>
                              </m:den>
                            </m:f>
                          </m:e>
                        </m:nary>
                      </m:e>
                    </m:nary>
                    <m:r>
                      <w:rPr>
                        <w:rFonts w:ascii="Cambria Math" w:hAnsi="Cambria Math"/>
                      </w:rPr>
                      <m:t>dxd</m:t>
                    </m:r>
                    <m:acc>
                      <m:accPr>
                        <m:chr m:val="̅"/>
                        <m:ctrlPr>
                          <w:rPr>
                            <w:rFonts w:ascii="Cambria Math" w:hAnsi="Cambria Math"/>
                            <w:i/>
                          </w:rPr>
                        </m:ctrlPr>
                      </m:accPr>
                      <m:e>
                        <m:r>
                          <w:rPr>
                            <w:rFonts w:ascii="Cambria Math" w:hAnsi="Cambria Math"/>
                          </w:rPr>
                          <m:t>y</m:t>
                        </m:r>
                      </m:e>
                    </m:acc>
                    <m:r>
                      <w:rPr>
                        <w:rFonts w:ascii="Cambria Math" w:hAnsi="Cambria Math"/>
                      </w:rPr>
                      <m:t>dz</m:t>
                    </m:r>
                  </m:e>
                </m:nary>
                <m:r>
                  <w:rPr>
                    <w:rFonts w:ascii="Cambria Math" w:eastAsia="宋体" w:hAnsi="Cambria Math"/>
                  </w:rPr>
                  <m:t>=</m:t>
                </m:r>
                <m:d>
                  <m:dPr>
                    <m:begChr m:val="["/>
                    <m:endChr m:val="]"/>
                    <m:ctrlPr>
                      <w:rPr>
                        <w:rFonts w:ascii="Cambria Math" w:eastAsia="宋体" w:hAnsi="Cambria Math"/>
                        <w:i/>
                      </w:rPr>
                    </m:ctrlPr>
                  </m:dPr>
                  <m:e>
                    <m:sSub>
                      <m:sSubPr>
                        <m:ctrlPr>
                          <w:rPr>
                            <w:rFonts w:ascii="Cambria Math" w:eastAsia="宋体" w:hAnsi="Cambria Math"/>
                            <w:i/>
                          </w:rPr>
                        </m:ctrlPr>
                      </m:sSubPr>
                      <m:e>
                        <m:d>
                          <m:dPr>
                            <m:ctrlPr>
                              <w:rPr>
                                <w:rFonts w:ascii="Cambria Math" w:eastAsia="宋体" w:hAnsi="Cambria Math"/>
                                <w:i/>
                              </w:rPr>
                            </m:ctrlPr>
                          </m:dPr>
                          <m:e>
                            <m:r>
                              <w:rPr>
                                <w:rFonts w:ascii="Cambria Math" w:eastAsia="宋体" w:hAnsi="Cambria Math"/>
                              </w:rPr>
                              <m:t>uT</m:t>
                            </m:r>
                          </m:e>
                        </m:d>
                      </m:e>
                      <m:sub>
                        <m:r>
                          <w:rPr>
                            <w:rFonts w:ascii="Cambria Math" w:eastAsia="宋体" w:hAnsi="Cambria Math"/>
                          </w:rPr>
                          <m:t>e</m:t>
                        </m:r>
                      </m:sub>
                    </m:sSub>
                    <m:r>
                      <w:rPr>
                        <w:rFonts w:ascii="Cambria Math" w:eastAsia="宋体" w:hAnsi="Cambria Math"/>
                      </w:rPr>
                      <m:t>-</m:t>
                    </m:r>
                    <m:sSub>
                      <m:sSubPr>
                        <m:ctrlPr>
                          <w:rPr>
                            <w:rFonts w:ascii="Cambria Math" w:eastAsia="宋体" w:hAnsi="Cambria Math"/>
                            <w:i/>
                          </w:rPr>
                        </m:ctrlPr>
                      </m:sSubPr>
                      <m:e>
                        <m:d>
                          <m:dPr>
                            <m:ctrlPr>
                              <w:rPr>
                                <w:rFonts w:ascii="Cambria Math" w:eastAsia="宋体" w:hAnsi="Cambria Math"/>
                                <w:i/>
                              </w:rPr>
                            </m:ctrlPr>
                          </m:dPr>
                          <m:e>
                            <m:r>
                              <w:rPr>
                                <w:rFonts w:ascii="Cambria Math" w:eastAsia="宋体" w:hAnsi="Cambria Math"/>
                              </w:rPr>
                              <m:t>uT</m:t>
                            </m:r>
                          </m:e>
                        </m:d>
                      </m:e>
                      <m:sub>
                        <m:r>
                          <w:rPr>
                            <w:rFonts w:ascii="Cambria Math" w:eastAsia="宋体" w:hAnsi="Cambria Math"/>
                          </w:rPr>
                          <m:t>w</m:t>
                        </m:r>
                      </m:sub>
                    </m:sSub>
                  </m:e>
                </m:d>
                <m:r>
                  <w:rPr>
                    <w:rFonts w:ascii="Cambria Math" w:hAnsi="Cambria Math"/>
                  </w:rPr>
                  <m:t>∆z∆</m:t>
                </m:r>
                <m:acc>
                  <m:accPr>
                    <m:chr m:val="̅"/>
                    <m:ctrlPr>
                      <w:rPr>
                        <w:rFonts w:ascii="Cambria Math" w:hAnsi="Cambria Math"/>
                        <w:i/>
                      </w:rPr>
                    </m:ctrlPr>
                  </m:accPr>
                  <m:e>
                    <m:r>
                      <w:rPr>
                        <w:rFonts w:ascii="Cambria Math" w:hAnsi="Cambria Math"/>
                      </w:rPr>
                      <m:t>y</m:t>
                    </m:r>
                  </m:e>
                </m:acc>
              </m:oMath>
            </m:oMathPara>
          </w:p>
        </w:tc>
        <w:tc>
          <w:tcPr>
            <w:tcW w:w="1096" w:type="dxa"/>
            <w:vAlign w:val="center"/>
          </w:tcPr>
          <w:p w14:paraId="08F4C399" w14:textId="77777777" w:rsidR="006C5494" w:rsidRPr="00134F70" w:rsidRDefault="006C5494"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6BC70EBC" w14:textId="30502714" w:rsidR="00105162" w:rsidRDefault="00412416" w:rsidP="00E3205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Un</w:t>
      </w:r>
      <w:r w:rsidR="00483BA9" w:rsidRPr="00483BA9">
        <w:rPr>
          <w:rFonts w:ascii="Calibri" w:hAnsi="Calibri"/>
          <w:snapToGrid/>
          <w:color w:val="auto"/>
          <w:sz w:val="22"/>
          <w:szCs w:val="20"/>
          <w:lang w:val="fr-FR" w:eastAsia="fr-FR" w:bidi="ar-SA"/>
        </w:rPr>
        <w:t xml:space="preserve"> </w:t>
      </w:r>
      <w:r w:rsidR="0084188A">
        <w:rPr>
          <w:rFonts w:ascii="Calibri" w:hAnsi="Calibri"/>
          <w:snapToGrid/>
          <w:color w:val="auto"/>
          <w:sz w:val="22"/>
          <w:szCs w:val="20"/>
          <w:lang w:val="fr-FR" w:eastAsia="fr-FR" w:bidi="ar-SA"/>
        </w:rPr>
        <w:t xml:space="preserve">schéma </w:t>
      </w:r>
      <w:proofErr w:type="spellStart"/>
      <w:r w:rsidR="0084188A">
        <w:rPr>
          <w:rFonts w:ascii="Calibri" w:hAnsi="Calibri"/>
          <w:snapToGrid/>
          <w:color w:val="auto"/>
          <w:sz w:val="22"/>
          <w:szCs w:val="20"/>
          <w:lang w:val="fr-FR" w:eastAsia="fr-FR" w:bidi="ar-SA"/>
        </w:rPr>
        <w:t>Upwind</w:t>
      </w:r>
      <w:proofErr w:type="spellEnd"/>
      <w:r w:rsidR="00483BA9" w:rsidRPr="00483BA9">
        <w:rPr>
          <w:rFonts w:ascii="Calibri" w:hAnsi="Calibri"/>
          <w:snapToGrid/>
          <w:color w:val="auto"/>
          <w:sz w:val="22"/>
          <w:szCs w:val="20"/>
          <w:lang w:val="fr-FR" w:eastAsia="fr-FR" w:bidi="ar-SA"/>
        </w:rPr>
        <w:t xml:space="preserve"> est </w:t>
      </w:r>
      <w:r w:rsidR="00511048" w:rsidRPr="00483BA9">
        <w:rPr>
          <w:rFonts w:ascii="Calibri" w:hAnsi="Calibri"/>
          <w:snapToGrid/>
          <w:color w:val="auto"/>
          <w:sz w:val="22"/>
          <w:szCs w:val="20"/>
          <w:lang w:val="fr-FR" w:eastAsia="fr-FR" w:bidi="ar-SA"/>
        </w:rPr>
        <w:t>utilisé</w:t>
      </w:r>
      <w:r w:rsidR="00483BA9" w:rsidRPr="00483BA9">
        <w:rPr>
          <w:rFonts w:ascii="Calibri" w:hAnsi="Calibri"/>
          <w:snapToGrid/>
          <w:color w:val="auto"/>
          <w:sz w:val="22"/>
          <w:szCs w:val="20"/>
          <w:lang w:val="fr-FR" w:eastAsia="fr-FR" w:bidi="ar-SA"/>
        </w:rPr>
        <w:t xml:space="preserve"> pour les termes de transport convectif afin </w:t>
      </w:r>
      <w:r w:rsidR="007F398B">
        <w:rPr>
          <w:rFonts w:ascii="Calibri" w:hAnsi="Calibri"/>
          <w:snapToGrid/>
          <w:color w:val="auto"/>
          <w:sz w:val="22"/>
          <w:szCs w:val="20"/>
          <w:lang w:val="fr-FR" w:eastAsia="fr-FR" w:bidi="ar-SA"/>
        </w:rPr>
        <w:t xml:space="preserve">d’assurer la stabilité </w:t>
      </w:r>
      <w:r w:rsidR="00483BA9" w:rsidRPr="00483BA9">
        <w:rPr>
          <w:rFonts w:ascii="Calibri" w:hAnsi="Calibri"/>
          <w:snapToGrid/>
          <w:color w:val="auto"/>
          <w:sz w:val="22"/>
          <w:szCs w:val="20"/>
          <w:lang w:val="fr-FR" w:eastAsia="fr-FR" w:bidi="ar-SA"/>
        </w:rPr>
        <w:t>numérique</w:t>
      </w:r>
      <w:r w:rsidR="00787D27">
        <w:rPr>
          <w:rFonts w:ascii="Calibri" w:hAnsi="Calibri"/>
          <w:snapToGrid/>
          <w:color w:val="auto"/>
          <w:sz w:val="22"/>
          <w:szCs w:val="20"/>
          <w:lang w:val="fr-FR" w:eastAsia="fr-FR" w:bidi="ar-SA"/>
        </w:rPr>
        <w:t xml:space="preserve"> </w:t>
      </w:r>
      <w:r w:rsidR="009E752A">
        <w:rPr>
          <w:rFonts w:ascii="Calibri" w:hAnsi="Calibri"/>
          <w:snapToGrid/>
          <w:color w:val="auto"/>
          <w:sz w:val="22"/>
          <w:szCs w:val="20"/>
          <w:lang w:val="fr-FR" w:eastAsia="fr-FR" w:bidi="ar-SA"/>
        </w:rPr>
        <w:fldChar w:fldCharType="begin"/>
      </w:r>
      <w:r w:rsidR="009E752A">
        <w:rPr>
          <w:rFonts w:ascii="Calibri" w:hAnsi="Calibri"/>
          <w:snapToGrid/>
          <w:color w:val="auto"/>
          <w:sz w:val="22"/>
          <w:szCs w:val="20"/>
          <w:lang w:val="fr-FR" w:eastAsia="fr-FR" w:bidi="ar-SA"/>
        </w:rPr>
        <w:instrText xml:space="preserve"> REF _Ref526267673 \r \h </w:instrText>
      </w:r>
      <w:r w:rsidR="009E752A">
        <w:rPr>
          <w:rFonts w:ascii="Calibri" w:hAnsi="Calibri"/>
          <w:snapToGrid/>
          <w:color w:val="auto"/>
          <w:sz w:val="22"/>
          <w:szCs w:val="20"/>
          <w:lang w:val="fr-FR" w:eastAsia="fr-FR" w:bidi="ar-SA"/>
        </w:rPr>
      </w:r>
      <w:r w:rsidR="009E752A">
        <w:rPr>
          <w:rFonts w:ascii="Calibri" w:hAnsi="Calibri"/>
          <w:snapToGrid/>
          <w:color w:val="auto"/>
          <w:sz w:val="22"/>
          <w:szCs w:val="20"/>
          <w:lang w:val="fr-FR" w:eastAsia="fr-FR" w:bidi="ar-SA"/>
        </w:rPr>
        <w:fldChar w:fldCharType="separate"/>
      </w:r>
      <w:r w:rsidR="002C4AD4">
        <w:rPr>
          <w:rFonts w:ascii="Calibri" w:hAnsi="Calibri"/>
          <w:snapToGrid/>
          <w:color w:val="auto"/>
          <w:sz w:val="22"/>
          <w:szCs w:val="20"/>
          <w:lang w:val="fr-FR" w:eastAsia="fr-FR" w:bidi="ar-SA"/>
        </w:rPr>
        <w:t>[7]</w:t>
      </w:r>
      <w:r w:rsidR="009E752A">
        <w:rPr>
          <w:rFonts w:ascii="Calibri" w:hAnsi="Calibri"/>
          <w:snapToGrid/>
          <w:color w:val="auto"/>
          <w:sz w:val="22"/>
          <w:szCs w:val="20"/>
          <w:lang w:val="fr-FR" w:eastAsia="fr-FR" w:bidi="ar-SA"/>
        </w:rPr>
        <w:fldChar w:fldCharType="end"/>
      </w:r>
      <w:r w:rsidR="00483BA9" w:rsidRPr="00483BA9">
        <w:rPr>
          <w:rFonts w:ascii="Calibri" w:hAnsi="Calibri"/>
          <w:snapToGrid/>
          <w:color w:val="auto"/>
          <w:sz w:val="22"/>
          <w:szCs w:val="20"/>
          <w:lang w:val="fr-FR" w:eastAsia="fr-FR" w:bidi="ar-SA"/>
        </w:rPr>
        <w:t xml:space="preserve">. Par exemple, </w:t>
      </w:r>
      <w:r w:rsidR="004A26FC">
        <w:rPr>
          <w:rFonts w:ascii="Calibri" w:hAnsi="Calibri"/>
          <w:snapToGrid/>
          <w:color w:val="auto"/>
          <w:sz w:val="22"/>
          <w:szCs w:val="20"/>
          <w:lang w:val="fr-FR" w:eastAsia="fr-FR" w:bidi="ar-SA"/>
        </w:rPr>
        <w:t>à l</w:t>
      </w:r>
      <w:r w:rsidR="00483BA9" w:rsidRPr="00483BA9">
        <w:rPr>
          <w:rFonts w:ascii="Calibri" w:hAnsi="Calibri"/>
          <w:snapToGrid/>
          <w:color w:val="auto"/>
          <w:sz w:val="22"/>
          <w:szCs w:val="20"/>
          <w:lang w:val="fr-FR" w:eastAsia="fr-FR" w:bidi="ar-SA"/>
        </w:rPr>
        <w:t xml:space="preserve">a face </w:t>
      </w:r>
      <w:r w:rsidR="00EE09F1">
        <w:rPr>
          <w:rFonts w:ascii="Calibri" w:hAnsi="Calibri"/>
          <w:snapToGrid/>
          <w:color w:val="auto"/>
          <w:sz w:val="22"/>
          <w:szCs w:val="20"/>
          <w:lang w:val="fr-FR" w:eastAsia="fr-FR" w:bidi="ar-SA"/>
        </w:rPr>
        <w:t>d’</w:t>
      </w:r>
      <w:r>
        <w:rPr>
          <w:rFonts w:ascii="Calibri" w:hAnsi="Calibri"/>
          <w:snapToGrid/>
          <w:color w:val="auto"/>
          <w:sz w:val="22"/>
          <w:szCs w:val="20"/>
          <w:lang w:val="fr-FR" w:eastAsia="fr-FR" w:bidi="ar-SA"/>
        </w:rPr>
        <w:t>e</w:t>
      </w:r>
      <w:r w:rsidR="00483BA9" w:rsidRPr="00483BA9">
        <w:rPr>
          <w:rFonts w:ascii="Calibri" w:hAnsi="Calibri"/>
          <w:snapToGrid/>
          <w:color w:val="auto"/>
          <w:sz w:val="22"/>
          <w:szCs w:val="20"/>
          <w:lang w:val="fr-FR" w:eastAsia="fr-FR" w:bidi="ar-SA"/>
        </w:rPr>
        <w:t xml:space="preserve">st du volume de </w:t>
      </w:r>
      <w:r w:rsidR="0084188A">
        <w:rPr>
          <w:rFonts w:ascii="Calibri" w:hAnsi="Calibri"/>
          <w:snapToGrid/>
          <w:color w:val="auto"/>
          <w:sz w:val="22"/>
          <w:szCs w:val="20"/>
          <w:lang w:val="fr-FR" w:eastAsia="fr-FR" w:bidi="ar-SA"/>
        </w:rPr>
        <w:t>contrôle</w:t>
      </w:r>
      <w:r w:rsidR="00483BA9" w:rsidRPr="00483BA9">
        <w:rPr>
          <w:rFonts w:ascii="Calibri" w:hAnsi="Calibri"/>
          <w:snapToGrid/>
          <w:color w:val="auto"/>
          <w:sz w:val="22"/>
          <w:szCs w:val="20"/>
          <w:lang w:val="fr-FR" w:eastAsia="fr-FR" w:bidi="ar-SA"/>
        </w:rPr>
        <w:t xml:space="preserve">, la température </w:t>
      </w:r>
      <m:oMath>
        <m:sSub>
          <m:sSubPr>
            <m:ctrlPr>
              <w:rPr>
                <w:rFonts w:ascii="Cambria Math" w:hAnsi="Cambria Math"/>
                <w:i/>
                <w:snapToGrid/>
                <w:color w:val="auto"/>
                <w:sz w:val="22"/>
                <w:szCs w:val="20"/>
                <w:lang w:val="fr-FR" w:eastAsia="fr-FR" w:bidi="ar-SA"/>
              </w:rPr>
            </m:ctrlPr>
          </m:sSubPr>
          <m:e>
            <m:r>
              <w:rPr>
                <w:rFonts w:ascii="Cambria Math" w:hAnsi="Cambria Math"/>
                <w:snapToGrid/>
                <w:color w:val="auto"/>
                <w:sz w:val="22"/>
                <w:szCs w:val="20"/>
                <w:lang w:val="fr-FR" w:eastAsia="fr-FR" w:bidi="ar-SA"/>
              </w:rPr>
              <m:t>T</m:t>
            </m:r>
          </m:e>
          <m:sub>
            <m:r>
              <w:rPr>
                <w:rFonts w:ascii="Cambria Math" w:hAnsi="Cambria Math"/>
                <w:snapToGrid/>
                <w:color w:val="auto"/>
                <w:sz w:val="22"/>
                <w:szCs w:val="20"/>
                <w:lang w:val="fr-FR" w:eastAsia="fr-FR" w:bidi="ar-SA"/>
              </w:rPr>
              <m:t>e</m:t>
            </m:r>
          </m:sub>
        </m:sSub>
      </m:oMath>
      <w:r w:rsidR="00483BA9" w:rsidRPr="00483BA9">
        <w:rPr>
          <w:rFonts w:ascii="Calibri" w:hAnsi="Calibri"/>
          <w:snapToGrid/>
          <w:color w:val="auto"/>
          <w:sz w:val="22"/>
          <w:szCs w:val="20"/>
          <w:lang w:val="fr-FR" w:eastAsia="fr-FR" w:bidi="ar-SA"/>
        </w:rPr>
        <w:t xml:space="preserve"> est </w:t>
      </w:r>
      <w:r w:rsidR="00EE09F1">
        <w:rPr>
          <w:rFonts w:ascii="Calibri" w:hAnsi="Calibri"/>
          <w:snapToGrid/>
          <w:color w:val="auto"/>
          <w:sz w:val="22"/>
          <w:szCs w:val="20"/>
          <w:lang w:val="fr-FR" w:eastAsia="fr-FR" w:bidi="ar-SA"/>
        </w:rPr>
        <w:t>exprimée</w:t>
      </w:r>
      <w:r w:rsidR="00483BA9" w:rsidRPr="00483BA9">
        <w:rPr>
          <w:rFonts w:ascii="Calibri" w:hAnsi="Calibri"/>
          <w:snapToGrid/>
          <w:color w:val="auto"/>
          <w:sz w:val="22"/>
          <w:szCs w:val="20"/>
          <w:lang w:val="fr-FR" w:eastAsia="fr-FR" w:bidi="ar-SA"/>
        </w:rPr>
        <w:t xml:space="preserve"> en fonction du sens d'écoulement du fluide. Mathématiquement, cela peut s'</w:t>
      </w:r>
      <w:r w:rsidR="00387245">
        <w:rPr>
          <w:rFonts w:ascii="Calibri" w:hAnsi="Calibri"/>
          <w:snapToGrid/>
          <w:color w:val="auto"/>
          <w:sz w:val="22"/>
          <w:szCs w:val="20"/>
          <w:lang w:val="fr-FR" w:eastAsia="fr-FR" w:bidi="ar-SA"/>
        </w:rPr>
        <w:t>écrire</w:t>
      </w:r>
      <w:r w:rsidR="00483BA9" w:rsidRPr="00483BA9">
        <w:rPr>
          <w:rFonts w:ascii="Calibri" w:hAnsi="Calibri"/>
          <w:snapToGrid/>
          <w:color w:val="auto"/>
          <w:sz w:val="22"/>
          <w:szCs w:val="20"/>
          <w:lang w:val="fr-FR" w:eastAsia="fr-FR" w:bidi="ar-SA"/>
        </w:rPr>
        <w:t xml:space="preserve"> sous la forme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E00E3A" w:rsidRPr="00134F70" w14:paraId="566292F0" w14:textId="77777777" w:rsidTr="00366481">
        <w:trPr>
          <w:trHeight w:val="635"/>
          <w:tblHeader/>
          <w:jc w:val="center"/>
        </w:trPr>
        <w:tc>
          <w:tcPr>
            <w:tcW w:w="7943" w:type="dxa"/>
            <w:vAlign w:val="center"/>
          </w:tcPr>
          <w:p w14:paraId="711DF8DF" w14:textId="53EDFECF" w:rsidR="00E00E3A" w:rsidRPr="008E09D9" w:rsidRDefault="00760BCD" w:rsidP="00E3205C">
            <w:pPr>
              <w:spacing w:line="360" w:lineRule="auto"/>
            </w:pPr>
            <m:oMathPara>
              <m:oMath>
                <m:sSub>
                  <m:sSubPr>
                    <m:ctrlPr>
                      <w:rPr>
                        <w:rFonts w:ascii="Cambria Math" w:eastAsia="宋体" w:hAnsi="Cambria Math"/>
                        <w:i/>
                      </w:rPr>
                    </m:ctrlPr>
                  </m:sSubPr>
                  <m:e>
                    <m:d>
                      <m:dPr>
                        <m:ctrlPr>
                          <w:rPr>
                            <w:rFonts w:ascii="Cambria Math" w:eastAsia="宋体" w:hAnsi="Cambria Math"/>
                            <w:i/>
                          </w:rPr>
                        </m:ctrlPr>
                      </m:dPr>
                      <m:e>
                        <m:r>
                          <w:rPr>
                            <w:rFonts w:ascii="Cambria Math" w:eastAsia="宋体" w:hAnsi="Cambria Math"/>
                          </w:rPr>
                          <m:t>uT</m:t>
                        </m:r>
                      </m:e>
                    </m:d>
                  </m:e>
                  <m:sub>
                    <m:r>
                      <w:rPr>
                        <w:rFonts w:ascii="Cambria Math" w:eastAsia="宋体" w:hAnsi="Cambria Math"/>
                      </w:rPr>
                      <m:t>e</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e</m:t>
                    </m:r>
                  </m:sub>
                </m:sSub>
                <m:d>
                  <m:dPr>
                    <m:begChr m:val="["/>
                    <m:endChr m:val="]"/>
                    <m:ctrlPr>
                      <w:rPr>
                        <w:rFonts w:ascii="Cambria Math" w:eastAsia="宋体" w:hAnsi="Cambria Math"/>
                        <w:i/>
                      </w:rPr>
                    </m:ctrlPr>
                  </m:dPr>
                  <m:e>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P</m:t>
                        </m:r>
                      </m:sub>
                    </m:sSub>
                    <m:f>
                      <m:fPr>
                        <m:ctrlPr>
                          <w:rPr>
                            <w:rFonts w:ascii="Cambria Math" w:eastAsia="宋体" w:hAnsi="Cambria Math"/>
                            <w:i/>
                          </w:rPr>
                        </m:ctrlPr>
                      </m:fPr>
                      <m:num>
                        <m:r>
                          <w:rPr>
                            <w:rFonts w:ascii="Cambria Math" w:eastAsia="宋体" w:hAnsi="Cambria Math"/>
                          </w:rPr>
                          <m:t>1-sgn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e</m:t>
                                </m:r>
                              </m:sub>
                            </m:sSub>
                          </m:e>
                        </m:d>
                      </m:num>
                      <m:den>
                        <m:r>
                          <w:rPr>
                            <w:rFonts w:ascii="Cambria Math" w:eastAsia="宋体" w:hAnsi="Cambria Math"/>
                          </w:rPr>
                          <m:t>2</m:t>
                        </m:r>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E</m:t>
                        </m:r>
                      </m:sub>
                    </m:sSub>
                    <m:f>
                      <m:fPr>
                        <m:ctrlPr>
                          <w:rPr>
                            <w:rFonts w:ascii="Cambria Math" w:eastAsia="宋体" w:hAnsi="Cambria Math"/>
                            <w:i/>
                          </w:rPr>
                        </m:ctrlPr>
                      </m:fPr>
                      <m:num>
                        <m:r>
                          <w:rPr>
                            <w:rFonts w:ascii="Cambria Math" w:eastAsia="宋体" w:hAnsi="Cambria Math"/>
                          </w:rPr>
                          <m:t>1-sgn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e</m:t>
                                </m:r>
                              </m:sub>
                            </m:sSub>
                          </m:e>
                        </m:d>
                      </m:num>
                      <m:den>
                        <m:r>
                          <w:rPr>
                            <w:rFonts w:ascii="Cambria Math" w:eastAsia="宋体" w:hAnsi="Cambria Math"/>
                          </w:rPr>
                          <m:t>2</m:t>
                        </m:r>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P</m:t>
                        </m:r>
                      </m:sub>
                    </m:sSub>
                  </m:e>
                </m:d>
              </m:oMath>
            </m:oMathPara>
          </w:p>
        </w:tc>
        <w:tc>
          <w:tcPr>
            <w:tcW w:w="1096" w:type="dxa"/>
            <w:vAlign w:val="center"/>
          </w:tcPr>
          <w:p w14:paraId="25E17C19" w14:textId="77777777" w:rsidR="00E00E3A" w:rsidRPr="00134F70" w:rsidRDefault="00E00E3A"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6BD0010D" w14:textId="1FC727FF" w:rsidR="002F00C6" w:rsidRDefault="00AF42E5" w:rsidP="00E3205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 xml:space="preserve">Ce qui permet d’avoir la forme discrétisée de l’équation de l’énergie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04A7A" w:rsidRPr="00134F70" w14:paraId="2710EDA6" w14:textId="77777777" w:rsidTr="00366481">
        <w:trPr>
          <w:trHeight w:val="635"/>
          <w:tblHeader/>
          <w:jc w:val="center"/>
        </w:trPr>
        <w:tc>
          <w:tcPr>
            <w:tcW w:w="7943" w:type="dxa"/>
            <w:vAlign w:val="center"/>
          </w:tcPr>
          <w:p w14:paraId="2178FC8F" w14:textId="55ADBD81" w:rsidR="00C04A7A" w:rsidRPr="008E09D9" w:rsidRDefault="00760BCD" w:rsidP="00303B18">
            <w:pPr>
              <w:spacing w:line="360" w:lineRule="auto"/>
              <w:jc w:val="center"/>
            </w:pPr>
            <m:oMathPara>
              <m:oMath>
                <m:m>
                  <m:mPr>
                    <m:mcs>
                      <m:mc>
                        <m:mcPr>
                          <m:count m:val="1"/>
                          <m:mcJc m:val="center"/>
                        </m:mcPr>
                      </m:mc>
                    </m:mcs>
                    <m:ctrlPr>
                      <w:rPr>
                        <w:rFonts w:ascii="Cambria Math" w:hAnsi="Cambria Math"/>
                        <w:i/>
                      </w:rPr>
                    </m:ctrlPr>
                  </m:mPr>
                  <m:mr>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e</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w</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n</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s</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b</m:t>
                              </m:r>
                            </m:sub>
                          </m:sSub>
                        </m:e>
                      </m:d>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P</m:t>
                          </m:r>
                        </m:sub>
                      </m:sSub>
                    </m:e>
                  </m:mr>
                  <m:mr>
                    <m:e>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e</m:t>
                          </m:r>
                        </m:sub>
                      </m:s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E</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w</m:t>
                          </m:r>
                        </m:sub>
                      </m:s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W</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n</m:t>
                          </m:r>
                        </m:sub>
                      </m:s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N</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s</m:t>
                          </m:r>
                        </m:sub>
                      </m:s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S</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t</m:t>
                          </m:r>
                        </m:sub>
                      </m:s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b</m:t>
                          </m:r>
                        </m:sub>
                      </m:s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B</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P</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B</m:t>
                              </m:r>
                            </m:sub>
                          </m:sSub>
                        </m:e>
                      </m:d>
                    </m:e>
                  </m:mr>
                  <m:mr>
                    <m:e>
                      <m:r>
                        <w:rPr>
                          <w:rFonts w:ascii="Cambria Math" w:eastAsia="宋体" w:hAnsi="Cambria Math"/>
                        </w:rPr>
                        <m:t>=</m:t>
                      </m:r>
                      <m:f>
                        <m:fPr>
                          <m:ctrlPr>
                            <w:rPr>
                              <w:rFonts w:ascii="Cambria Math" w:eastAsia="宋体" w:hAnsi="Cambria Math"/>
                              <w:i/>
                            </w:rPr>
                          </m:ctrlPr>
                        </m:fPr>
                        <m:num>
                          <m:r>
                            <w:rPr>
                              <w:rFonts w:ascii="Cambria Math" w:eastAsia="宋体" w:hAnsi="Cambria Math"/>
                            </w:rPr>
                            <m:t>λ</m:t>
                          </m:r>
                        </m:num>
                        <m:den>
                          <m:sSub>
                            <m:sSubPr>
                              <m:ctrlPr>
                                <w:rPr>
                                  <w:rFonts w:ascii="Cambria Math" w:hAnsi="Cambria Math"/>
                                  <w:i/>
                                </w:rPr>
                              </m:ctrlPr>
                            </m:sSubPr>
                            <m:e>
                              <m:r>
                                <w:rPr>
                                  <w:rFonts w:ascii="Cambria Math" w:hAnsi="Cambria Math"/>
                                </w:rPr>
                                <m:t>ρ</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p</m:t>
                              </m:r>
                            </m:sub>
                          </m:sSub>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T</m:t>
                              </m:r>
                            </m:sub>
                          </m:sSub>
                          <m:r>
                            <w:rPr>
                              <w:rFonts w:ascii="Cambria Math" w:eastAsia="宋体" w:hAnsi="Cambria Math"/>
                            </w:rPr>
                            <m:t>-2</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P</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B</m:t>
                              </m:r>
                            </m:sub>
                          </m:sSub>
                        </m:e>
                      </m:d>
                      <m:f>
                        <m:fPr>
                          <m:ctrlPr>
                            <w:rPr>
                              <w:rFonts w:ascii="Cambria Math" w:eastAsia="宋体" w:hAnsi="Cambria Math"/>
                              <w:i/>
                            </w:rPr>
                          </m:ctrlPr>
                        </m:fPr>
                        <m:num>
                          <m:r>
                            <w:rPr>
                              <w:rFonts w:ascii="Cambria Math" w:eastAsia="宋体" w:hAnsi="Cambria Math"/>
                            </w:rPr>
                            <m:t>∆x</m:t>
                          </m:r>
                          <m:r>
                            <w:rPr>
                              <w:rFonts w:ascii="Cambria Math" w:hAnsi="Cambria Math"/>
                            </w:rPr>
                            <m:t>∆z</m:t>
                          </m:r>
                        </m:num>
                        <m:den>
                          <m:r>
                            <w:rPr>
                              <w:rFonts w:ascii="Cambria Math" w:eastAsia="宋体" w:hAnsi="Cambria Math"/>
                            </w:rPr>
                            <m:t>∆</m:t>
                          </m:r>
                          <m:acc>
                            <m:accPr>
                              <m:chr m:val="̅"/>
                              <m:ctrlPr>
                                <w:rPr>
                                  <w:rFonts w:ascii="Cambria Math" w:eastAsia="宋体" w:hAnsi="Cambria Math"/>
                                  <w:i/>
                                </w:rPr>
                              </m:ctrlPr>
                            </m:accPr>
                            <m:e>
                              <m:r>
                                <w:rPr>
                                  <w:rFonts w:ascii="Cambria Math" w:eastAsia="宋体" w:hAnsi="Cambria Math"/>
                                </w:rPr>
                                <m:t>y</m:t>
                              </m:r>
                            </m:e>
                          </m:acc>
                        </m:den>
                      </m:f>
                      <m:r>
                        <w:rPr>
                          <w:rFonts w:ascii="Cambria Math" w:eastAsia="宋体" w:hAnsi="Cambria Math"/>
                        </w:rPr>
                        <m:t>+</m:t>
                      </m:r>
                      <m:f>
                        <m:fPr>
                          <m:ctrlPr>
                            <w:rPr>
                              <w:rFonts w:ascii="Cambria Math" w:eastAsia="宋体" w:hAnsi="Cambria Math"/>
                              <w:i/>
                            </w:rPr>
                          </m:ctrlPr>
                        </m:fPr>
                        <m:num>
                          <m:r>
                            <w:rPr>
                              <w:rFonts w:ascii="Cambria Math" w:hAnsi="Cambria Math"/>
                            </w:rPr>
                            <m:t>μ</m:t>
                          </m:r>
                        </m:num>
                        <m:den>
                          <m:sSub>
                            <m:sSubPr>
                              <m:ctrlPr>
                                <w:rPr>
                                  <w:rFonts w:ascii="Cambria Math" w:hAnsi="Cambria Math"/>
                                  <w:i/>
                                </w:rPr>
                              </m:ctrlPr>
                            </m:sSubPr>
                            <m:e>
                              <m:r>
                                <w:rPr>
                                  <w:rFonts w:ascii="Cambria Math" w:hAnsi="Cambria Math"/>
                                </w:rPr>
                                <m:t>ρ</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p</m:t>
                              </m:r>
                            </m:sub>
                          </m:sSub>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r>
                        <w:rPr>
                          <w:rFonts w:ascii="Cambria Math" w:eastAsia="宋体"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e>
                          </m:d>
                        </m:e>
                        <m:sup>
                          <m:r>
                            <w:rPr>
                              <w:rFonts w:ascii="Cambria Math" w:hAnsi="Cambria Math"/>
                            </w:rPr>
                            <m:t>2</m:t>
                          </m:r>
                        </m:sup>
                      </m:sSup>
                      <m:r>
                        <w:rPr>
                          <w:rFonts w:ascii="Cambria Math" w:eastAsia="宋体" w:hAnsi="Cambria Math"/>
                        </w:rPr>
                        <m:t xml:space="preserve"> ∆x∆</m:t>
                      </m:r>
                      <m:acc>
                        <m:accPr>
                          <m:chr m:val="̅"/>
                          <m:ctrlPr>
                            <w:rPr>
                              <w:rFonts w:ascii="Cambria Math" w:eastAsia="宋体" w:hAnsi="Cambria Math"/>
                              <w:i/>
                            </w:rPr>
                          </m:ctrlPr>
                        </m:accPr>
                        <m:e>
                          <m:r>
                            <w:rPr>
                              <w:rFonts w:ascii="Cambria Math" w:eastAsia="宋体" w:hAnsi="Cambria Math"/>
                            </w:rPr>
                            <m:t>y</m:t>
                          </m:r>
                        </m:e>
                      </m:acc>
                      <m:r>
                        <w:rPr>
                          <w:rFonts w:ascii="Cambria Math" w:hAnsi="Cambria Math"/>
                        </w:rPr>
                        <m:t>∆z</m:t>
                      </m:r>
                    </m:e>
                  </m:mr>
                </m:m>
              </m:oMath>
            </m:oMathPara>
          </w:p>
        </w:tc>
        <w:tc>
          <w:tcPr>
            <w:tcW w:w="1096" w:type="dxa"/>
            <w:vAlign w:val="center"/>
          </w:tcPr>
          <w:p w14:paraId="397DB837" w14:textId="77777777" w:rsidR="00C04A7A" w:rsidRPr="00134F70" w:rsidRDefault="00C04A7A"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61E8CACB" w14:textId="4FB3DB1A" w:rsidR="00AF42E5" w:rsidRDefault="00256416" w:rsidP="00E3205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Où</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1E3098" w:rsidRPr="00134F70" w14:paraId="73638DE3" w14:textId="77777777" w:rsidTr="00366481">
        <w:trPr>
          <w:trHeight w:val="635"/>
          <w:tblHeader/>
          <w:jc w:val="center"/>
        </w:trPr>
        <w:tc>
          <w:tcPr>
            <w:tcW w:w="7943" w:type="dxa"/>
            <w:vAlign w:val="center"/>
          </w:tcPr>
          <w:p w14:paraId="4D54B33E" w14:textId="5F7D75A2" w:rsidR="006B0DDB" w:rsidRDefault="00760BCD" w:rsidP="00E3205C">
            <w:pPr>
              <w:spacing w:before="120" w:after="120" w:line="360" w:lineRule="auto"/>
              <w:jc w:val="center"/>
            </w:pPr>
            <m:oMathPara>
              <m:oMath>
                <m:m>
                  <m:mPr>
                    <m:mcs>
                      <m:mc>
                        <m:mcPr>
                          <m:count m:val="2"/>
                          <m:mcJc m:val="center"/>
                        </m:mcPr>
                      </m:mc>
                    </m:mcs>
                    <m:ctrlPr>
                      <w:rPr>
                        <w:rFonts w:ascii="Cambria Math" w:hAnsi="Cambria Math"/>
                        <w:i/>
                      </w:rPr>
                    </m:ctrlPr>
                  </m:mPr>
                  <m:mr>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e</m:t>
                          </m:r>
                        </m:sub>
                      </m:sSub>
                      <m:r>
                        <w:rPr>
                          <w:rFonts w:ascii="Cambria Math" w:eastAsia="宋体" w:hAnsi="Cambria Math"/>
                        </w:rPr>
                        <m:t xml:space="preserve"> =</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e</m:t>
                              </m:r>
                            </m:sub>
                          </m:sSub>
                          <m:d>
                            <m:dPr>
                              <m:begChr m:val="["/>
                              <m:endChr m:val="]"/>
                              <m:ctrlPr>
                                <w:rPr>
                                  <w:rFonts w:ascii="Cambria Math" w:eastAsia="宋体" w:hAnsi="Cambria Math"/>
                                  <w:i/>
                                </w:rPr>
                              </m:ctrlPr>
                            </m:dPr>
                            <m:e>
                              <m:r>
                                <w:rPr>
                                  <w:rFonts w:ascii="Cambria Math" w:eastAsia="宋体" w:hAnsi="Cambria Math"/>
                                </w:rPr>
                                <m:t>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e</m:t>
                                      </m:r>
                                    </m:sub>
                                  </m:sSub>
                                </m:e>
                              </m:d>
                              <m:r>
                                <w:rPr>
                                  <w:rFonts w:ascii="Cambria Math" w:eastAsia="宋体" w:hAnsi="Cambria Math"/>
                                </w:rPr>
                                <m:t>-1</m:t>
                              </m:r>
                            </m:e>
                          </m:d>
                        </m:num>
                        <m:den>
                          <m:r>
                            <w:rPr>
                              <w:rFonts w:ascii="Cambria Math" w:eastAsia="宋体" w:hAnsi="Cambria Math"/>
                            </w:rPr>
                            <m:t>2</m:t>
                          </m:r>
                        </m:den>
                      </m:f>
                      <m:r>
                        <w:rPr>
                          <w:rFonts w:ascii="Cambria Math" w:eastAsia="宋体" w:hAnsi="Cambria Math"/>
                        </w:rPr>
                        <m:t>∆</m:t>
                      </m:r>
                      <m:acc>
                        <m:accPr>
                          <m:chr m:val="̅"/>
                          <m:ctrlPr>
                            <w:rPr>
                              <w:rFonts w:ascii="Cambria Math" w:eastAsia="宋体" w:hAnsi="Cambria Math"/>
                              <w:i/>
                            </w:rPr>
                          </m:ctrlPr>
                        </m:accPr>
                        <m:e>
                          <m:r>
                            <w:rPr>
                              <w:rFonts w:ascii="Cambria Math" w:eastAsia="宋体" w:hAnsi="Cambria Math"/>
                            </w:rPr>
                            <m:t>y</m:t>
                          </m:r>
                        </m:e>
                      </m:acc>
                      <m:r>
                        <w:rPr>
                          <w:rFonts w:ascii="Cambria Math" w:eastAsia="宋体" w:hAnsi="Cambria Math"/>
                        </w:rPr>
                        <m:t>∆z   ;</m:t>
                      </m:r>
                    </m:e>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w</m:t>
                          </m:r>
                        </m:sub>
                      </m:sSub>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w</m:t>
                              </m:r>
                            </m:sub>
                          </m:sSub>
                          <m:d>
                            <m:dPr>
                              <m:begChr m:val="["/>
                              <m:endChr m:val="]"/>
                              <m:ctrlPr>
                                <w:rPr>
                                  <w:rFonts w:ascii="Cambria Math" w:eastAsia="宋体" w:hAnsi="Cambria Math"/>
                                  <w:i/>
                                </w:rPr>
                              </m:ctrlPr>
                            </m:dPr>
                            <m:e>
                              <m:r>
                                <w:rPr>
                                  <w:rFonts w:ascii="Cambria Math" w:eastAsia="宋体" w:hAnsi="Cambria Math"/>
                                </w:rPr>
                                <m:t>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w</m:t>
                                      </m:r>
                                    </m:sub>
                                  </m:sSub>
                                </m:e>
                              </m:d>
                              <m:r>
                                <w:rPr>
                                  <w:rFonts w:ascii="Cambria Math" w:eastAsia="宋体" w:hAnsi="Cambria Math"/>
                                </w:rPr>
                                <m:t>-1</m:t>
                              </m:r>
                            </m:e>
                          </m:d>
                        </m:num>
                        <m:den>
                          <m:r>
                            <w:rPr>
                              <w:rFonts w:ascii="Cambria Math" w:eastAsia="宋体" w:hAnsi="Cambria Math"/>
                            </w:rPr>
                            <m:t>2</m:t>
                          </m:r>
                        </m:den>
                      </m:f>
                      <m:r>
                        <w:rPr>
                          <w:rFonts w:ascii="Cambria Math" w:eastAsia="宋体" w:hAnsi="Cambria Math"/>
                        </w:rPr>
                        <m:t>∆</m:t>
                      </m:r>
                      <m:acc>
                        <m:accPr>
                          <m:chr m:val="̅"/>
                          <m:ctrlPr>
                            <w:rPr>
                              <w:rFonts w:ascii="Cambria Math" w:eastAsia="宋体" w:hAnsi="Cambria Math"/>
                              <w:i/>
                            </w:rPr>
                          </m:ctrlPr>
                        </m:accPr>
                        <m:e>
                          <m:r>
                            <w:rPr>
                              <w:rFonts w:ascii="Cambria Math" w:eastAsia="宋体" w:hAnsi="Cambria Math"/>
                            </w:rPr>
                            <m:t>y</m:t>
                          </m:r>
                        </m:e>
                      </m:acc>
                      <m:r>
                        <w:rPr>
                          <w:rFonts w:ascii="Cambria Math" w:eastAsia="宋体" w:hAnsi="Cambria Math"/>
                        </w:rPr>
                        <m:t>∆z</m:t>
                      </m:r>
                      <m:ctrlPr>
                        <w:rPr>
                          <w:rFonts w:ascii="Cambria Math" w:eastAsia="Cambria Math" w:hAnsi="Cambria Math" w:cs="Cambria Math"/>
                          <w:i/>
                        </w:rPr>
                      </m:ctrlPr>
                    </m:e>
                  </m:mr>
                  <m:mr>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n</m:t>
                          </m:r>
                        </m:sub>
                      </m:sSub>
                      <m:r>
                        <w:rPr>
                          <w:rFonts w:ascii="Cambria Math" w:eastAsia="宋体" w:hAnsi="Cambria Math"/>
                        </w:rPr>
                        <m:t xml:space="preserve"> =</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n</m:t>
                              </m:r>
                            </m:sub>
                          </m:sSub>
                          <m:d>
                            <m:dPr>
                              <m:begChr m:val="["/>
                              <m:endChr m:val="]"/>
                              <m:ctrlPr>
                                <w:rPr>
                                  <w:rFonts w:ascii="Cambria Math" w:eastAsia="宋体" w:hAnsi="Cambria Math"/>
                                  <w:i/>
                                </w:rPr>
                              </m:ctrlPr>
                            </m:dPr>
                            <m:e>
                              <m:r>
                                <w:rPr>
                                  <w:rFonts w:ascii="Cambria Math" w:eastAsia="宋体" w:hAnsi="Cambria Math"/>
                                </w:rPr>
                                <m:t>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n</m:t>
                                      </m:r>
                                    </m:sub>
                                  </m:sSub>
                                </m:e>
                              </m:d>
                              <m:r>
                                <w:rPr>
                                  <w:rFonts w:ascii="Cambria Math" w:eastAsia="宋体" w:hAnsi="Cambria Math"/>
                                </w:rPr>
                                <m:t>-1</m:t>
                              </m:r>
                            </m:e>
                          </m:d>
                        </m:num>
                        <m:den>
                          <m:r>
                            <w:rPr>
                              <w:rFonts w:ascii="Cambria Math" w:eastAsia="宋体" w:hAnsi="Cambria Math"/>
                            </w:rPr>
                            <m:t>2</m:t>
                          </m:r>
                        </m:den>
                      </m:f>
                      <m:r>
                        <w:rPr>
                          <w:rFonts w:ascii="Cambria Math" w:eastAsia="宋体" w:hAnsi="Cambria Math"/>
                        </w:rPr>
                        <m:t>∆x∆</m:t>
                      </m:r>
                      <m:acc>
                        <m:accPr>
                          <m:chr m:val="̅"/>
                          <m:ctrlPr>
                            <w:rPr>
                              <w:rFonts w:ascii="Cambria Math" w:eastAsia="宋体" w:hAnsi="Cambria Math"/>
                              <w:i/>
                            </w:rPr>
                          </m:ctrlPr>
                        </m:accPr>
                        <m:e>
                          <m:r>
                            <w:rPr>
                              <w:rFonts w:ascii="Cambria Math" w:eastAsia="宋体" w:hAnsi="Cambria Math"/>
                            </w:rPr>
                            <m:t>y</m:t>
                          </m:r>
                        </m:e>
                      </m:acc>
                      <m:r>
                        <w:rPr>
                          <w:rFonts w:ascii="Cambria Math" w:eastAsia="宋体" w:hAnsi="Cambria Math"/>
                        </w:rPr>
                        <m:t xml:space="preserve">   ;</m:t>
                      </m:r>
                      <m:ctrlPr>
                        <w:rPr>
                          <w:rFonts w:ascii="Cambria Math" w:eastAsia="Cambria Math" w:hAnsi="Cambria Math" w:cs="Cambria Math"/>
                          <w:i/>
                        </w:rPr>
                      </m:ctrlPr>
                    </m:e>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s</m:t>
                          </m:r>
                        </m:sub>
                      </m:sSub>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s</m:t>
                              </m:r>
                            </m:sub>
                          </m:sSub>
                          <m:d>
                            <m:dPr>
                              <m:begChr m:val="["/>
                              <m:endChr m:val="]"/>
                              <m:ctrlPr>
                                <w:rPr>
                                  <w:rFonts w:ascii="Cambria Math" w:eastAsia="宋体" w:hAnsi="Cambria Math"/>
                                  <w:i/>
                                </w:rPr>
                              </m:ctrlPr>
                            </m:dPr>
                            <m:e>
                              <m:r>
                                <w:rPr>
                                  <w:rFonts w:ascii="Cambria Math" w:eastAsia="宋体" w:hAnsi="Cambria Math"/>
                                </w:rPr>
                                <m:t>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s</m:t>
                                      </m:r>
                                    </m:sub>
                                  </m:sSub>
                                </m:e>
                              </m:d>
                              <m:r>
                                <w:rPr>
                                  <w:rFonts w:ascii="Cambria Math" w:eastAsia="宋体" w:hAnsi="Cambria Math"/>
                                </w:rPr>
                                <m:t>-1</m:t>
                              </m:r>
                            </m:e>
                          </m:d>
                        </m:num>
                        <m:den>
                          <m:r>
                            <w:rPr>
                              <w:rFonts w:ascii="Cambria Math" w:eastAsia="宋体" w:hAnsi="Cambria Math"/>
                            </w:rPr>
                            <m:t>2</m:t>
                          </m:r>
                        </m:den>
                      </m:f>
                      <m:r>
                        <w:rPr>
                          <w:rFonts w:ascii="Cambria Math" w:eastAsia="宋体" w:hAnsi="Cambria Math"/>
                        </w:rPr>
                        <m:t>∆x∆</m:t>
                      </m:r>
                      <m:acc>
                        <m:accPr>
                          <m:chr m:val="̅"/>
                          <m:ctrlPr>
                            <w:rPr>
                              <w:rFonts w:ascii="Cambria Math" w:eastAsia="宋体" w:hAnsi="Cambria Math"/>
                              <w:i/>
                            </w:rPr>
                          </m:ctrlPr>
                        </m:accPr>
                        <m:e>
                          <m:r>
                            <w:rPr>
                              <w:rFonts w:ascii="Cambria Math" w:eastAsia="宋体" w:hAnsi="Cambria Math"/>
                            </w:rPr>
                            <m:t>y</m:t>
                          </m:r>
                        </m:e>
                      </m:acc>
                      <m:ctrlPr>
                        <w:rPr>
                          <w:rFonts w:ascii="Cambria Math" w:eastAsia="Cambria Math" w:hAnsi="Cambria Math" w:cs="Cambria Math"/>
                          <w:i/>
                        </w:rPr>
                      </m:ctrlPr>
                    </m:e>
                  </m:mr>
                  <m:mr>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t</m:t>
                          </m:r>
                        </m:sub>
                      </m:sSub>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t</m:t>
                              </m:r>
                            </m:sub>
                          </m:sSub>
                          <m:d>
                            <m:dPr>
                              <m:begChr m:val="["/>
                              <m:endChr m:val="]"/>
                              <m:ctrlPr>
                                <w:rPr>
                                  <w:rFonts w:ascii="Cambria Math" w:eastAsia="宋体" w:hAnsi="Cambria Math"/>
                                  <w:i/>
                                </w:rPr>
                              </m:ctrlPr>
                            </m:dPr>
                            <m:e>
                              <m:r>
                                <w:rPr>
                                  <w:rFonts w:ascii="Cambria Math" w:eastAsia="宋体" w:hAnsi="Cambria Math"/>
                                </w:rPr>
                                <m:t>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t</m:t>
                                      </m:r>
                                    </m:sub>
                                  </m:sSub>
                                </m:e>
                              </m:d>
                              <m:r>
                                <w:rPr>
                                  <w:rFonts w:ascii="Cambria Math" w:eastAsia="宋体" w:hAnsi="Cambria Math"/>
                                </w:rPr>
                                <m:t>-1</m:t>
                              </m:r>
                            </m:e>
                          </m:d>
                        </m:num>
                        <m:den>
                          <m:r>
                            <w:rPr>
                              <w:rFonts w:ascii="Cambria Math" w:eastAsia="宋体" w:hAnsi="Cambria Math"/>
                            </w:rPr>
                            <m:t>2</m:t>
                          </m:r>
                        </m:den>
                      </m:f>
                      <m:f>
                        <m:fPr>
                          <m:ctrlPr>
                            <w:rPr>
                              <w:rFonts w:ascii="Cambria Math" w:eastAsia="宋体" w:hAnsi="Cambria Math"/>
                              <w:i/>
                            </w:rPr>
                          </m:ctrlPr>
                        </m:fPr>
                        <m:num>
                          <m:r>
                            <w:rPr>
                              <w:rFonts w:ascii="Cambria Math" w:eastAsia="宋体" w:hAnsi="Cambria Math"/>
                            </w:rPr>
                            <m:t>∆x∆z</m:t>
                          </m:r>
                        </m:num>
                        <m:den>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P</m:t>
                              </m:r>
                            </m:sub>
                          </m:sSub>
                        </m:den>
                      </m:f>
                      <m:r>
                        <w:rPr>
                          <w:rFonts w:ascii="Cambria Math" w:eastAsia="宋体" w:hAnsi="Cambria Math"/>
                        </w:rPr>
                        <m:t xml:space="preserve">      ;</m:t>
                      </m:r>
                      <m:ctrlPr>
                        <w:rPr>
                          <w:rFonts w:ascii="Cambria Math" w:eastAsia="Cambria Math" w:hAnsi="Cambria Math" w:cs="Cambria Math"/>
                          <w:i/>
                        </w:rPr>
                      </m:ctrlPr>
                    </m:e>
                    <m:e>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b</m:t>
                          </m:r>
                        </m:sub>
                      </m:sSub>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b</m:t>
                              </m:r>
                            </m:sub>
                          </m:sSub>
                          <m:d>
                            <m:dPr>
                              <m:begChr m:val="["/>
                              <m:endChr m:val="]"/>
                              <m:ctrlPr>
                                <w:rPr>
                                  <w:rFonts w:ascii="Cambria Math" w:eastAsia="宋体" w:hAnsi="Cambria Math"/>
                                  <w:i/>
                                </w:rPr>
                              </m:ctrlPr>
                            </m:dPr>
                            <m:e>
                              <m:r>
                                <w:rPr>
                                  <w:rFonts w:ascii="Cambria Math" w:eastAsia="宋体" w:hAnsi="Cambria Math"/>
                                </w:rPr>
                                <m:t>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b</m:t>
                                      </m:r>
                                    </m:sub>
                                  </m:sSub>
                                </m:e>
                              </m:d>
                              <m:r>
                                <w:rPr>
                                  <w:rFonts w:ascii="Cambria Math" w:eastAsia="宋体" w:hAnsi="Cambria Math"/>
                                </w:rPr>
                                <m:t>-1</m:t>
                              </m:r>
                            </m:e>
                          </m:d>
                        </m:num>
                        <m:den>
                          <m:r>
                            <w:rPr>
                              <w:rFonts w:ascii="Cambria Math" w:eastAsia="宋体" w:hAnsi="Cambria Math"/>
                            </w:rPr>
                            <m:t>2</m:t>
                          </m:r>
                        </m:den>
                      </m:f>
                      <m:f>
                        <m:fPr>
                          <m:ctrlPr>
                            <w:rPr>
                              <w:rFonts w:ascii="Cambria Math" w:eastAsia="宋体" w:hAnsi="Cambria Math"/>
                              <w:i/>
                            </w:rPr>
                          </m:ctrlPr>
                        </m:fPr>
                        <m:num>
                          <m:r>
                            <w:rPr>
                              <w:rFonts w:ascii="Cambria Math" w:eastAsia="宋体" w:hAnsi="Cambria Math"/>
                            </w:rPr>
                            <m:t>∆x∆z</m:t>
                          </m:r>
                        </m:num>
                        <m:den>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P</m:t>
                              </m:r>
                            </m:sub>
                          </m:sSub>
                        </m:den>
                      </m:f>
                    </m:e>
                  </m:mr>
                </m:m>
              </m:oMath>
            </m:oMathPara>
          </w:p>
          <w:p w14:paraId="29199C88" w14:textId="34BA0000" w:rsidR="001E3098" w:rsidRPr="008E09D9" w:rsidRDefault="00760BCD" w:rsidP="00E3205C">
            <w:pPr>
              <w:spacing w:line="360" w:lineRule="auto"/>
              <w:jc w:val="center"/>
            </w:pPr>
            <m:oMathPara>
              <m:oMath>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P</m:t>
                    </m:r>
                  </m:sub>
                </m:sSub>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P</m:t>
                        </m:r>
                      </m:sub>
                    </m:sSub>
                    <m:sSub>
                      <m:sSubPr>
                        <m:ctrlPr>
                          <w:rPr>
                            <w:rFonts w:ascii="Cambria Math" w:eastAsia="宋体" w:hAnsi="Cambria Math"/>
                            <w:i/>
                          </w:rPr>
                        </m:ctrlPr>
                      </m:sSubPr>
                      <m:e>
                        <m:acc>
                          <m:accPr>
                            <m:chr m:val="̅"/>
                            <m:ctrlPr>
                              <w:rPr>
                                <w:rFonts w:ascii="Cambria Math" w:eastAsia="宋体" w:hAnsi="Cambria Math"/>
                                <w:i/>
                              </w:rPr>
                            </m:ctrlPr>
                          </m:accPr>
                          <m:e>
                            <m:r>
                              <w:rPr>
                                <w:rFonts w:ascii="Cambria Math" w:eastAsia="宋体" w:hAnsi="Cambria Math"/>
                              </w:rPr>
                              <m:t>y</m:t>
                            </m:r>
                          </m:e>
                        </m:acc>
                      </m:e>
                      <m:sub>
                        <m:r>
                          <w:rPr>
                            <w:rFonts w:ascii="Cambria Math" w:eastAsia="宋体" w:hAnsi="Cambria Math"/>
                          </w:rPr>
                          <m:t>P</m:t>
                        </m:r>
                      </m:sub>
                    </m:sSub>
                  </m:num>
                  <m:den>
                    <m:r>
                      <w:rPr>
                        <w:rFonts w:ascii="Cambria Math" w:eastAsia="宋体" w:hAnsi="Cambria Math"/>
                      </w:rPr>
                      <m:t>2</m:t>
                    </m:r>
                  </m:den>
                </m:f>
                <m:sSub>
                  <m:sSubPr>
                    <m:ctrlPr>
                      <w:rPr>
                        <w:rFonts w:ascii="Cambria Math" w:eastAsia="宋体" w:hAnsi="Cambria Math"/>
                        <w:i/>
                      </w:rPr>
                    </m:ctrlPr>
                  </m:sSubPr>
                  <m:e>
                    <m:d>
                      <m:dPr>
                        <m:begChr m:val=""/>
                        <m:endChr m:val="|"/>
                        <m:ctrlPr>
                          <w:rPr>
                            <w:rFonts w:ascii="Cambria Math" w:eastAsia="宋体" w:hAnsi="Cambria Math"/>
                            <w:i/>
                          </w:rPr>
                        </m:ctrlPr>
                      </m:dPr>
                      <m:e>
                        <m:f>
                          <m:fPr>
                            <m:ctrlPr>
                              <w:rPr>
                                <w:rFonts w:ascii="Cambria Math" w:eastAsia="宋体" w:hAnsi="Cambria Math"/>
                                <w:i/>
                              </w:rPr>
                            </m:ctrlPr>
                          </m:fPr>
                          <m:num>
                            <m:r>
                              <w:rPr>
                                <w:rFonts w:ascii="Cambria Math" w:eastAsia="宋体" w:hAnsi="Cambria Math"/>
                              </w:rPr>
                              <m:t>∂h</m:t>
                            </m:r>
                          </m:num>
                          <m:den>
                            <m:r>
                              <w:rPr>
                                <w:rFonts w:ascii="Cambria Math" w:eastAsia="宋体" w:hAnsi="Cambria Math"/>
                              </w:rPr>
                              <m:t>∂x</m:t>
                            </m:r>
                          </m:den>
                        </m:f>
                      </m:e>
                    </m:d>
                  </m:e>
                  <m:sub>
                    <m:r>
                      <w:rPr>
                        <w:rFonts w:ascii="Cambria Math" w:eastAsia="宋体" w:hAnsi="Cambria Math"/>
                      </w:rPr>
                      <m:t>P</m:t>
                    </m:r>
                  </m:sub>
                </m:sSub>
                <m:f>
                  <m:fPr>
                    <m:ctrlPr>
                      <w:rPr>
                        <w:rFonts w:ascii="Cambria Math" w:eastAsia="宋体" w:hAnsi="Cambria Math"/>
                        <w:i/>
                      </w:rPr>
                    </m:ctrlPr>
                  </m:fPr>
                  <m:num>
                    <m:r>
                      <w:rPr>
                        <w:rFonts w:ascii="Cambria Math" w:eastAsia="宋体" w:hAnsi="Cambria Math"/>
                      </w:rPr>
                      <m:t>∆x∆z</m:t>
                    </m:r>
                  </m:num>
                  <m:den>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P</m:t>
                        </m:r>
                      </m:sub>
                    </m:sSub>
                  </m:den>
                </m:f>
                <m:r>
                  <w:rPr>
                    <w:rFonts w:ascii="Cambria Math"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P</m:t>
                        </m:r>
                      </m:sub>
                    </m:sSub>
                    <m:sSub>
                      <m:sSubPr>
                        <m:ctrlPr>
                          <w:rPr>
                            <w:rFonts w:ascii="Cambria Math" w:eastAsia="宋体" w:hAnsi="Cambria Math"/>
                            <w:i/>
                          </w:rPr>
                        </m:ctrlPr>
                      </m:sSubPr>
                      <m:e>
                        <m:acc>
                          <m:accPr>
                            <m:chr m:val="̅"/>
                            <m:ctrlPr>
                              <w:rPr>
                                <w:rFonts w:ascii="Cambria Math" w:eastAsia="宋体" w:hAnsi="Cambria Math"/>
                                <w:i/>
                              </w:rPr>
                            </m:ctrlPr>
                          </m:accPr>
                          <m:e>
                            <m:r>
                              <w:rPr>
                                <w:rFonts w:ascii="Cambria Math" w:eastAsia="宋体" w:hAnsi="Cambria Math"/>
                              </w:rPr>
                              <m:t>y</m:t>
                            </m:r>
                          </m:e>
                        </m:acc>
                      </m:e>
                      <m:sub>
                        <m:r>
                          <w:rPr>
                            <w:rFonts w:ascii="Cambria Math" w:eastAsia="宋体" w:hAnsi="Cambria Math"/>
                          </w:rPr>
                          <m:t>P</m:t>
                        </m:r>
                      </m:sub>
                    </m:sSub>
                  </m:num>
                  <m:den>
                    <m:r>
                      <w:rPr>
                        <w:rFonts w:ascii="Cambria Math" w:eastAsia="宋体" w:hAnsi="Cambria Math"/>
                      </w:rPr>
                      <m:t>2</m:t>
                    </m:r>
                  </m:den>
                </m:f>
                <m:sSub>
                  <m:sSubPr>
                    <m:ctrlPr>
                      <w:rPr>
                        <w:rFonts w:ascii="Cambria Math" w:eastAsia="宋体" w:hAnsi="Cambria Math"/>
                        <w:i/>
                      </w:rPr>
                    </m:ctrlPr>
                  </m:sSubPr>
                  <m:e>
                    <m:d>
                      <m:dPr>
                        <m:begChr m:val=""/>
                        <m:endChr m:val="|"/>
                        <m:ctrlPr>
                          <w:rPr>
                            <w:rFonts w:ascii="Cambria Math" w:eastAsia="宋体" w:hAnsi="Cambria Math"/>
                            <w:i/>
                          </w:rPr>
                        </m:ctrlPr>
                      </m:dPr>
                      <m:e>
                        <m:f>
                          <m:fPr>
                            <m:ctrlPr>
                              <w:rPr>
                                <w:rFonts w:ascii="Cambria Math" w:eastAsia="宋体" w:hAnsi="Cambria Math"/>
                                <w:i/>
                              </w:rPr>
                            </m:ctrlPr>
                          </m:fPr>
                          <m:num>
                            <m:r>
                              <w:rPr>
                                <w:rFonts w:ascii="Cambria Math" w:eastAsia="宋体" w:hAnsi="Cambria Math"/>
                              </w:rPr>
                              <m:t>∂h</m:t>
                            </m:r>
                          </m:num>
                          <m:den>
                            <m:r>
                              <w:rPr>
                                <w:rFonts w:ascii="Cambria Math" w:eastAsia="宋体" w:hAnsi="Cambria Math"/>
                              </w:rPr>
                              <m:t>∂z</m:t>
                            </m:r>
                          </m:den>
                        </m:f>
                      </m:e>
                    </m:d>
                  </m:e>
                  <m:sub>
                    <m:r>
                      <w:rPr>
                        <w:rFonts w:ascii="Cambria Math" w:eastAsia="宋体" w:hAnsi="Cambria Math"/>
                      </w:rPr>
                      <m:t>P</m:t>
                    </m:r>
                  </m:sub>
                </m:sSub>
                <m:f>
                  <m:fPr>
                    <m:ctrlPr>
                      <w:rPr>
                        <w:rFonts w:ascii="Cambria Math" w:eastAsia="宋体" w:hAnsi="Cambria Math"/>
                        <w:i/>
                      </w:rPr>
                    </m:ctrlPr>
                  </m:fPr>
                  <m:num>
                    <m:r>
                      <w:rPr>
                        <w:rFonts w:ascii="Cambria Math" w:eastAsia="宋体" w:hAnsi="Cambria Math"/>
                      </w:rPr>
                      <m:t>∆x∆z</m:t>
                    </m:r>
                  </m:num>
                  <m:den>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P</m:t>
                        </m:r>
                      </m:sub>
                    </m:sSub>
                  </m:den>
                </m:f>
              </m:oMath>
            </m:oMathPara>
          </w:p>
        </w:tc>
        <w:tc>
          <w:tcPr>
            <w:tcW w:w="1096" w:type="dxa"/>
            <w:vAlign w:val="center"/>
          </w:tcPr>
          <w:p w14:paraId="5696D483" w14:textId="77777777" w:rsidR="001E3098" w:rsidRPr="00134F70" w:rsidRDefault="001E3098"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1C74E164" w14:textId="77777777" w:rsidR="00605585" w:rsidRDefault="00605585" w:rsidP="00605585"/>
    <w:p w14:paraId="5583D7AD" w14:textId="44CA0BAE" w:rsidR="00AB1197" w:rsidRDefault="00CB6E95" w:rsidP="00DC4AA0">
      <w:pPr>
        <w:pStyle w:val="Titre3"/>
        <w:ind w:left="1276" w:hanging="709"/>
      </w:pPr>
      <w:r>
        <w:t>Algorithme</w:t>
      </w:r>
      <w:r w:rsidR="00AB1197">
        <w:t xml:space="preserve"> </w:t>
      </w:r>
      <w:r w:rsidR="009C63D2">
        <w:t xml:space="preserve">de la résolution </w:t>
      </w:r>
      <w:r w:rsidR="004A0D0D">
        <w:t>des équations couplée.</w:t>
      </w:r>
    </w:p>
    <w:p w14:paraId="714533C4" w14:textId="77777777" w:rsidR="004E470D" w:rsidRDefault="004E470D" w:rsidP="0081570D"/>
    <w:p w14:paraId="500A58E4" w14:textId="36B0AFAB" w:rsidR="0019291E" w:rsidRDefault="004E470D" w:rsidP="00DD2D84">
      <w:pPr>
        <w:spacing w:line="360" w:lineRule="auto"/>
      </w:pPr>
      <w:r>
        <w:t xml:space="preserve">La résolution de l’équation de Reynolds couplée avec l’équation de l’énergie suit l’algorithme </w:t>
      </w:r>
      <w:r w:rsidR="00574C74">
        <w:t>du calcul thermo</w:t>
      </w:r>
      <w:r w:rsidR="00B55DF6">
        <w:t>-</w:t>
      </w:r>
      <w:r w:rsidR="00574C74">
        <w:t>hydrodynamique</w:t>
      </w:r>
      <w:r w:rsidR="00B55DF6">
        <w:t xml:space="preserve"> (THD)</w:t>
      </w:r>
      <w:r w:rsidR="00574C74">
        <w:t xml:space="preserve"> présenté </w:t>
      </w:r>
      <w:r w:rsidR="00055226">
        <w:t>sur</w:t>
      </w:r>
      <w:r w:rsidR="005841B5">
        <w:t xml:space="preserve"> la</w:t>
      </w:r>
      <w:r w:rsidR="002A5175">
        <w:t xml:space="preserve"> </w:t>
      </w:r>
      <w:r w:rsidR="002A5175" w:rsidRPr="002A5175">
        <w:fldChar w:fldCharType="begin"/>
      </w:r>
      <w:r w:rsidR="002A5175" w:rsidRPr="002A5175">
        <w:instrText xml:space="preserve"> REF _Ref525914764 \h  \* MERGEFORMAT </w:instrText>
      </w:r>
      <w:r w:rsidR="002A5175" w:rsidRPr="002A5175">
        <w:fldChar w:fldCharType="separate"/>
      </w:r>
      <w:r w:rsidR="002C4AD4" w:rsidRPr="002C4AD4">
        <w:rPr>
          <w:noProof/>
        </w:rPr>
        <w:t>Figure 7</w:t>
      </w:r>
      <w:r w:rsidR="002A5175" w:rsidRPr="002A5175">
        <w:fldChar w:fldCharType="end"/>
      </w:r>
      <w:r w:rsidR="00574C74">
        <w:t xml:space="preserve">. </w:t>
      </w:r>
      <w:r w:rsidR="00907D98">
        <w:t xml:space="preserve">Cet </w:t>
      </w:r>
      <w:r w:rsidR="002A5175">
        <w:t>algorithme</w:t>
      </w:r>
      <w:r w:rsidR="00907D98">
        <w:t xml:space="preserve"> </w:t>
      </w:r>
      <w:r w:rsidR="002A5175">
        <w:t>suit</w:t>
      </w:r>
      <w:r w:rsidR="00907D98">
        <w:t xml:space="preserve"> </w:t>
      </w:r>
      <w:r w:rsidR="0019291E">
        <w:t xml:space="preserve">4 étapes </w:t>
      </w:r>
      <w:r w:rsidR="00C92067">
        <w:t>successives</w:t>
      </w:r>
      <w:r w:rsidR="003A2C49">
        <w:t xml:space="preserve">. </w:t>
      </w:r>
    </w:p>
    <w:p w14:paraId="67B879D3" w14:textId="77777777" w:rsidR="001E597A" w:rsidRDefault="001E597A" w:rsidP="00DD2D84">
      <w:pPr>
        <w:spacing w:line="360" w:lineRule="auto"/>
      </w:pPr>
    </w:p>
    <w:p w14:paraId="027C41FB" w14:textId="77777777" w:rsidR="00DD2D84" w:rsidRDefault="00DD2D84" w:rsidP="00DD2D84">
      <w:pPr>
        <w:keepNext/>
        <w:spacing w:line="360" w:lineRule="auto"/>
        <w:jc w:val="center"/>
      </w:pPr>
      <w:r>
        <w:rPr>
          <w:noProof/>
          <w:lang w:val="en-US" w:eastAsia="zh-CN"/>
        </w:rPr>
        <w:lastRenderedPageBreak/>
        <w:drawing>
          <wp:inline distT="0" distB="0" distL="0" distR="0" wp14:anchorId="2132B115" wp14:editId="30C034A4">
            <wp:extent cx="4233600" cy="3106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3600" cy="3106800"/>
                    </a:xfrm>
                    <a:prstGeom prst="rect">
                      <a:avLst/>
                    </a:prstGeom>
                  </pic:spPr>
                </pic:pic>
              </a:graphicData>
            </a:graphic>
          </wp:inline>
        </w:drawing>
      </w:r>
    </w:p>
    <w:p w14:paraId="73FBE2A4" w14:textId="77777777" w:rsidR="00DD2D84" w:rsidRPr="005841B5" w:rsidRDefault="00DD2D84" w:rsidP="00DD2D84">
      <w:pPr>
        <w:pStyle w:val="Lgende"/>
        <w:spacing w:line="360" w:lineRule="auto"/>
        <w:jc w:val="center"/>
        <w:rPr>
          <w:i w:val="0"/>
          <w:noProof/>
          <w:sz w:val="22"/>
        </w:rPr>
      </w:pPr>
      <w:bookmarkStart w:id="79" w:name="_Ref525914764"/>
      <w:r w:rsidRPr="005841B5">
        <w:rPr>
          <w:i w:val="0"/>
          <w:noProof/>
          <w:sz w:val="22"/>
        </w:rPr>
        <w:t xml:space="preserve">Figure </w:t>
      </w:r>
      <w:r w:rsidRPr="005841B5">
        <w:rPr>
          <w:i w:val="0"/>
          <w:noProof/>
          <w:sz w:val="22"/>
        </w:rPr>
        <w:fldChar w:fldCharType="begin"/>
      </w:r>
      <w:r w:rsidRPr="005841B5">
        <w:rPr>
          <w:i w:val="0"/>
          <w:noProof/>
          <w:sz w:val="22"/>
        </w:rPr>
        <w:instrText xml:space="preserve"> SEQ Figure \* ARABIC </w:instrText>
      </w:r>
      <w:r w:rsidRPr="005841B5">
        <w:rPr>
          <w:i w:val="0"/>
          <w:noProof/>
          <w:sz w:val="22"/>
        </w:rPr>
        <w:fldChar w:fldCharType="separate"/>
      </w:r>
      <w:r w:rsidR="002C4AD4">
        <w:rPr>
          <w:i w:val="0"/>
          <w:noProof/>
          <w:sz w:val="22"/>
        </w:rPr>
        <w:t>7</w:t>
      </w:r>
      <w:r w:rsidRPr="005841B5">
        <w:rPr>
          <w:i w:val="0"/>
          <w:noProof/>
          <w:sz w:val="22"/>
        </w:rPr>
        <w:fldChar w:fldCharType="end"/>
      </w:r>
      <w:bookmarkEnd w:id="79"/>
      <w:r>
        <w:rPr>
          <w:i w:val="0"/>
          <w:noProof/>
          <w:sz w:val="22"/>
        </w:rPr>
        <w:t> : algorithme du calcul THD</w:t>
      </w:r>
    </w:p>
    <w:p w14:paraId="13F88735" w14:textId="455709F8" w:rsidR="00907D98" w:rsidRDefault="0019291E" w:rsidP="00DD2D84">
      <w:pPr>
        <w:spacing w:line="360" w:lineRule="auto"/>
      </w:pPr>
      <w:r>
        <w:t>Etape 1 :</w:t>
      </w:r>
      <w:r w:rsidR="003D49D1">
        <w:t xml:space="preserve"> </w:t>
      </w:r>
      <w:r w:rsidR="00FA4A89">
        <w:t>L</w:t>
      </w:r>
      <w:r>
        <w:t>’équa</w:t>
      </w:r>
      <w:r w:rsidR="00FB2355">
        <w:t xml:space="preserve">tion de Reynolds est </w:t>
      </w:r>
      <w:r w:rsidR="00AC7C79">
        <w:t>résolue</w:t>
      </w:r>
      <w:r w:rsidR="00FB2355">
        <w:t xml:space="preserve"> en se basant sur l</w:t>
      </w:r>
      <w:r w:rsidR="003310A6">
        <w:t xml:space="preserve">es </w:t>
      </w:r>
      <w:r w:rsidR="008422EC">
        <w:t xml:space="preserve">états </w:t>
      </w:r>
      <w:r w:rsidR="009B4C0F">
        <w:t>actuels</w:t>
      </w:r>
      <w:r w:rsidR="003310A6">
        <w:t xml:space="preserve"> du fluide</w:t>
      </w:r>
      <w:r w:rsidR="0017415D">
        <w:t xml:space="preserve">. </w:t>
      </w:r>
      <w:r w:rsidR="00AC7C79">
        <w:t xml:space="preserve">La résolution est </w:t>
      </w:r>
      <w:r w:rsidR="00A14D4E">
        <w:t>effectuée</w:t>
      </w:r>
      <w:r w:rsidR="00AC7C79">
        <w:t xml:space="preserve"> avec la méthode de Newton-Raphson et une convergence est atteinte lors que l’erreur de résolution</w:t>
      </w:r>
      <w:r w:rsidR="00A14D4E">
        <w:t xml:space="preserve"> est inférieure à la tolérance</w:t>
      </w:r>
      <w:r w:rsidR="00AC7C79">
        <w:t xml:space="preserve"> </w:t>
      </w:r>
      <w:r w:rsidR="00A14D4E">
        <w:t>prédéfinie</w:t>
      </w:r>
      <w:r w:rsidR="00AC7C79">
        <w:t xml:space="preserve">. </w:t>
      </w:r>
    </w:p>
    <w:p w14:paraId="4021E818" w14:textId="47D624AA" w:rsidR="00D80BCE" w:rsidRDefault="00A14D4E" w:rsidP="00DD2D84">
      <w:pPr>
        <w:spacing w:line="360" w:lineRule="auto"/>
      </w:pPr>
      <w:r>
        <w:t xml:space="preserve">Etape 2 : </w:t>
      </w:r>
      <w:r w:rsidR="004575B3">
        <w:t xml:space="preserve">Une fois la pression et l’état de cavitation obtenus, </w:t>
      </w:r>
      <w:r w:rsidR="00D80BCE">
        <w:t xml:space="preserve">le mélange </w:t>
      </w:r>
      <w:r w:rsidR="00BC7E52">
        <w:t>homogène</w:t>
      </w:r>
      <w:r w:rsidR="00D80BCE">
        <w:t xml:space="preserve"> du fluide avec</w:t>
      </w:r>
      <w:r w:rsidR="00A3789F">
        <w:t xml:space="preserve"> le</w:t>
      </w:r>
      <w:r w:rsidR="00D80BCE">
        <w:t xml:space="preserve"> gaz dans la zone de cavitation est pris en compte. </w:t>
      </w:r>
      <w:r w:rsidR="00F736AA">
        <w:t xml:space="preserve">La température </w:t>
      </w:r>
      <w:r w:rsidR="00BC7E52">
        <w:t xml:space="preserve">à l’état </w:t>
      </w:r>
      <w:r w:rsidR="00F736AA">
        <w:t xml:space="preserve">actuel permet de déterminer aussi la viscosité du fluide.  </w:t>
      </w:r>
    </w:p>
    <w:p w14:paraId="0B476053" w14:textId="509B2396" w:rsidR="002D78A9" w:rsidRDefault="00F736AA" w:rsidP="00DD2D84">
      <w:pPr>
        <w:spacing w:line="360" w:lineRule="auto"/>
      </w:pPr>
      <w:r>
        <w:t xml:space="preserve">Etape 3 : </w:t>
      </w:r>
      <w:r w:rsidR="00FA4A89">
        <w:t>L</w:t>
      </w:r>
      <w:r w:rsidR="00022497">
        <w:t>es composantes</w:t>
      </w:r>
      <w:r w:rsidR="002D78A9">
        <w:t xml:space="preserve"> du champ de vitesse </w:t>
      </w:r>
      <w:r w:rsidR="00B45EF3">
        <w:t>sont</w:t>
      </w:r>
      <w:r w:rsidR="0019671F">
        <w:t xml:space="preserve"> calculées sur les résultats des champs de pression et de viscosité</w:t>
      </w:r>
      <w:r w:rsidR="009431FB">
        <w:t>.</w:t>
      </w:r>
    </w:p>
    <w:p w14:paraId="387986C8" w14:textId="06D50F7D" w:rsidR="00F736AA" w:rsidRDefault="002D78A9" w:rsidP="00DD2D84">
      <w:pPr>
        <w:spacing w:line="360" w:lineRule="auto"/>
      </w:pPr>
      <w:r>
        <w:t>Etape 4 </w:t>
      </w:r>
      <w:r w:rsidR="00923830">
        <w:t>:</w:t>
      </w:r>
      <w:r w:rsidR="00FA4A89">
        <w:t>L</w:t>
      </w:r>
      <w:r w:rsidR="00022497">
        <w:t>’équation de l’énergie 3D est résolu</w:t>
      </w:r>
      <w:r w:rsidR="00B45EF3">
        <w:t>e</w:t>
      </w:r>
      <w:r w:rsidR="00FA4A89">
        <w:t xml:space="preserve"> à partir du champ de vitesse</w:t>
      </w:r>
      <w:r w:rsidR="00372543">
        <w:t>.</w:t>
      </w:r>
    </w:p>
    <w:p w14:paraId="7493A6B2" w14:textId="05A253D7" w:rsidR="00923830" w:rsidRDefault="00923830" w:rsidP="00DD2D84">
      <w:pPr>
        <w:spacing w:line="360" w:lineRule="auto"/>
      </w:pPr>
      <w:r>
        <w:t>Tant que les champs de pression et température ne sont pas stabilisées, ces 4 étapes se répètent</w:t>
      </w:r>
      <w:r w:rsidR="00A76713">
        <w:t xml:space="preserve"> avec la</w:t>
      </w:r>
      <w:r w:rsidR="00FE7A0B">
        <w:t xml:space="preserve"> mis</w:t>
      </w:r>
      <w:r w:rsidR="00A76713">
        <w:t>e</w:t>
      </w:r>
      <w:r w:rsidR="00FE7A0B">
        <w:t xml:space="preserve"> à jour du fluide à l’issue de chaque itération</w:t>
      </w:r>
      <w:r>
        <w:t xml:space="preserve">. </w:t>
      </w:r>
      <w:r w:rsidR="0046760F">
        <w:t xml:space="preserve">A la fin de la résolution, </w:t>
      </w:r>
      <w:r w:rsidR="009E02D5">
        <w:t xml:space="preserve">les champs de température et pression sont obtenus, ainsi le flux thermique aux parois. </w:t>
      </w:r>
      <w:r w:rsidR="009E270E">
        <w:t xml:space="preserve">Ces flux servent des conditions aux limites au modèle thermique des solides. </w:t>
      </w:r>
      <w:r w:rsidR="00B51B31">
        <w:t xml:space="preserve"> </w:t>
      </w:r>
    </w:p>
    <w:p w14:paraId="4923F683" w14:textId="60B0C41E" w:rsidR="00B51B31" w:rsidRDefault="003C2494" w:rsidP="00EA4EA1">
      <w:pPr>
        <w:spacing w:line="360" w:lineRule="auto"/>
        <w:ind w:firstLine="708"/>
      </w:pPr>
      <w:r>
        <w:t xml:space="preserve">Comme mentionné dans l’introduction de ce chapitre, </w:t>
      </w:r>
      <w:r w:rsidR="005F6582">
        <w:t xml:space="preserve">pour avoir </w:t>
      </w:r>
      <w:r w:rsidR="00C321AD">
        <w:t xml:space="preserve">une </w:t>
      </w:r>
      <w:r w:rsidR="005F6582">
        <w:t xml:space="preserve">approximation précise du champ de température, </w:t>
      </w:r>
      <w:r w:rsidR="001308D1">
        <w:t>la résolution de l’équation de l’énergie</w:t>
      </w:r>
      <w:r w:rsidR="00C321AD">
        <w:t xml:space="preserve"> avec une discrétisation classique en volumes finis</w:t>
      </w:r>
      <w:r>
        <w:t xml:space="preserve"> est </w:t>
      </w:r>
      <w:r w:rsidR="008E1CFF">
        <w:t xml:space="preserve">très </w:t>
      </w:r>
      <w:r w:rsidR="001308D1">
        <w:t>onéreuse</w:t>
      </w:r>
      <w:r>
        <w:t xml:space="preserve"> en </w:t>
      </w:r>
      <w:r w:rsidR="008E1CFF">
        <w:t>termes de</w:t>
      </w:r>
      <w:r>
        <w:t xml:space="preserve"> temps de calcul</w:t>
      </w:r>
      <w:r w:rsidR="005F6582">
        <w:t xml:space="preserve">. </w:t>
      </w:r>
      <w:r w:rsidR="001D4F2C">
        <w:t>Ce problème</w:t>
      </w:r>
      <w:r w:rsidR="00E17EAE">
        <w:t xml:space="preserve"> est lié </w:t>
      </w:r>
      <w:r w:rsidR="00AE55F9">
        <w:t>à</w:t>
      </w:r>
      <w:r w:rsidR="00E17EAE">
        <w:t xml:space="preserve"> la discrétisation fine selon l’épaisseur du film. </w:t>
      </w:r>
      <w:r w:rsidR="00BC1EB8">
        <w:t xml:space="preserve">Afin de réduire le temps de calcul, une méthode spectrale nommé « méthode de colocation des points de </w:t>
      </w:r>
      <w:proofErr w:type="spellStart"/>
      <w:r w:rsidR="00BC1EB8">
        <w:t>Lobbato</w:t>
      </w:r>
      <w:proofErr w:type="spellEnd"/>
      <w:r w:rsidR="00BC1EB8">
        <w:t xml:space="preserve"> » a été </w:t>
      </w:r>
      <w:r w:rsidR="00CE271A">
        <w:t>utilisée.</w:t>
      </w:r>
    </w:p>
    <w:p w14:paraId="42F919BD" w14:textId="77777777" w:rsidR="009418EC" w:rsidRDefault="009418EC" w:rsidP="00EA4EA1">
      <w:pPr>
        <w:spacing w:line="360" w:lineRule="auto"/>
        <w:ind w:firstLine="708"/>
      </w:pPr>
    </w:p>
    <w:p w14:paraId="6825297F" w14:textId="762C43E7" w:rsidR="00CE14A0" w:rsidRDefault="00CE14A0" w:rsidP="00CE14A0">
      <w:pPr>
        <w:pStyle w:val="Titre2"/>
      </w:pPr>
      <w:r>
        <w:lastRenderedPageBreak/>
        <w:t xml:space="preserve">Méthode </w:t>
      </w:r>
      <w:r w:rsidR="00E3437E">
        <w:t>de colocation des points de Lob</w:t>
      </w:r>
      <w:r>
        <w:t>a</w:t>
      </w:r>
      <w:r w:rsidR="00E3437E">
        <w:t>t</w:t>
      </w:r>
      <w:r>
        <w:t>to</w:t>
      </w:r>
    </w:p>
    <w:p w14:paraId="3D583D17" w14:textId="77777777" w:rsidR="003879D9" w:rsidRDefault="003879D9" w:rsidP="003879D9"/>
    <w:p w14:paraId="66CD1B9A" w14:textId="6C3A8266" w:rsidR="00F26D4F" w:rsidRDefault="00E3437E" w:rsidP="0019588C">
      <w:pPr>
        <w:spacing w:line="360" w:lineRule="auto"/>
      </w:pPr>
      <w:r>
        <w:t xml:space="preserve">La méthode des points de Lobatto </w:t>
      </w:r>
      <w:r w:rsidR="0020174C">
        <w:t>a été</w:t>
      </w:r>
      <w:r>
        <w:t xml:space="preserve"> premièrement </w:t>
      </w:r>
      <w:r w:rsidR="00FC51E9">
        <w:t>proposée</w:t>
      </w:r>
      <w:r>
        <w:t xml:space="preserve"> par </w:t>
      </w:r>
      <w:proofErr w:type="spellStart"/>
      <w:r w:rsidRPr="00275C6D">
        <w:t>Elrod</w:t>
      </w:r>
      <w:proofErr w:type="spellEnd"/>
      <w:r w:rsidRPr="00275C6D">
        <w:t xml:space="preserve"> et </w:t>
      </w:r>
      <w:proofErr w:type="spellStart"/>
      <w:r w:rsidRPr="00275C6D">
        <w:t>Brewe</w:t>
      </w:r>
      <w:proofErr w:type="spellEnd"/>
      <w:r w:rsidR="00FC51E9">
        <w:t xml:space="preserve"> </w:t>
      </w:r>
      <w:r w:rsidR="00FC51E9">
        <w:fldChar w:fldCharType="begin"/>
      </w:r>
      <w:r w:rsidR="00FC51E9">
        <w:instrText xml:space="preserve"> REF _Ref526269669 \r \h </w:instrText>
      </w:r>
      <w:r w:rsidR="00FC51E9">
        <w:fldChar w:fldCharType="separate"/>
      </w:r>
      <w:r w:rsidR="002C4AD4">
        <w:t>[8]</w:t>
      </w:r>
      <w:r w:rsidR="00FC51E9">
        <w:fldChar w:fldCharType="end"/>
      </w:r>
      <w:r>
        <w:t xml:space="preserve"> en 1986</w:t>
      </w:r>
      <w:r w:rsidR="00A15B71">
        <w:t xml:space="preserve"> d</w:t>
      </w:r>
      <w:r w:rsidR="00D5137E">
        <w:t>ans le</w:t>
      </w:r>
      <w:r w:rsidR="00A15B71">
        <w:t xml:space="preserve"> contexte de la résolution de l’équation de Reynolds couplée à l’équation d’énergie 2D</w:t>
      </w:r>
      <w:r w:rsidR="005E723C">
        <w:t xml:space="preserve">. </w:t>
      </w:r>
      <w:r w:rsidR="00EA7666">
        <w:t xml:space="preserve">Dans </w:t>
      </w:r>
      <w:r w:rsidR="00107679">
        <w:t>leur</w:t>
      </w:r>
      <w:r w:rsidR="00F26D4F">
        <w:t xml:space="preserve"> approche</w:t>
      </w:r>
      <w:r w:rsidR="00EA7666">
        <w:t xml:space="preserve">, </w:t>
      </w:r>
      <w:r w:rsidR="00FD5347">
        <w:t>l</w:t>
      </w:r>
      <w:r w:rsidR="00EA7666" w:rsidRPr="00643917">
        <w:t xml:space="preserve">a température et la fluidité (inverse de la </w:t>
      </w:r>
      <w:r w:rsidR="00774559" w:rsidRPr="00643917">
        <w:t>viscosité</w:t>
      </w:r>
      <m:oMath>
        <m:r>
          <w:rPr>
            <w:rFonts w:ascii="Cambria Math" w:hAnsi="Cambria Math"/>
          </w:rPr>
          <m:t xml:space="preserve"> </m:t>
        </m:r>
        <m:sSub>
          <m:sSubPr>
            <m:ctrlPr>
              <w:rPr>
                <w:rFonts w:ascii="Cambria Math" w:hAnsi="Cambria Math"/>
                <w:i/>
              </w:rPr>
            </m:ctrlPr>
          </m:sSubPr>
          <m:e>
            <m:r>
              <w:rPr>
                <w:rFonts w:ascii="Cambria Math" w:hAnsi="Cambria Math"/>
                <w:lang w:val="en-US"/>
              </w:rPr>
              <m:t>ξ</m:t>
            </m:r>
            <m:ctrlPr>
              <w:rPr>
                <w:rFonts w:ascii="Cambria Math" w:hAnsi="Cambria Math"/>
                <w:i/>
                <w:lang w:val="en-US"/>
              </w:rPr>
            </m:ctrlPr>
          </m:e>
          <m:sub>
            <m:r>
              <w:rPr>
                <w:rFonts w:ascii="Cambria Math" w:hAnsi="Cambria Math"/>
              </w:rPr>
              <m:t>F</m:t>
            </m:r>
          </m:sub>
        </m:sSub>
        <m:r>
          <w:rPr>
            <w:rFonts w:ascii="Cambria Math" w:hAnsi="Cambria Math"/>
          </w:rPr>
          <m:t>=1/μ</m:t>
        </m:r>
      </m:oMath>
      <w:r w:rsidR="00EA7666" w:rsidRPr="00643917">
        <w:t xml:space="preserve">) sont approximées par des polynômes de Legendre de troisième ordre </w:t>
      </w:r>
      <w:r w:rsidR="00EA7666">
        <w:t>au travers de</w:t>
      </w:r>
      <w:r w:rsidR="00EA7666" w:rsidRPr="00643917">
        <w:t xml:space="preserve"> l'épaisseur d</w:t>
      </w:r>
      <w:r w:rsidR="00EA7666">
        <w:t>e</w:t>
      </w:r>
      <w:r w:rsidR="00EA7666" w:rsidRPr="00643917">
        <w:t xml:space="preserve"> film.</w:t>
      </w:r>
      <w:r w:rsidR="00F26D4F" w:rsidRPr="00F26D4F">
        <w:t xml:space="preserve"> </w:t>
      </w:r>
      <w:r w:rsidR="00B1700A">
        <w:t>L</w:t>
      </w:r>
      <w:r w:rsidR="00B1700A" w:rsidRPr="00643917">
        <w:t xml:space="preserve">es </w:t>
      </w:r>
      <w:r w:rsidR="00B1700A">
        <w:t>termes</w:t>
      </w:r>
      <w:r w:rsidR="00B1700A" w:rsidRPr="00643917">
        <w:t xml:space="preserve"> intégrales </w:t>
      </w:r>
      <w:r w:rsidR="00202EB2">
        <w:t>(</w:t>
      </w:r>
      <w:r w:rsidR="00202EB2">
        <w:fldChar w:fldCharType="begin"/>
      </w:r>
      <w:r w:rsidR="00202EB2">
        <w:instrText xml:space="preserve"> REF _Ref525772474 \r \h </w:instrText>
      </w:r>
      <w:r w:rsidR="00202EB2">
        <w:fldChar w:fldCharType="separate"/>
      </w:r>
      <w:r w:rsidR="002C4AD4">
        <w:t>Eq.6</w:t>
      </w:r>
      <w:r w:rsidR="00202EB2">
        <w:fldChar w:fldCharType="end"/>
      </w:r>
      <w:r w:rsidR="00202EB2">
        <w:t xml:space="preserve">) </w:t>
      </w:r>
      <w:r w:rsidR="00EC4DA6">
        <w:t>suivant</w:t>
      </w:r>
      <w:r w:rsidR="00B1700A" w:rsidRPr="00643917">
        <w:t xml:space="preserve"> l'épaisseur du film</w:t>
      </w:r>
      <w:r w:rsidR="00B1700A">
        <w:t xml:space="preserve"> ont été discrétisé</w:t>
      </w:r>
      <w:r w:rsidR="00747411">
        <w:t>s</w:t>
      </w:r>
      <w:r w:rsidR="00B1700A">
        <w:t xml:space="preserve"> et calculé</w:t>
      </w:r>
      <w:r w:rsidR="00747411">
        <w:t>s</w:t>
      </w:r>
      <w:r w:rsidR="00B1700A">
        <w:t xml:space="preserve"> par </w:t>
      </w:r>
      <w:r w:rsidR="00F50A43">
        <w:t>c</w:t>
      </w:r>
      <w:r w:rsidR="00D17DE1">
        <w:t>es polynômes</w:t>
      </w:r>
      <w:r w:rsidR="00F26D4F" w:rsidRPr="00643917">
        <w:t>.</w:t>
      </w:r>
      <w:r w:rsidR="00F26D4F" w:rsidRPr="0008089E">
        <w:t xml:space="preserve"> La pression et la température sont discrétisées en utilisant les méthodes classiques des différences finies dans les autres directions. La méthode a montré une bonne concordance avec les approches classiques.</w:t>
      </w:r>
      <w:r w:rsidR="00F26D4F">
        <w:t xml:space="preserve"> </w:t>
      </w:r>
      <w:r w:rsidR="00016A7F">
        <w:t>Dans un autre</w:t>
      </w:r>
      <w:r w:rsidR="00F26D4F" w:rsidRPr="0037449E">
        <w:t xml:space="preserve"> travail </w:t>
      </w:r>
      <w:r w:rsidR="00FC51E9">
        <w:fldChar w:fldCharType="begin"/>
      </w:r>
      <w:r w:rsidR="00FC51E9">
        <w:instrText xml:space="preserve"> REF _Ref526269748 \r \h </w:instrText>
      </w:r>
      <w:r w:rsidR="00FC51E9">
        <w:fldChar w:fldCharType="separate"/>
      </w:r>
      <w:r w:rsidR="002C4AD4">
        <w:t>[9]</w:t>
      </w:r>
      <w:r w:rsidR="00FC51E9">
        <w:fldChar w:fldCharType="end"/>
      </w:r>
      <w:r w:rsidR="00F26D4F" w:rsidRPr="0037449E">
        <w:t xml:space="preserve">, </w:t>
      </w:r>
      <w:proofErr w:type="spellStart"/>
      <w:r w:rsidR="00F26D4F" w:rsidRPr="0037449E">
        <w:t>Elrod</w:t>
      </w:r>
      <w:proofErr w:type="spellEnd"/>
      <w:r w:rsidR="00F26D4F" w:rsidRPr="0037449E">
        <w:t xml:space="preserve"> amélioré la précision de la méthode en approximant la température et la fluidité </w:t>
      </w:r>
      <w:r w:rsidR="0031707A">
        <w:t xml:space="preserve">avec des </w:t>
      </w:r>
      <w:r w:rsidR="00F26D4F" w:rsidRPr="0037449E">
        <w:t>polynômes de Legendre</w:t>
      </w:r>
      <w:r w:rsidR="0031707A">
        <w:t xml:space="preserve"> d’ordre </w:t>
      </w:r>
      <w:r w:rsidR="009A6369">
        <w:t>arbitraire</w:t>
      </w:r>
      <w:r w:rsidR="00F26D4F" w:rsidRPr="0037449E">
        <w:t>.</w:t>
      </w:r>
    </w:p>
    <w:p w14:paraId="7940117D" w14:textId="22918144" w:rsidR="00726040" w:rsidRDefault="00FC51E9" w:rsidP="0019588C">
      <w:pPr>
        <w:spacing w:line="360" w:lineRule="auto"/>
      </w:pPr>
      <w:r>
        <w:t xml:space="preserve">En 2005, </w:t>
      </w:r>
      <w:proofErr w:type="spellStart"/>
      <w:r>
        <w:t>Moraru</w:t>
      </w:r>
      <w:proofErr w:type="spellEnd"/>
      <w:r w:rsidR="00C34ED2">
        <w:t xml:space="preserve"> </w:t>
      </w:r>
      <w:r>
        <w:fldChar w:fldCharType="begin"/>
      </w:r>
      <w:r>
        <w:instrText xml:space="preserve"> REF _Ref526269762 \r \h </w:instrText>
      </w:r>
      <w:r>
        <w:fldChar w:fldCharType="separate"/>
      </w:r>
      <w:r w:rsidR="002C4AD4">
        <w:t>[10]</w:t>
      </w:r>
      <w:r>
        <w:fldChar w:fldCharType="end"/>
      </w:r>
      <w:r w:rsidR="00726040" w:rsidRPr="0082282C">
        <w:t xml:space="preserve"> étend l'approche présentée par Elrod aux fluides compressibles et prend également en compte une densité dépendant de la température. Dans son travail, une formulation 2D de l'équation d'énergie négligeant la conduction thermique axiale est utilisée. Contrairement à</w:t>
      </w:r>
      <w:r w:rsidR="00D46E42">
        <w:t xml:space="preserve"> </w:t>
      </w:r>
      <w:r w:rsidR="00BA38CD">
        <w:fldChar w:fldCharType="begin"/>
      </w:r>
      <w:r w:rsidR="00BA38CD">
        <w:instrText xml:space="preserve"> REF _Ref526269669 \r \h </w:instrText>
      </w:r>
      <w:r w:rsidR="00BA38CD">
        <w:fldChar w:fldCharType="separate"/>
      </w:r>
      <w:r w:rsidR="002C4AD4">
        <w:t>[8]</w:t>
      </w:r>
      <w:r w:rsidR="00BA38CD">
        <w:fldChar w:fldCharType="end"/>
      </w:r>
      <w:r w:rsidR="00726040" w:rsidRPr="0082282C">
        <w:t xml:space="preserve"> et</w:t>
      </w:r>
      <w:r w:rsidR="00D46E42">
        <w:t xml:space="preserve"> </w:t>
      </w:r>
      <w:r w:rsidR="00BA38CD">
        <w:fldChar w:fldCharType="begin"/>
      </w:r>
      <w:r w:rsidR="00BA38CD">
        <w:instrText xml:space="preserve"> REF _Ref526269748 \r \h </w:instrText>
      </w:r>
      <w:r w:rsidR="00BA38CD">
        <w:fldChar w:fldCharType="separate"/>
      </w:r>
      <w:r w:rsidR="002C4AD4">
        <w:t>[9]</w:t>
      </w:r>
      <w:r w:rsidR="00BA38CD">
        <w:fldChar w:fldCharType="end"/>
      </w:r>
      <w:r w:rsidR="00726040" w:rsidRPr="0082282C">
        <w:t xml:space="preserve">, la densité est également </w:t>
      </w:r>
      <w:r w:rsidR="003006D3">
        <w:t>approximée</w:t>
      </w:r>
      <w:r w:rsidR="00726040" w:rsidRPr="0082282C">
        <w:t xml:space="preserve"> par des polynômes de Legendre sur l'épaisseur du film fluide. Les équations aux dérivées partielles sont résolues par des méthodes de différence finie avec un schéma </w:t>
      </w:r>
      <w:proofErr w:type="spellStart"/>
      <w:r w:rsidR="002A53F7">
        <w:t>Up</w:t>
      </w:r>
      <w:r w:rsidR="00726040">
        <w:t>wind</w:t>
      </w:r>
      <w:proofErr w:type="spellEnd"/>
      <w:r w:rsidR="00726040">
        <w:t xml:space="preserve"> pour </w:t>
      </w:r>
      <w:r w:rsidR="00C34ED2">
        <w:t>assurer</w:t>
      </w:r>
      <w:r w:rsidR="00726040">
        <w:t xml:space="preserve"> la stabilité numérique</w:t>
      </w:r>
      <w:r w:rsidR="00726040" w:rsidRPr="0082282C">
        <w:t>.</w:t>
      </w:r>
    </w:p>
    <w:p w14:paraId="29EBE52B" w14:textId="5ADCE41F" w:rsidR="00726040" w:rsidRDefault="00726040" w:rsidP="0019588C">
      <w:pPr>
        <w:spacing w:line="360" w:lineRule="auto"/>
      </w:pPr>
      <w:r w:rsidRPr="00C25B3C">
        <w:t xml:space="preserve">En 2009, Feng et </w:t>
      </w:r>
      <w:proofErr w:type="spellStart"/>
      <w:r w:rsidRPr="00C25B3C">
        <w:t>Kaneko</w:t>
      </w:r>
      <w:proofErr w:type="spellEnd"/>
      <w:r w:rsidR="008B3EB5">
        <w:t xml:space="preserve"> </w:t>
      </w:r>
      <w:r w:rsidR="008B3EB5">
        <w:fldChar w:fldCharType="begin"/>
      </w:r>
      <w:r w:rsidR="008B3EB5">
        <w:instrText xml:space="preserve"> REF _Ref526263891 \r \h </w:instrText>
      </w:r>
      <w:r w:rsidR="008B3EB5">
        <w:fldChar w:fldCharType="separate"/>
      </w:r>
      <w:r w:rsidR="002C4AD4">
        <w:t>[1]</w:t>
      </w:r>
      <w:r w:rsidR="008B3EB5">
        <w:fldChar w:fldCharType="end"/>
      </w:r>
      <w:r w:rsidRPr="00C25B3C">
        <w:t xml:space="preserve"> ont utilisé la même approche que Moraru pour calculer les distributions de température et de pression dans un palier </w:t>
      </w:r>
      <w:r>
        <w:t xml:space="preserve">à </w:t>
      </w:r>
      <w:r w:rsidRPr="00C25B3C">
        <w:t>feuille</w:t>
      </w:r>
      <w:r w:rsidR="00566911">
        <w:t>s</w:t>
      </w:r>
      <w:r w:rsidRPr="00C25B3C">
        <w:t xml:space="preserve">. Contrairement à </w:t>
      </w:r>
      <w:proofErr w:type="spellStart"/>
      <w:r w:rsidRPr="00C25B3C">
        <w:t>Moraru</w:t>
      </w:r>
      <w:proofErr w:type="spellEnd"/>
      <w:r w:rsidRPr="00C25B3C">
        <w:t xml:space="preserve">, Feng et </w:t>
      </w:r>
      <w:proofErr w:type="spellStart"/>
      <w:r w:rsidRPr="00C25B3C">
        <w:t>Kaneko</w:t>
      </w:r>
      <w:proofErr w:type="spellEnd"/>
      <w:r w:rsidRPr="00C25B3C">
        <w:t xml:space="preserve"> ont résolu l'équation d</w:t>
      </w:r>
      <w:r w:rsidR="00566911">
        <w:t>e l’</w:t>
      </w:r>
      <w:r w:rsidRPr="00C25B3C">
        <w:t>én</w:t>
      </w:r>
      <w:r w:rsidR="003473F5">
        <w:t xml:space="preserve">ergie sur un domaine de calcul </w:t>
      </w:r>
      <w:r w:rsidR="00EA4ABC">
        <w:t>tridimensionnel</w:t>
      </w:r>
      <w:r w:rsidR="00EA4ABC" w:rsidRPr="00C25B3C">
        <w:t xml:space="preserve"> </w:t>
      </w:r>
      <w:r w:rsidR="009165B9">
        <w:t>en utilisant la</w:t>
      </w:r>
      <w:r w:rsidRPr="00C25B3C">
        <w:t xml:space="preserve"> méthode de</w:t>
      </w:r>
      <w:r w:rsidR="009165B9">
        <w:t>s</w:t>
      </w:r>
      <w:r w:rsidRPr="00C25B3C">
        <w:t xml:space="preserve"> différence</w:t>
      </w:r>
      <w:r w:rsidR="009165B9">
        <w:t>s</w:t>
      </w:r>
      <w:r w:rsidRPr="00C25B3C">
        <w:t xml:space="preserve"> finie</w:t>
      </w:r>
      <w:r w:rsidR="009165B9">
        <w:t>s</w:t>
      </w:r>
      <w:r w:rsidRPr="00C25B3C">
        <w:t>.</w:t>
      </w:r>
    </w:p>
    <w:p w14:paraId="59C366BB" w14:textId="769C9733" w:rsidR="00726040" w:rsidRDefault="00726040" w:rsidP="0019588C">
      <w:pPr>
        <w:spacing w:line="360" w:lineRule="auto"/>
      </w:pPr>
      <w:r w:rsidRPr="00875C60">
        <w:t xml:space="preserve">En 2015, </w:t>
      </w:r>
      <w:proofErr w:type="spellStart"/>
      <w:r w:rsidRPr="00875C60">
        <w:t>Mahner</w:t>
      </w:r>
      <w:proofErr w:type="spellEnd"/>
      <w:r w:rsidRPr="00875C60">
        <w:t xml:space="preserve"> et al</w:t>
      </w:r>
      <w:r>
        <w:t>.</w:t>
      </w:r>
      <w:r w:rsidR="00CD63D5">
        <w:t xml:space="preserve"> </w:t>
      </w:r>
      <w:r w:rsidR="00CD63D5">
        <w:fldChar w:fldCharType="begin"/>
      </w:r>
      <w:r w:rsidR="00CD63D5">
        <w:instrText xml:space="preserve"> REF _Ref526269984 \r \h </w:instrText>
      </w:r>
      <w:r w:rsidR="00CD63D5">
        <w:fldChar w:fldCharType="separate"/>
      </w:r>
      <w:r w:rsidR="002C4AD4">
        <w:t>[11]</w:t>
      </w:r>
      <w:r w:rsidR="00CD63D5">
        <w:fldChar w:fldCharType="end"/>
      </w:r>
      <w:r>
        <w:t xml:space="preserve"> </w:t>
      </w:r>
      <w:r w:rsidRPr="00875C60">
        <w:t>ont</w:t>
      </w:r>
      <w:r w:rsidR="0005735F">
        <w:t xml:space="preserve"> utilisé l’approche polynô</w:t>
      </w:r>
      <w:r w:rsidR="00520B4C">
        <w:t>miale</w:t>
      </w:r>
      <w:r w:rsidR="00FF639D">
        <w:t xml:space="preserve"> </w:t>
      </w:r>
      <w:r w:rsidRPr="00875C60">
        <w:t>pour analyser les performances de butée</w:t>
      </w:r>
      <w:r w:rsidR="00BD3FBA">
        <w:t>s</w:t>
      </w:r>
      <w:r w:rsidRPr="00875C60">
        <w:t xml:space="preserve"> et </w:t>
      </w:r>
      <w:r w:rsidR="001741F7">
        <w:t>de patins</w:t>
      </w:r>
      <w:r w:rsidR="00A145FD">
        <w:t xml:space="preserve"> </w:t>
      </w:r>
      <w:r w:rsidRPr="00875C60">
        <w:t xml:space="preserve">fonctionnant avec un fluide compressible. </w:t>
      </w:r>
      <w:r w:rsidR="00C91572">
        <w:t>Dans un premier temps, i</w:t>
      </w:r>
      <w:r w:rsidR="00B33211">
        <w:t>ls</w:t>
      </w:r>
      <w:r w:rsidR="00C91572">
        <w:t xml:space="preserve"> ont utilisé les polynômes de Legendre pour calculer les termes intégrales (</w:t>
      </w:r>
      <w:r w:rsidR="00C91572">
        <w:fldChar w:fldCharType="begin"/>
      </w:r>
      <w:r w:rsidR="00C91572">
        <w:instrText xml:space="preserve"> REF _Ref525772474 \r \h </w:instrText>
      </w:r>
      <w:r w:rsidR="00C91572">
        <w:fldChar w:fldCharType="separate"/>
      </w:r>
      <w:r w:rsidR="002C4AD4">
        <w:t>Eq.6</w:t>
      </w:r>
      <w:r w:rsidR="00C91572">
        <w:fldChar w:fldCharType="end"/>
      </w:r>
      <w:r w:rsidR="00C91572">
        <w:t>)</w:t>
      </w:r>
      <w:r w:rsidR="0005735F">
        <w:t xml:space="preserve"> et</w:t>
      </w:r>
      <w:r w:rsidR="00C91572">
        <w:t xml:space="preserve"> d’évaluer la densité et la fluidité.</w:t>
      </w:r>
      <w:r w:rsidRPr="00875C60">
        <w:t xml:space="preserve"> </w:t>
      </w:r>
      <w:r w:rsidR="0005735F">
        <w:t>Ensuite, Les champs de vitesses ont également calculé par ces polynômes.</w:t>
      </w:r>
      <w:r w:rsidR="006A186E">
        <w:t xml:space="preserve"> </w:t>
      </w:r>
      <w:r w:rsidR="005B535C">
        <w:t xml:space="preserve">Enfin, </w:t>
      </w:r>
      <w:r w:rsidRPr="00875C60">
        <w:t>la méthode de collocation d</w:t>
      </w:r>
      <w:r w:rsidR="00B33211">
        <w:t>es</w:t>
      </w:r>
      <w:r w:rsidRPr="00875C60">
        <w:t xml:space="preserve"> point</w:t>
      </w:r>
      <w:r w:rsidR="00B33211">
        <w:t>s</w:t>
      </w:r>
      <w:r w:rsidR="005F7D0D">
        <w:t xml:space="preserve"> de</w:t>
      </w:r>
      <w:r w:rsidRPr="00875C60">
        <w:t xml:space="preserve"> Lobatto et la méthode de Galerkin</w:t>
      </w:r>
      <w:r w:rsidR="009B2482">
        <w:t xml:space="preserve"> en se basant sur </w:t>
      </w:r>
      <w:r w:rsidR="00900B19">
        <w:t>les polynômes</w:t>
      </w:r>
      <w:r w:rsidR="009B2482">
        <w:t xml:space="preserve"> de Legendre</w:t>
      </w:r>
      <w:r w:rsidR="005B535C">
        <w:t xml:space="preserve"> sont utilisé</w:t>
      </w:r>
      <w:r w:rsidR="00900B19">
        <w:t>es</w:t>
      </w:r>
      <w:r w:rsidR="005B535C">
        <w:t xml:space="preserve"> pour discrétiser l’équation de l’</w:t>
      </w:r>
      <w:r w:rsidR="00C53FD1">
        <w:t>énergie. Cette technique de discrétisation</w:t>
      </w:r>
      <w:r w:rsidR="005B535C">
        <w:t xml:space="preserve"> permet de réduire nombre d'inconnues dans système des</w:t>
      </w:r>
      <w:r w:rsidRPr="00875C60">
        <w:t xml:space="preserve"> é</w:t>
      </w:r>
      <w:r w:rsidR="00251C0C">
        <w:t>quations</w:t>
      </w:r>
      <w:r w:rsidR="00C27BAF">
        <w:t xml:space="preserve">. Les résultats de </w:t>
      </w:r>
      <w:r w:rsidR="00C53FD1">
        <w:t>cette</w:t>
      </w:r>
      <w:r w:rsidR="005B535C">
        <w:t xml:space="preserve"> approche </w:t>
      </w:r>
      <w:r w:rsidR="00C27BAF">
        <w:t>polynômiale</w:t>
      </w:r>
      <w:r w:rsidR="005B535C">
        <w:t xml:space="preserve"> </w:t>
      </w:r>
      <w:r w:rsidRPr="00875C60">
        <w:t>ont permis une réduction de temps significative par rapport aux méthodes classiques.</w:t>
      </w:r>
    </w:p>
    <w:p w14:paraId="378288E2" w14:textId="61C777A5" w:rsidR="003E417D" w:rsidRDefault="00982E9F" w:rsidP="0019588C">
      <w:pPr>
        <w:spacing w:line="360" w:lineRule="auto"/>
      </w:pPr>
      <w:r>
        <w:t>L’application de la</w:t>
      </w:r>
      <w:r w:rsidRPr="00982E9F">
        <w:t xml:space="preserve"> méthode </w:t>
      </w:r>
      <w:r w:rsidR="00207FC1">
        <w:t xml:space="preserve">dans le cas du problème </w:t>
      </w:r>
      <w:r w:rsidR="00E53778">
        <w:t>thermo-hydrodynamique</w:t>
      </w:r>
      <w:r w:rsidR="00207FC1">
        <w:t xml:space="preserve"> pour le fluide </w:t>
      </w:r>
      <w:r w:rsidR="00BC0064">
        <w:t>incompressible</w:t>
      </w:r>
      <w:r w:rsidR="00207FC1">
        <w:t xml:space="preserve"> </w:t>
      </w:r>
      <w:r w:rsidRPr="00982E9F">
        <w:t xml:space="preserve">est basée sur l'approximation de la température </w:t>
      </w:r>
      <w:r w:rsidR="00A67F13">
        <w:t xml:space="preserve">et de la fluidité </w:t>
      </w:r>
      <w:r w:rsidRPr="00982E9F">
        <w:t xml:space="preserve">avec des polynômes de Legendre sur l'épaisseur du film. </w:t>
      </w:r>
      <w:r w:rsidR="003E417D" w:rsidRPr="00982E9F">
        <w:t>Puisque les polynômes de Legendre sont définis sur l'intervalle</w:t>
      </w:r>
      <w:r w:rsidR="003E417D">
        <w:t xml:space="preserve"> </w:t>
      </w:r>
      <m:oMath>
        <m:r>
          <w:rPr>
            <w:rFonts w:ascii="Cambria Math" w:hAnsi="Cambria Math"/>
          </w:rPr>
          <m:t>[-1,1],</m:t>
        </m:r>
      </m:oMath>
      <w:r w:rsidR="00A80EE2">
        <w:t xml:space="preserve"> le changement </w:t>
      </w:r>
      <w:r w:rsidR="003E417D" w:rsidRPr="00982E9F">
        <w:t xml:space="preserve">de </w:t>
      </w:r>
      <w:r w:rsidR="00A80EE2">
        <w:t xml:space="preserve">variable </w:t>
      </w:r>
      <w:r w:rsidR="003E417D" w:rsidRPr="00982E9F">
        <w:t>suivant</w:t>
      </w:r>
      <w:r w:rsidR="0042590D">
        <w:t xml:space="preserve"> est utilisé</w:t>
      </w:r>
      <w:r w:rsidR="003E417D" w:rsidRPr="00982E9F">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3E417D" w:rsidRPr="00134F70" w14:paraId="164D6AFB" w14:textId="77777777" w:rsidTr="001F1A0C">
        <w:trPr>
          <w:trHeight w:val="635"/>
          <w:tblHeader/>
          <w:jc w:val="center"/>
        </w:trPr>
        <w:tc>
          <w:tcPr>
            <w:tcW w:w="7943" w:type="dxa"/>
            <w:vAlign w:val="center"/>
          </w:tcPr>
          <w:p w14:paraId="264B5B4A" w14:textId="60FA2126" w:rsidR="003E417D" w:rsidRPr="008E09D9" w:rsidRDefault="007678E2" w:rsidP="001F1A0C">
            <w:pPr>
              <w:jc w:val="cente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ζ+1</m:t>
                        </m:r>
                      </m:e>
                    </m:d>
                    <m:r>
                      <w:rPr>
                        <w:rFonts w:ascii="Cambria Math" w:hAnsi="Cambria Math"/>
                      </w:rPr>
                      <m:t>h</m:t>
                    </m:r>
                  </m:num>
                  <m:den>
                    <m:r>
                      <w:rPr>
                        <w:rFonts w:ascii="Cambria Math" w:hAnsi="Cambria Math"/>
                      </w:rPr>
                      <m:t>2</m:t>
                    </m:r>
                  </m:den>
                </m:f>
                <m:r>
                  <w:rPr>
                    <w:rFonts w:ascii="Cambria Math" w:hAnsi="Cambria Math"/>
                  </w:rPr>
                  <m:t xml:space="preserve"> </m:t>
                </m:r>
                <m:r>
                  <w:rPr>
                    <w:rFonts w:ascii="Cambria Math" w:hAnsi="Cambria Math"/>
                    <w:sz w:val="20"/>
                  </w:rPr>
                  <m:t xml:space="preserve">    </m:t>
                </m:r>
              </m:oMath>
            </m:oMathPara>
          </w:p>
        </w:tc>
        <w:tc>
          <w:tcPr>
            <w:tcW w:w="1096" w:type="dxa"/>
            <w:vAlign w:val="center"/>
          </w:tcPr>
          <w:p w14:paraId="33F9EEDD" w14:textId="77777777" w:rsidR="003E417D" w:rsidRPr="00134F70" w:rsidRDefault="003E417D" w:rsidP="001F1A0C">
            <w:pPr>
              <w:pStyle w:val="Lgende"/>
              <w:numPr>
                <w:ilvl w:val="0"/>
                <w:numId w:val="18"/>
              </w:numPr>
              <w:spacing w:before="120" w:after="120"/>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04D03F53" w14:textId="201761FB" w:rsidR="003E417D" w:rsidRPr="007678E2" w:rsidRDefault="007678E2" w:rsidP="0019588C">
      <w:pPr>
        <w:spacing w:line="360" w:lineRule="auto"/>
      </w:pPr>
      <w:r w:rsidRPr="007678E2">
        <w:lastRenderedPageBreak/>
        <w:t xml:space="preserve">Pour un lubrifiant incompressible, la température </w:t>
      </w:r>
      <m:oMath>
        <m:r>
          <w:rPr>
            <w:rFonts w:ascii="Cambria Math" w:hAnsi="Cambria Math"/>
          </w:rPr>
          <m:t>T</m:t>
        </m:r>
      </m:oMath>
      <w:r w:rsidRPr="007678E2">
        <w:t xml:space="preserve"> et la fluidité</w:t>
      </w:r>
      <m:oMath>
        <m:r>
          <w:rPr>
            <w:rFonts w:ascii="Cambria Math" w:hAnsi="Cambria Math"/>
          </w:rPr>
          <m:t xml:space="preserve"> </m:t>
        </m:r>
        <m:sSub>
          <m:sSubPr>
            <m:ctrlPr>
              <w:rPr>
                <w:rFonts w:ascii="Cambria Math" w:hAnsi="Cambria Math"/>
                <w:i/>
              </w:rPr>
            </m:ctrlPr>
          </m:sSubPr>
          <m:e>
            <m:r>
              <w:rPr>
                <w:rFonts w:ascii="Cambria Math" w:hAnsi="Cambria Math"/>
                <w:lang w:val="en-US"/>
              </w:rPr>
              <m:t>ξ</m:t>
            </m:r>
            <m:ctrlPr>
              <w:rPr>
                <w:rFonts w:ascii="Cambria Math" w:hAnsi="Cambria Math"/>
                <w:i/>
                <w:lang w:val="en-US"/>
              </w:rPr>
            </m:ctrlPr>
          </m:e>
          <m:sub>
            <m:r>
              <w:rPr>
                <w:rFonts w:ascii="Cambria Math" w:hAnsi="Cambria Math"/>
              </w:rPr>
              <m:t>F</m:t>
            </m:r>
          </m:sub>
        </m:sSub>
      </m:oMath>
      <w:r w:rsidRPr="007678E2">
        <w:t>, sont approximées</w:t>
      </w:r>
      <w:r w:rsidR="00175CBA">
        <w:t xml:space="preserve"> à travers l'épaisseur du film</w:t>
      </w:r>
      <w:r w:rsidR="0042590D">
        <w:t xml:space="preserve"> </w:t>
      </w:r>
      <w:r w:rsidR="00E53778">
        <w:t>avec</w:t>
      </w:r>
      <w:r w:rsidR="0042590D">
        <w:t xml:space="preserve"> </w:t>
      </w:r>
      <w:r w:rsidR="00051B10">
        <w:t>l</w:t>
      </w:r>
      <w:r w:rsidR="0042590D">
        <w:t>es polynômes de Legendre</w:t>
      </w:r>
      <w:r w:rsidRPr="007678E2">
        <w:t>.</w:t>
      </w:r>
      <w:r w:rsidR="00D835FF">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042F4D" w:rsidRPr="00134F70" w14:paraId="20FB4801" w14:textId="77777777" w:rsidTr="001F1A0C">
        <w:trPr>
          <w:trHeight w:val="635"/>
          <w:tblHeader/>
          <w:jc w:val="center"/>
        </w:trPr>
        <w:tc>
          <w:tcPr>
            <w:tcW w:w="7943" w:type="dxa"/>
            <w:vAlign w:val="center"/>
          </w:tcPr>
          <w:p w14:paraId="33ADDFC9" w14:textId="77777777" w:rsidR="00042F4D" w:rsidRPr="00042F4D" w:rsidRDefault="00042F4D" w:rsidP="00042F4D">
            <m:oMathPara>
              <m:oMath>
                <m:r>
                  <w:rPr>
                    <w:rFonts w:ascii="Cambria Math" w:hAnsi="Cambria Math"/>
                  </w:rPr>
                  <m:t>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j</m:t>
                        </m:r>
                      </m:sub>
                    </m:sSub>
                    <m:d>
                      <m:dPr>
                        <m:ctrlPr>
                          <w:rPr>
                            <w:rFonts w:ascii="Cambria Math" w:hAnsi="Cambria Math"/>
                            <w:i/>
                          </w:rPr>
                        </m:ctrlPr>
                      </m:dPr>
                      <m:e>
                        <m:r>
                          <w:rPr>
                            <w:rFonts w:ascii="Cambria Math" w:hAnsi="Cambria Math"/>
                          </w:rPr>
                          <m:t>x,z</m:t>
                        </m:r>
                      </m:e>
                    </m:d>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i</m:t>
                            </m:r>
                          </m:sub>
                        </m:sSub>
                      </m:e>
                    </m:d>
                  </m:e>
                </m:nary>
              </m:oMath>
            </m:oMathPara>
          </w:p>
          <w:p w14:paraId="10C81E70" w14:textId="306EDEF0" w:rsidR="00042F4D" w:rsidRPr="008E09D9" w:rsidRDefault="00760BCD" w:rsidP="00042F4D">
            <m:oMathPara>
              <m:oMath>
                <m:sSub>
                  <m:sSubPr>
                    <m:ctrlPr>
                      <w:rPr>
                        <w:rFonts w:ascii="Cambria Math" w:hAnsi="Cambria Math"/>
                        <w:i/>
                      </w:rPr>
                    </m:ctrlPr>
                  </m:sSubPr>
                  <m:e>
                    <m:r>
                      <w:rPr>
                        <w:rFonts w:ascii="Cambria Math" w:hAnsi="Cambria Math"/>
                      </w:rPr>
                      <m:t>ξ</m:t>
                    </m:r>
                  </m:e>
                  <m:sub>
                    <m:r>
                      <w:rPr>
                        <w:rFonts w:ascii="Cambria Math" w:hAnsi="Cambria Math"/>
                      </w:rPr>
                      <m:t>F</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,z</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F</m:t>
                                </m:r>
                              </m:sub>
                            </m:sSub>
                          </m:e>
                        </m:acc>
                      </m:e>
                      <m:sub>
                        <m:r>
                          <w:rPr>
                            <w:rFonts w:ascii="Cambria Math" w:hAnsi="Cambria Math"/>
                          </w:rPr>
                          <m:t>j</m:t>
                        </m:r>
                      </m:sub>
                    </m:sSub>
                    <m:d>
                      <m:dPr>
                        <m:ctrlPr>
                          <w:rPr>
                            <w:rFonts w:ascii="Cambria Math" w:hAnsi="Cambria Math"/>
                            <w:i/>
                          </w:rPr>
                        </m:ctrlPr>
                      </m:dPr>
                      <m:e>
                        <m:r>
                          <w:rPr>
                            <w:rFonts w:ascii="Cambria Math" w:hAnsi="Cambria Math"/>
                          </w:rPr>
                          <m:t>x,z</m:t>
                        </m:r>
                      </m:e>
                    </m:d>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i</m:t>
                            </m:r>
                          </m:sub>
                        </m:sSub>
                      </m:e>
                    </m:d>
                  </m:e>
                </m:nary>
              </m:oMath>
            </m:oMathPara>
          </w:p>
        </w:tc>
        <w:tc>
          <w:tcPr>
            <w:tcW w:w="1096" w:type="dxa"/>
            <w:vAlign w:val="center"/>
          </w:tcPr>
          <w:p w14:paraId="68445845" w14:textId="77777777" w:rsidR="00042F4D" w:rsidRPr="00134F70" w:rsidRDefault="00042F4D" w:rsidP="001F1A0C">
            <w:pPr>
              <w:pStyle w:val="Lgende"/>
              <w:numPr>
                <w:ilvl w:val="0"/>
                <w:numId w:val="18"/>
              </w:numPr>
              <w:spacing w:before="120" w:after="120"/>
              <w:jc w:val="both"/>
              <w:rPr>
                <w:rFonts w:ascii="Times New Roman" w:eastAsia="Times New Roman" w:hAnsi="Times New Roman"/>
                <w:b/>
                <w:iCs w:val="0"/>
                <w:color w:val="auto"/>
                <w:sz w:val="22"/>
                <w:szCs w:val="22"/>
                <w:lang w:eastAsia="fr-FR"/>
              </w:rPr>
            </w:pPr>
            <w:bookmarkStart w:id="80" w:name="_Ref526242254"/>
            <w:r w:rsidRPr="00134F70">
              <w:rPr>
                <w:rFonts w:ascii="Times New Roman" w:eastAsia="Times New Roman" w:hAnsi="Times New Roman"/>
                <w:b/>
                <w:iCs w:val="0"/>
                <w:color w:val="auto"/>
                <w:sz w:val="22"/>
                <w:szCs w:val="22"/>
                <w:lang w:eastAsia="fr-FR"/>
              </w:rPr>
              <w:t xml:space="preserve"> </w:t>
            </w:r>
            <w:bookmarkEnd w:id="80"/>
          </w:p>
        </w:tc>
      </w:tr>
    </w:tbl>
    <w:p w14:paraId="645A22A3" w14:textId="40BD81C1" w:rsidR="005A3AED" w:rsidRDefault="00FF3513" w:rsidP="0019588C">
      <w:pPr>
        <w:spacing w:line="360" w:lineRule="auto"/>
      </w:pPr>
      <w:r>
        <w:t xml:space="preserve">Où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6C578D">
        <w:t xml:space="preserve"> est </w:t>
      </w:r>
      <w:r w:rsidR="00E16A59">
        <w:t>le polynôme de Legendre de l’ordre j</w:t>
      </w:r>
      <w:r w:rsidR="006C578D" w:rsidRPr="006C578D">
        <w:t>, N est son ordre maximum.</w:t>
      </w:r>
      <w:r w:rsidR="00285143">
        <w:t xml:space="preserve"> </w:t>
      </w:r>
      <m:oMath>
        <m:sSub>
          <m:sSubPr>
            <m:ctrlPr>
              <w:rPr>
                <w:rFonts w:ascii="Cambria Math" w:hAnsi="Cambria Math"/>
                <w:i/>
              </w:rPr>
            </m:ctrlPr>
          </m:sSubPr>
          <m:e>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F</m:t>
                    </m:r>
                  </m:sub>
                </m:sSub>
              </m:e>
            </m:acc>
          </m:e>
          <m:sub>
            <m:r>
              <w:rPr>
                <w:rFonts w:ascii="Cambria Math" w:hAnsi="Cambria Math"/>
              </w:rPr>
              <m:t>j</m:t>
            </m:r>
          </m:sub>
        </m:sSub>
        <m:d>
          <m:dPr>
            <m:ctrlPr>
              <w:rPr>
                <w:rFonts w:ascii="Cambria Math" w:hAnsi="Cambria Math"/>
                <w:i/>
              </w:rPr>
            </m:ctrlPr>
          </m:dPr>
          <m:e>
            <m:r>
              <w:rPr>
                <w:rFonts w:ascii="Cambria Math" w:hAnsi="Cambria Math"/>
              </w:rPr>
              <m:t>x,z</m:t>
            </m:r>
          </m:e>
        </m:d>
      </m:oMath>
      <w:r w:rsidR="00285143">
        <w:t xml:space="preserve"> , </w:t>
      </w:r>
      <m:oMath>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j</m:t>
            </m:r>
          </m:sub>
        </m:sSub>
        <m:d>
          <m:dPr>
            <m:ctrlPr>
              <w:rPr>
                <w:rFonts w:ascii="Cambria Math" w:hAnsi="Cambria Math"/>
                <w:i/>
              </w:rPr>
            </m:ctrlPr>
          </m:dPr>
          <m:e>
            <m:r>
              <w:rPr>
                <w:rFonts w:ascii="Cambria Math" w:hAnsi="Cambria Math"/>
              </w:rPr>
              <m:t>x,z</m:t>
            </m:r>
          </m:e>
        </m:d>
      </m:oMath>
      <w:r w:rsidR="00285143">
        <w:t xml:space="preserve"> sont respectivement les coefficients </w:t>
      </w:r>
      <w:r w:rsidR="0064576F">
        <w:t>de Legendre</w:t>
      </w:r>
      <w:r w:rsidR="00285143">
        <w:t xml:space="preserve"> </w:t>
      </w:r>
      <w:r w:rsidR="0064576F">
        <w:t>pour la</w:t>
      </w:r>
      <w:r w:rsidR="00285143">
        <w:t xml:space="preserve"> </w:t>
      </w:r>
      <w:r w:rsidR="0064576F">
        <w:t>fluidité et la</w:t>
      </w:r>
      <w:r w:rsidR="00285143">
        <w:t xml:space="preserve"> température. </w:t>
      </w:r>
    </w:p>
    <w:p w14:paraId="0E175CEA" w14:textId="66B03FFE" w:rsidR="00525889" w:rsidRDefault="00537965" w:rsidP="001C390D">
      <w:pPr>
        <w:spacing w:line="360" w:lineRule="auto"/>
      </w:pPr>
      <w:r>
        <w:t xml:space="preserve">Suite à </w:t>
      </w:r>
      <w:r w:rsidR="00525889">
        <w:t>la</w:t>
      </w:r>
      <w:r w:rsidR="00F059D0">
        <w:t xml:space="preserve"> décomposition polynomiale</w:t>
      </w:r>
      <w:r w:rsidR="00EA1589">
        <w:t xml:space="preserve"> </w:t>
      </w:r>
      <w:r w:rsidR="00525889">
        <w:t xml:space="preserve">de </w:t>
      </w:r>
      <w:r w:rsidR="00A61C0B">
        <w:t xml:space="preserve">la </w:t>
      </w:r>
      <w:r w:rsidR="00C20EF1">
        <w:t>fluidité</w:t>
      </w:r>
      <w:r w:rsidR="004A638C">
        <w:t xml:space="preserve"> et le changement de </w:t>
      </w:r>
      <w:r w:rsidR="001D259B">
        <w:t>variable,</w:t>
      </w:r>
      <w:r w:rsidR="00A61C0B">
        <w:t xml:space="preserve"> </w:t>
      </w:r>
      <w:r w:rsidR="001E64C4">
        <w:t>l’équation de Reynolds</w:t>
      </w:r>
      <w:r w:rsidR="00727887">
        <w:t xml:space="preserve"> </w:t>
      </w:r>
      <w:r w:rsidR="00727887">
        <w:fldChar w:fldCharType="begin"/>
      </w:r>
      <w:r w:rsidR="00727887">
        <w:instrText xml:space="preserve"> REF _Ref528678284 \r \h </w:instrText>
      </w:r>
      <w:r w:rsidR="00727887">
        <w:fldChar w:fldCharType="separate"/>
      </w:r>
      <w:r w:rsidR="002C4AD4">
        <w:t>Eq.11</w:t>
      </w:r>
      <w:r w:rsidR="00727887">
        <w:fldChar w:fldCharType="end"/>
      </w:r>
      <w:r w:rsidR="001E64C4">
        <w:t xml:space="preserve"> </w:t>
      </w:r>
      <w:r w:rsidR="00D61118">
        <w:t>peu</w:t>
      </w:r>
      <w:r w:rsidR="00A05871">
        <w:t>vent</w:t>
      </w:r>
      <w:r w:rsidR="00D61118">
        <w:t xml:space="preserve"> être </w:t>
      </w:r>
      <w:r w:rsidR="00782825">
        <w:t>évalués</w:t>
      </w:r>
      <w:r w:rsidR="00D61118">
        <w:t xml:space="preserve"> </w:t>
      </w:r>
      <w:r w:rsidR="00067CC8">
        <w:t xml:space="preserve">avec </w:t>
      </w:r>
      <w:r w:rsidR="00782825">
        <w:t>les polynômes</w:t>
      </w:r>
      <w:r w:rsidR="00067CC8">
        <w:t xml:space="preserve"> de Legendre </w:t>
      </w:r>
      <w:r w:rsidR="001E64C4">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A638C" w:rsidRPr="00AA3E05" w14:paraId="619B8487" w14:textId="77777777" w:rsidTr="001F1A0C">
        <w:trPr>
          <w:trHeight w:val="635"/>
          <w:tblHeader/>
          <w:jc w:val="center"/>
        </w:trPr>
        <w:tc>
          <w:tcPr>
            <w:tcW w:w="7943" w:type="dxa"/>
            <w:vAlign w:val="center"/>
          </w:tcPr>
          <w:p w14:paraId="453BCEF8" w14:textId="7128C991" w:rsidR="004A638C" w:rsidRPr="001C390D" w:rsidRDefault="00760BCD" w:rsidP="001C390D">
            <w:pPr>
              <w:spacing w:line="360" w:lineRule="auto"/>
              <w:jc w:val="center"/>
            </w:pPr>
            <m:oMathPara>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r>
                  <w:rPr>
                    <w:rFonts w:ascii="Cambria Math" w:hAnsi="Cambria Math"/>
                  </w:rPr>
                  <m:t>ρ</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J</m:t>
                            </m:r>
                          </m:e>
                          <m:sub>
                            <m:r>
                              <m:rPr>
                                <m:sty m:val="p"/>
                              </m:rPr>
                              <w:rPr>
                                <w:rFonts w:ascii="Cambria Math" w:hAnsi="Cambria Math"/>
                              </w:rPr>
                              <m:t>0</m:t>
                            </m:r>
                          </m:sub>
                        </m:sSub>
                      </m:den>
                    </m:f>
                    <m:sSub>
                      <m:sSubPr>
                        <m:ctrlPr>
                          <w:rPr>
                            <w:rFonts w:ascii="Cambria Math" w:hAnsi="Cambria Math"/>
                          </w:rPr>
                        </m:ctrlPr>
                      </m:sSubPr>
                      <m:e>
                        <m:r>
                          <w:rPr>
                            <w:rFonts w:ascii="Cambria Math" w:hAnsi="Cambria Math"/>
                          </w:rPr>
                          <m:t>A</m:t>
                        </m:r>
                      </m:e>
                      <m:sub>
                        <m:r>
                          <m:rPr>
                            <m:sty m:val="p"/>
                          </m:rP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ρ</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num>
                  <m:den>
                    <m:r>
                      <m:rPr>
                        <m:sty m:val="p"/>
                      </m:rPr>
                      <w:rPr>
                        <w:rFonts w:ascii="Cambria Math" w:hAnsi="Cambria Math"/>
                      </w:rPr>
                      <m:t>12</m:t>
                    </m:r>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p>
                                <m:r>
                                  <m:rPr>
                                    <m:sty m:val="p"/>
                                  </m:rPr>
                                  <w:rPr>
                                    <w:rFonts w:ascii="Cambria Math" w:hAnsi="Cambria Math"/>
                                  </w:rPr>
                                  <m:t>2</m:t>
                                </m:r>
                              </m:sup>
                            </m:sSup>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oMath>
            </m:oMathPara>
          </w:p>
          <w:p w14:paraId="6F5C24BB" w14:textId="47BA87BE" w:rsidR="00483213" w:rsidRPr="00D51381" w:rsidRDefault="00760BCD" w:rsidP="00BC333F">
            <w:pPr>
              <w:spacing w:line="360" w:lineRule="auto"/>
              <w:jc w:val="center"/>
            </w:pPr>
            <m:oMathPara>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r>
                  <m:rPr>
                    <m:sty m:val="p"/>
                  </m:rPr>
                  <w:rPr>
                    <w:rFonts w:ascii="Cambria Math" w:hAnsi="Cambria Math"/>
                  </w:rPr>
                  <m:t>=</m:t>
                </m:r>
                <m:r>
                  <w:rPr>
                    <w:rFonts w:ascii="Cambria Math" w:hAnsi="Cambria Math"/>
                  </w:rPr>
                  <m:t>ρ</m:t>
                </m:r>
                <m:d>
                  <m:dPr>
                    <m:ctrlPr>
                      <w:rPr>
                        <w:rFonts w:ascii="Cambria Math" w:hAnsi="Cambria Math"/>
                      </w:rPr>
                    </m:ctrlPr>
                  </m:dPr>
                  <m:e>
                    <m:r>
                      <w:rPr>
                        <w:rFonts w:ascii="Cambria Math" w:hAnsi="Cambria Math"/>
                      </w:rPr>
                      <m:t>h</m:t>
                    </m:r>
                    <m:r>
                      <m:rPr>
                        <m:sty m:val="p"/>
                      </m:rPr>
                      <w:rPr>
                        <w:rFonts w:ascii="Cambria Math" w:hAnsi="Cambria Math"/>
                      </w:rPr>
                      <m:t>-</m:t>
                    </m:r>
                    <m:f>
                      <m:fPr>
                        <m:ctrlPr>
                          <w:rPr>
                            <w:rFonts w:ascii="Cambria Math" w:hAnsi="Cambria Math"/>
                          </w:rPr>
                        </m:ctrlPr>
                      </m:fPr>
                      <m:num>
                        <m:nary>
                          <m:naryPr>
                            <m:limLoc m:val="subSup"/>
                            <m:ctrlPr>
                              <w:rPr>
                                <w:rFonts w:ascii="Cambria Math" w:hAnsi="Cambria Math"/>
                              </w:rPr>
                            </m:ctrlPr>
                          </m:naryPr>
                          <m:sub>
                            <m:r>
                              <m:rPr>
                                <m:sty m:val="p"/>
                              </m:rPr>
                              <w:rPr>
                                <w:rFonts w:ascii="Cambria Math" w:hAnsi="Cambria Math"/>
                              </w:rPr>
                              <m:t>0</m:t>
                            </m:r>
                          </m:sub>
                          <m:sup>
                            <m:r>
                              <w:rPr>
                                <w:rFonts w:ascii="Cambria Math" w:hAnsi="Cambria Math"/>
                              </w:rPr>
                              <m:t>h</m:t>
                            </m:r>
                          </m:sup>
                          <m:e>
                            <m:sSub>
                              <m:sSubPr>
                                <m:ctrlPr>
                                  <w:rPr>
                                    <w:rFonts w:ascii="Cambria Math" w:hAnsi="Cambria Math"/>
                                  </w:rPr>
                                </m:ctrlPr>
                              </m:sSubPr>
                              <m:e>
                                <m:r>
                                  <w:rPr>
                                    <w:rFonts w:ascii="Cambria Math" w:hAnsi="Cambria Math"/>
                                  </w:rPr>
                                  <m:t>I</m:t>
                                </m:r>
                              </m:e>
                              <m:sub>
                                <m:r>
                                  <m:rPr>
                                    <m:sty m:val="p"/>
                                  </m:rPr>
                                  <w:rPr>
                                    <w:rFonts w:ascii="Cambria Math" w:hAnsi="Cambria Math"/>
                                  </w:rPr>
                                  <m:t>0</m:t>
                                </m:r>
                              </m:sub>
                            </m:sSub>
                            <m:r>
                              <w:rPr>
                                <w:rFonts w:ascii="Cambria Math" w:hAnsi="Cambria Math"/>
                              </w:rPr>
                              <m:t>dy</m:t>
                            </m:r>
                          </m:e>
                        </m:nary>
                      </m:num>
                      <m:den>
                        <m:sSub>
                          <m:sSubPr>
                            <m:ctrlPr>
                              <w:rPr>
                                <w:rFonts w:ascii="Cambria Math" w:hAnsi="Cambria Math"/>
                              </w:rPr>
                            </m:ctrlPr>
                          </m:sSubPr>
                          <m:e>
                            <m:r>
                              <w:rPr>
                                <w:rFonts w:ascii="Cambria Math" w:hAnsi="Cambria Math"/>
                              </w:rPr>
                              <m:t>J</m:t>
                            </m:r>
                          </m:e>
                          <m:sub>
                            <m:r>
                              <m:rPr>
                                <m:sty m:val="p"/>
                              </m:rPr>
                              <w:rPr>
                                <w:rFonts w:ascii="Cambria Math" w:hAnsi="Cambria Math"/>
                              </w:rPr>
                              <m:t>0</m:t>
                            </m:r>
                          </m:sub>
                        </m:sSub>
                      </m:den>
                    </m:f>
                  </m:e>
                </m:d>
                <m:r>
                  <m:rPr>
                    <m:sty m:val="p"/>
                  </m:rPr>
                  <w:rPr>
                    <w:rFonts w:ascii="Cambria Math" w:hAnsi="Cambria Math"/>
                  </w:rPr>
                  <m:t>=</m:t>
                </m:r>
                <m:f>
                  <m:fPr>
                    <m:ctrlPr>
                      <w:rPr>
                        <w:rFonts w:ascii="Cambria Math" w:hAnsi="Cambria Math"/>
                      </w:rPr>
                    </m:ctrlPr>
                  </m:fPr>
                  <m:num>
                    <m:r>
                      <w:rPr>
                        <w:rFonts w:ascii="Cambria Math" w:hAnsi="Cambria Math"/>
                      </w:rPr>
                      <m:t>ρh</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oMath>
            </m:oMathPara>
          </w:p>
        </w:tc>
        <w:tc>
          <w:tcPr>
            <w:tcW w:w="1096" w:type="dxa"/>
            <w:vAlign w:val="center"/>
          </w:tcPr>
          <w:p w14:paraId="3CFA18F0" w14:textId="77777777" w:rsidR="004A638C" w:rsidRPr="001C390D" w:rsidRDefault="004A638C"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068C0024" w14:textId="66B598CB" w:rsidR="00A05871" w:rsidRDefault="00F077DE" w:rsidP="001C390D">
      <w:pPr>
        <w:spacing w:line="360" w:lineRule="auto"/>
      </w:pPr>
      <w:r>
        <w:t>L’équation de Reynolds</w:t>
      </w:r>
      <w:r w:rsidR="00624922">
        <w:t xml:space="preserve"> généralisée</w:t>
      </w:r>
      <w:r>
        <w:t xml:space="preserve"> devient ainsi :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B679B9" w:rsidRPr="00AA3E05" w14:paraId="3F8C8145" w14:textId="77777777" w:rsidTr="001F1A0C">
        <w:trPr>
          <w:trHeight w:val="635"/>
          <w:tblHeader/>
          <w:jc w:val="center"/>
        </w:trPr>
        <w:tc>
          <w:tcPr>
            <w:tcW w:w="7943" w:type="dxa"/>
            <w:vAlign w:val="center"/>
          </w:tcPr>
          <w:p w14:paraId="2B01DD54" w14:textId="5EC3CC42" w:rsidR="00B679B9" w:rsidRPr="00D51381" w:rsidRDefault="00760BCD" w:rsidP="001C390D">
            <w:pPr>
              <w:spacing w:line="360" w:lineRule="auto"/>
            </w:pPr>
            <m:oMathPara>
              <m:oMath>
                <m:f>
                  <m:fPr>
                    <m:ctrlPr>
                      <w:rPr>
                        <w:rFonts w:ascii="Cambria Math" w:hAnsi="Cambria Math"/>
                      </w:rPr>
                    </m:ctrlPr>
                  </m:fPr>
                  <m:num>
                    <m:r>
                      <w:rPr>
                        <w:rFonts w:ascii="Cambria Math" w:hAnsi="Cambria Math"/>
                      </w:rPr>
                      <m:t>∂</m:t>
                    </m:r>
                  </m:num>
                  <m:den>
                    <m:r>
                      <w:rPr>
                        <w:rFonts w:ascii="Cambria Math" w:hAnsi="Cambria Math"/>
                      </w:rPr>
                      <m:t>∂x</m:t>
                    </m:r>
                  </m:den>
                </m:f>
                <m:d>
                  <m:dPr>
                    <m:begChr m:val="["/>
                    <m:endChr m:val="]"/>
                    <m:ctrlPr>
                      <w:rPr>
                        <w:rFonts w:ascii="Cambria Math" w:hAnsi="Cambria Math"/>
                      </w:rPr>
                    </m:ctrlPr>
                  </m:dPr>
                  <m:e>
                    <m:f>
                      <m:fPr>
                        <m:ctrlPr>
                          <w:rPr>
                            <w:rFonts w:ascii="Cambria Math" w:hAnsi="Cambria Math"/>
                          </w:rPr>
                        </m:ctrlPr>
                      </m:fPr>
                      <m:num>
                        <m:r>
                          <w:rPr>
                            <w:rFonts w:ascii="Cambria Math" w:hAnsi="Cambria Math"/>
                          </w:rPr>
                          <m:t>ρ</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num>
                      <m:den>
                        <m:r>
                          <m:rPr>
                            <m:sty m:val="p"/>
                          </m:rPr>
                          <w:rPr>
                            <w:rFonts w:ascii="Cambria Math" w:hAnsi="Cambria Math"/>
                          </w:rPr>
                          <m:t>12</m:t>
                        </m:r>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p>
                                    <m:r>
                                      <m:rPr>
                                        <m:sty m:val="p"/>
                                      </m:rPr>
                                      <w:rPr>
                                        <w:rFonts w:ascii="Cambria Math" w:hAnsi="Cambria Math"/>
                                      </w:rPr>
                                      <m:t>2</m:t>
                                    </m:r>
                                  </m:sup>
                                </m:sSup>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f>
                      <m:fPr>
                        <m:ctrlPr>
                          <w:rPr>
                            <w:rFonts w:ascii="Cambria Math" w:hAnsi="Cambria Math"/>
                          </w:rPr>
                        </m:ctrlPr>
                      </m:fPr>
                      <m:num>
                        <m:r>
                          <w:rPr>
                            <w:rFonts w:ascii="Cambria Math" w:hAnsi="Cambria Math"/>
                          </w:rPr>
                          <m:t>∂p</m:t>
                        </m:r>
                      </m:num>
                      <m:den>
                        <m:r>
                          <w:rPr>
                            <w:rFonts w:ascii="Cambria Math" w:hAnsi="Cambria Math"/>
                          </w:rPr>
                          <m:t>∂x</m:t>
                        </m:r>
                      </m:den>
                    </m:f>
                  </m:e>
                </m:d>
                <m:r>
                  <m:rPr>
                    <m:sty m:val="p"/>
                  </m:rPr>
                  <w:rPr>
                    <w:rFonts w:ascii="Cambria Math" w:hAnsi="Cambria Math"/>
                  </w:rPr>
                  <m:t xml:space="preserve">+ </m:t>
                </m:r>
                <m:f>
                  <m:fPr>
                    <m:ctrlPr>
                      <w:rPr>
                        <w:rFonts w:ascii="Cambria Math" w:hAnsi="Cambria Math"/>
                      </w:rPr>
                    </m:ctrlPr>
                  </m:fPr>
                  <m:num>
                    <m:r>
                      <w:rPr>
                        <w:rFonts w:ascii="Cambria Math" w:hAnsi="Cambria Math"/>
                      </w:rPr>
                      <m:t>∂</m:t>
                    </m:r>
                  </m:num>
                  <m:den>
                    <m:r>
                      <w:rPr>
                        <w:rFonts w:ascii="Cambria Math" w:hAnsi="Cambria Math"/>
                      </w:rPr>
                      <m:t>∂z</m:t>
                    </m:r>
                  </m:den>
                </m:f>
                <m:d>
                  <m:dPr>
                    <m:begChr m:val="["/>
                    <m:endChr m:val="]"/>
                    <m:ctrlPr>
                      <w:rPr>
                        <w:rFonts w:ascii="Cambria Math" w:hAnsi="Cambria Math"/>
                      </w:rPr>
                    </m:ctrlPr>
                  </m:dPr>
                  <m:e>
                    <m:f>
                      <m:fPr>
                        <m:ctrlPr>
                          <w:rPr>
                            <w:rFonts w:ascii="Cambria Math" w:hAnsi="Cambria Math"/>
                          </w:rPr>
                        </m:ctrlPr>
                      </m:fPr>
                      <m:num>
                        <m:r>
                          <w:rPr>
                            <w:rFonts w:ascii="Cambria Math" w:hAnsi="Cambria Math"/>
                          </w:rPr>
                          <m:t>ρ</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num>
                      <m:den>
                        <m:r>
                          <m:rPr>
                            <m:sty m:val="p"/>
                          </m:rPr>
                          <w:rPr>
                            <w:rFonts w:ascii="Cambria Math" w:hAnsi="Cambria Math"/>
                          </w:rPr>
                          <m:t>12</m:t>
                        </m:r>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p>
                                    <m:r>
                                      <m:rPr>
                                        <m:sty m:val="p"/>
                                      </m:rPr>
                                      <w:rPr>
                                        <w:rFonts w:ascii="Cambria Math" w:hAnsi="Cambria Math"/>
                                      </w:rPr>
                                      <m:t>2</m:t>
                                    </m:r>
                                  </m:sup>
                                </m:sSup>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f>
                      <m:fPr>
                        <m:ctrlPr>
                          <w:rPr>
                            <w:rFonts w:ascii="Cambria Math" w:hAnsi="Cambria Math"/>
                          </w:rPr>
                        </m:ctrlPr>
                      </m:fPr>
                      <m:num>
                        <m:r>
                          <w:rPr>
                            <w:rFonts w:ascii="Cambria Math" w:hAnsi="Cambria Math"/>
                          </w:rPr>
                          <m:t>∂p</m:t>
                        </m:r>
                      </m:num>
                      <m:den>
                        <m:r>
                          <w:rPr>
                            <w:rFonts w:ascii="Cambria Math" w:hAnsi="Cambria Math"/>
                          </w:rPr>
                          <m:t>∂z</m:t>
                        </m:r>
                      </m:den>
                    </m:f>
                  </m:e>
                </m:d>
                <m:r>
                  <m:rPr>
                    <m:sty m:val="p"/>
                  </m:rPr>
                  <w:rPr>
                    <w:rFonts w:ascii="Cambria Math" w:hAnsi="Cambria Math"/>
                  </w:rPr>
                  <m:t>=</m:t>
                </m:r>
                <m:f>
                  <m:fPr>
                    <m:ctrlPr>
                      <w:rPr>
                        <w:rFonts w:ascii="Cambria Math" w:hAnsi="Cambria Math"/>
                      </w:rPr>
                    </m:ctrlPr>
                  </m:fPr>
                  <m:num>
                    <m:r>
                      <w:rPr>
                        <w:rFonts w:ascii="Cambria Math" w:hAnsi="Cambria Math"/>
                      </w:rPr>
                      <m:t>U</m:t>
                    </m:r>
                  </m:num>
                  <m:den>
                    <m:r>
                      <m:rPr>
                        <m:sty m:val="p"/>
                      </m:rPr>
                      <w:rPr>
                        <w:rFonts w:ascii="Cambria Math" w:hAnsi="Cambria Math"/>
                      </w:rPr>
                      <m:t>2</m:t>
                    </m:r>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ρh</m:t>
                        </m:r>
                      </m:e>
                    </m:d>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U</m:t>
                    </m:r>
                  </m:num>
                  <m:den>
                    <m:r>
                      <m:rPr>
                        <m:sty m:val="p"/>
                      </m:rPr>
                      <w:rPr>
                        <w:rFonts w:ascii="Cambria Math" w:hAnsi="Cambria Math"/>
                      </w:rPr>
                      <m:t>6</m:t>
                    </m:r>
                  </m:den>
                </m:f>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r>
                      <w:rPr>
                        <w:rFonts w:ascii="Cambria Math" w:hAnsi="Cambria Math"/>
                      </w:rPr>
                      <m:t>ρh</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r>
                  <m:rPr>
                    <m:sty m:val="p"/>
                  </m:rPr>
                  <w:rPr>
                    <w:rFonts w:ascii="Cambria Math" w:hAnsi="Cambria Math"/>
                  </w:rPr>
                  <m:t xml:space="preserve"> +</m:t>
                </m:r>
                <m:f>
                  <m:fPr>
                    <m:ctrlPr>
                      <w:rPr>
                        <w:rFonts w:ascii="Cambria Math" w:hAnsi="Cambria Math"/>
                      </w:rPr>
                    </m:ctrlPr>
                  </m:fPr>
                  <m:num>
                    <m:r>
                      <w:rPr>
                        <w:rFonts w:ascii="Cambria Math" w:hAnsi="Cambria Math"/>
                      </w:rPr>
                      <m:t>∂ρh</m:t>
                    </m:r>
                  </m:num>
                  <m:den>
                    <m:r>
                      <w:rPr>
                        <w:rFonts w:ascii="Cambria Math" w:hAnsi="Cambria Math"/>
                      </w:rPr>
                      <m:t>∂t</m:t>
                    </m:r>
                  </m:den>
                </m:f>
              </m:oMath>
            </m:oMathPara>
          </w:p>
        </w:tc>
        <w:tc>
          <w:tcPr>
            <w:tcW w:w="1096" w:type="dxa"/>
            <w:vAlign w:val="center"/>
          </w:tcPr>
          <w:p w14:paraId="0194ABB9" w14:textId="77777777" w:rsidR="00B679B9" w:rsidRPr="001C390D" w:rsidRDefault="00B679B9"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43EE0B5E" w14:textId="063935B1" w:rsidR="00A05871" w:rsidRDefault="00FD4C81" w:rsidP="001C390D">
      <w:pPr>
        <w:spacing w:line="360" w:lineRule="auto"/>
      </w:pPr>
      <w:r>
        <w:t>Les composant</w:t>
      </w:r>
      <w:r w:rsidR="0030479A">
        <w:t>s</w:t>
      </w:r>
      <w:r>
        <w:t xml:space="preserve"> de vitesse </w:t>
      </w:r>
      <w:r w:rsidR="00C26667">
        <w:t>sont</w:t>
      </w:r>
      <w:r>
        <w:t xml:space="preserve"> également être </w:t>
      </w:r>
      <w:r w:rsidR="0030479A">
        <w:t>exprimés</w:t>
      </w:r>
      <w:r>
        <w:t xml:space="preserve"> avec </w:t>
      </w:r>
      <w:r w:rsidR="0030479A">
        <w:t>les coefficients</w:t>
      </w:r>
      <w:r>
        <w:t xml:space="preserve"> de Legendre pour la fluidité.</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30479A" w:rsidRPr="00AA3E05" w14:paraId="279B7B8A" w14:textId="77777777" w:rsidTr="001F1A0C">
        <w:trPr>
          <w:trHeight w:val="635"/>
          <w:tblHeader/>
          <w:jc w:val="center"/>
        </w:trPr>
        <w:tc>
          <w:tcPr>
            <w:tcW w:w="7943" w:type="dxa"/>
            <w:vAlign w:val="center"/>
          </w:tcPr>
          <w:p w14:paraId="69F3DE8F" w14:textId="4BAE0F95" w:rsidR="0030479A" w:rsidRPr="0030479A" w:rsidRDefault="0030479A" w:rsidP="001C390D">
            <w:pPr>
              <w:spacing w:line="360" w:lineRule="auto"/>
            </w:pPr>
            <m:oMathPara>
              <m:oMath>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ζ</m:t>
                    </m:r>
                    <m:r>
                      <m:rPr>
                        <m:sty m:val="p"/>
                      </m:rPr>
                      <w:rPr>
                        <w:rFonts w:ascii="Cambria Math" w:hAnsi="Cambria Math"/>
                      </w:rPr>
                      <m:t>,</m:t>
                    </m:r>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ζ</m:t>
                    </m:r>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r>
                  <m:rPr>
                    <m:sty m:val="p"/>
                  </m:rPr>
                  <w:rPr>
                    <w:rFonts w:ascii="Cambria Math" w:hAnsi="Cambria Math"/>
                  </w:rPr>
                  <m:t>+</m:t>
                </m:r>
                <m:r>
                  <w:rPr>
                    <w:rFonts w:ascii="Cambria Math" w:hAnsi="Cambria Math"/>
                  </w:rPr>
                  <m:t>U</m:t>
                </m:r>
              </m:oMath>
            </m:oMathPara>
          </w:p>
          <w:p w14:paraId="65C2392C" w14:textId="4BB4EF2A" w:rsidR="0030479A" w:rsidRPr="00D51381" w:rsidRDefault="0030479A" w:rsidP="001C390D">
            <w:pPr>
              <w:spacing w:line="360" w:lineRule="auto"/>
            </w:pPr>
            <m:oMathPara>
              <m:oMath>
                <m:r>
                  <w:rPr>
                    <w:rFonts w:ascii="Cambria Math" w:hAnsi="Cambria Math"/>
                  </w:rPr>
                  <m:t>w</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ζ</m:t>
                    </m:r>
                    <m:r>
                      <m:rPr>
                        <m:sty m:val="p"/>
                      </m:rPr>
                      <w:rPr>
                        <w:rFonts w:ascii="Cambria Math" w:hAnsi="Cambria Math"/>
                      </w:rPr>
                      <m:t>,</m:t>
                    </m:r>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w</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ζ</m:t>
                    </m:r>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oMath>
            </m:oMathPara>
          </w:p>
        </w:tc>
        <w:tc>
          <w:tcPr>
            <w:tcW w:w="1096" w:type="dxa"/>
            <w:vAlign w:val="center"/>
          </w:tcPr>
          <w:p w14:paraId="67183AFA" w14:textId="77777777" w:rsidR="0030479A" w:rsidRPr="001C390D" w:rsidRDefault="0030479A"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57835E37" w14:textId="1D754FF8" w:rsidR="0030479A" w:rsidRDefault="0030479A" w:rsidP="001C390D">
      <w:pPr>
        <w:spacing w:line="360" w:lineRule="auto"/>
      </w:pPr>
      <w:r>
        <w:t xml:space="preserve">Avec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30479A" w:rsidRPr="00AA3E05" w14:paraId="30E5176A" w14:textId="77777777" w:rsidTr="001F1A0C">
        <w:trPr>
          <w:trHeight w:val="635"/>
          <w:tblHeader/>
          <w:jc w:val="center"/>
        </w:trPr>
        <w:tc>
          <w:tcPr>
            <w:tcW w:w="7943" w:type="dxa"/>
            <w:vAlign w:val="center"/>
          </w:tcPr>
          <w:p w14:paraId="5C5C11F1" w14:textId="03A30054" w:rsidR="0030479A" w:rsidRPr="0030479A" w:rsidRDefault="00760BCD" w:rsidP="001C390D">
            <w:pPr>
              <w:spacing w:line="360" w:lineRule="auto"/>
            </w:pPr>
            <m:oMathPara>
              <m:oMath>
                <m:sSub>
                  <m:sSubPr>
                    <m:ctrlPr>
                      <w:rPr>
                        <w:rFonts w:ascii="Cambria Math" w:hAnsi="Cambria Math"/>
                      </w:rPr>
                    </m:ctrlPr>
                  </m:sSubPr>
                  <m:e>
                    <m:r>
                      <w:rPr>
                        <w:rFonts w:ascii="Cambria Math" w:hAnsi="Cambria Math"/>
                      </w:rPr>
                      <m:t>A</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U</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B</m:t>
                        </m:r>
                      </m:e>
                      <m:sub>
                        <m:r>
                          <w:rPr>
                            <w:rFonts w:ascii="Cambria Math" w:hAnsi="Cambria Math"/>
                          </w:rPr>
                          <m:t>u</m:t>
                        </m:r>
                      </m:sub>
                    </m:sSub>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r>
                      <m:rPr>
                        <m:sty m:val="p"/>
                      </m:rPr>
                      <w:rPr>
                        <w:rFonts w:ascii="Cambria Math" w:hAnsi="Cambria Math"/>
                      </w:rPr>
                      <m:t>2</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h</m:t>
                        </m:r>
                      </m:e>
                      <m:sup>
                        <m:r>
                          <m:rPr>
                            <m:sty m:val="p"/>
                          </m:rPr>
                          <w:rPr>
                            <w:rFonts w:ascii="Cambria Math" w:hAnsi="Cambria Math"/>
                          </w:rPr>
                          <m:t>2</m:t>
                        </m:r>
                      </m:sup>
                    </m:sSup>
                  </m:num>
                  <m:den>
                    <m:r>
                      <m:rPr>
                        <m:sty m:val="p"/>
                      </m:rPr>
                      <w:rPr>
                        <w:rFonts w:ascii="Cambria Math" w:hAnsi="Cambria Math"/>
                      </w:rPr>
                      <m:t>4</m:t>
                    </m:r>
                  </m:den>
                </m:f>
                <m:f>
                  <m:fPr>
                    <m:ctrlPr>
                      <w:rPr>
                        <w:rFonts w:ascii="Cambria Math" w:hAnsi="Cambria Math"/>
                      </w:rPr>
                    </m:ctrlPr>
                  </m:fPr>
                  <m:num>
                    <m:r>
                      <w:rPr>
                        <w:rFonts w:ascii="Cambria Math" w:hAnsi="Cambria Math"/>
                      </w:rPr>
                      <m:t>∂p</m:t>
                    </m:r>
                  </m:num>
                  <m:den>
                    <m:r>
                      <w:rPr>
                        <w:rFonts w:ascii="Cambria Math" w:hAnsi="Cambria Math"/>
                      </w:rPr>
                      <m:t>∂x</m:t>
                    </m:r>
                  </m:den>
                </m:f>
              </m:oMath>
            </m:oMathPara>
          </w:p>
          <w:p w14:paraId="53293373" w14:textId="4C50F3BE" w:rsidR="0030479A" w:rsidRPr="00D51381" w:rsidRDefault="00760BCD" w:rsidP="001C390D">
            <w:pPr>
              <w:spacing w:line="360" w:lineRule="auto"/>
            </w:pPr>
            <m:oMathPara>
              <m:oMath>
                <m:sSub>
                  <m:sSubPr>
                    <m:ctrlPr>
                      <w:rPr>
                        <w:rFonts w:ascii="Cambria Math" w:hAnsi="Cambria Math"/>
                      </w:rPr>
                    </m:ctrlPr>
                  </m:sSubPr>
                  <m:e>
                    <m:r>
                      <w:rPr>
                        <w:rFonts w:ascii="Cambria Math" w:hAnsi="Cambria Math"/>
                      </w:rPr>
                      <m:t>A</m:t>
                    </m:r>
                  </m:e>
                  <m:sub>
                    <m:r>
                      <w:rPr>
                        <w:rFonts w:ascii="Cambria Math" w:hAnsi="Cambria Math"/>
                      </w:rPr>
                      <m:t>w</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w</m:t>
                        </m:r>
                      </m:sub>
                    </m:sSub>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w</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h</m:t>
                        </m:r>
                      </m:e>
                      <m:sup>
                        <m:r>
                          <m:rPr>
                            <m:sty m:val="p"/>
                          </m:rPr>
                          <w:rPr>
                            <w:rFonts w:ascii="Cambria Math" w:hAnsi="Cambria Math"/>
                          </w:rPr>
                          <m:t>2</m:t>
                        </m:r>
                      </m:sup>
                    </m:sSup>
                  </m:num>
                  <m:den>
                    <m:r>
                      <m:rPr>
                        <m:sty m:val="p"/>
                      </m:rPr>
                      <w:rPr>
                        <w:rFonts w:ascii="Cambria Math" w:hAnsi="Cambria Math"/>
                      </w:rPr>
                      <m:t>4</m:t>
                    </m:r>
                  </m:den>
                </m:f>
                <m:f>
                  <m:fPr>
                    <m:ctrlPr>
                      <w:rPr>
                        <w:rFonts w:ascii="Cambria Math" w:hAnsi="Cambria Math"/>
                      </w:rPr>
                    </m:ctrlPr>
                  </m:fPr>
                  <m:num>
                    <m:r>
                      <w:rPr>
                        <w:rFonts w:ascii="Cambria Math" w:hAnsi="Cambria Math"/>
                      </w:rPr>
                      <m:t>∂p</m:t>
                    </m:r>
                  </m:num>
                  <m:den>
                    <m:r>
                      <w:rPr>
                        <w:rFonts w:ascii="Cambria Math" w:hAnsi="Cambria Math"/>
                      </w:rPr>
                      <m:t>∂z</m:t>
                    </m:r>
                  </m:den>
                </m:f>
              </m:oMath>
            </m:oMathPara>
          </w:p>
        </w:tc>
        <w:tc>
          <w:tcPr>
            <w:tcW w:w="1096" w:type="dxa"/>
            <w:vAlign w:val="center"/>
          </w:tcPr>
          <w:p w14:paraId="6EA7A801" w14:textId="77777777" w:rsidR="0030479A" w:rsidRPr="001C390D" w:rsidRDefault="0030479A"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08A09685" w14:textId="72D8C1B2" w:rsidR="00525889" w:rsidRDefault="00EB2FAF" w:rsidP="001C390D">
      <w:pPr>
        <w:spacing w:line="360" w:lineRule="auto"/>
      </w:pPr>
      <w:r>
        <w:t>La</w:t>
      </w:r>
      <w:r w:rsidR="009E3AFC">
        <w:t xml:space="preserve"> composant</w:t>
      </w:r>
      <w:r>
        <w:t>e</w:t>
      </w:r>
      <w:r w:rsidR="009E3AFC">
        <w:t xml:space="preserve"> </w:t>
      </w:r>
      <m:oMath>
        <m:r>
          <w:rPr>
            <w:rFonts w:ascii="Cambria Math" w:hAnsi="Cambria Math"/>
          </w:rPr>
          <m:t>v</m:t>
        </m:r>
      </m:oMath>
      <w:r w:rsidR="009E3AFC">
        <w:t xml:space="preserve"> selon l’épaisseur du film peut être </w:t>
      </w:r>
      <w:r w:rsidR="001B0C6C">
        <w:t>déduite</w:t>
      </w:r>
      <w:r w:rsidR="009E3AFC">
        <w:t xml:space="preserve"> de l’équation de continuité</w:t>
      </w:r>
      <w:r w:rsidR="001B0C6C">
        <w:t xml:space="preserve"> </w:t>
      </w:r>
      <w:r w:rsidR="001B0C6C">
        <w:fldChar w:fldCharType="begin"/>
      </w:r>
      <w:r w:rsidR="001B0C6C">
        <w:instrText xml:space="preserve"> REF _Ref525808447 \r \h </w:instrText>
      </w:r>
      <w:r w:rsidR="001B0C6C">
        <w:fldChar w:fldCharType="separate"/>
      </w:r>
      <w:r w:rsidR="002C4AD4">
        <w:t>Eq.7</w:t>
      </w:r>
      <w:r w:rsidR="001B0C6C">
        <w:fldChar w:fldCharType="end"/>
      </w:r>
      <w:r w:rsidR="009E3AFC">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E3AFC" w:rsidRPr="00AA3E05" w14:paraId="10F8B541" w14:textId="77777777" w:rsidTr="001F1A0C">
        <w:trPr>
          <w:trHeight w:val="635"/>
          <w:tblHeader/>
          <w:jc w:val="center"/>
        </w:trPr>
        <w:tc>
          <w:tcPr>
            <w:tcW w:w="7943" w:type="dxa"/>
            <w:vAlign w:val="center"/>
          </w:tcPr>
          <w:p w14:paraId="748F6AFF" w14:textId="4735600E" w:rsidR="009E3AFC" w:rsidRPr="00D51381" w:rsidRDefault="00EE26A5" w:rsidP="00774559">
            <w:pPr>
              <w:spacing w:line="360" w:lineRule="auto"/>
            </w:pPr>
            <m:oMathPara>
              <m:oMath>
                <m:r>
                  <w:rPr>
                    <w:rFonts w:ascii="Cambria Math" w:hAnsi="Cambria Math"/>
                  </w:rPr>
                  <m:t>ρv</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∂h</m:t>
                    </m:r>
                  </m:num>
                  <m:den>
                    <m:r>
                      <w:rPr>
                        <w:rFonts w:ascii="Cambria Math" w:hAnsi="Cambria Math"/>
                      </w:rPr>
                      <m:t>∂x</m:t>
                    </m:r>
                  </m:den>
                </m:f>
                <m:r>
                  <w:rPr>
                    <w:rFonts w:ascii="Cambria Math" w:hAnsi="Cambria Math"/>
                  </w:rPr>
                  <m:t>ρu</m:t>
                </m:r>
                <m:d>
                  <m:dPr>
                    <m:ctrlPr>
                      <w:rPr>
                        <w:rFonts w:ascii="Cambria Math" w:hAnsi="Cambria Math"/>
                      </w:rPr>
                    </m:ctrlPr>
                  </m:dPr>
                  <m:e>
                    <m:r>
                      <w:rPr>
                        <w:rFonts w:ascii="Cambria Math" w:hAnsi="Cambria Math"/>
                      </w:rPr>
                      <m:t>ζ</m:t>
                    </m:r>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m:t>
                    </m:r>
                  </m:num>
                  <m:den>
                    <m:r>
                      <w:rPr>
                        <w:rFonts w:ascii="Cambria Math" w:hAnsi="Cambria Math"/>
                      </w:rPr>
                      <m:t>∂x</m:t>
                    </m:r>
                  </m:den>
                </m:f>
                <m:d>
                  <m:dPr>
                    <m:begChr m:val="["/>
                    <m:endChr m:val="]"/>
                    <m:ctrlPr>
                      <w:rPr>
                        <w:rFonts w:ascii="Cambria Math" w:hAnsi="Cambria Math"/>
                      </w:rPr>
                    </m:ctrlPr>
                  </m:dPr>
                  <m:e>
                    <m:r>
                      <w:rPr>
                        <w:rFonts w:ascii="Cambria Math" w:hAnsi="Cambria Math"/>
                      </w:rPr>
                      <m:t>h</m:t>
                    </m:r>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ρudζ</m:t>
                        </m:r>
                      </m:e>
                    </m:nary>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∂h</m:t>
                    </m:r>
                  </m:num>
                  <m:den>
                    <m:r>
                      <w:rPr>
                        <w:rFonts w:ascii="Cambria Math" w:hAnsi="Cambria Math"/>
                      </w:rPr>
                      <m:t>∂z</m:t>
                    </m:r>
                  </m:den>
                </m:f>
                <m:r>
                  <w:rPr>
                    <w:rFonts w:ascii="Cambria Math" w:hAnsi="Cambria Math"/>
                  </w:rPr>
                  <m:t>ρw</m:t>
                </m:r>
                <m:d>
                  <m:dPr>
                    <m:ctrlPr>
                      <w:rPr>
                        <w:rFonts w:ascii="Cambria Math" w:hAnsi="Cambria Math"/>
                      </w:rPr>
                    </m:ctrlPr>
                  </m:dPr>
                  <m:e>
                    <m:r>
                      <w:rPr>
                        <w:rFonts w:ascii="Cambria Math" w:hAnsi="Cambria Math"/>
                      </w:rPr>
                      <m:t>ζ</m:t>
                    </m:r>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m:t>
                    </m:r>
                  </m:num>
                  <m:den>
                    <m:r>
                      <w:rPr>
                        <w:rFonts w:ascii="Cambria Math" w:hAnsi="Cambria Math"/>
                      </w:rPr>
                      <m:t>∂z</m:t>
                    </m:r>
                  </m:den>
                </m:f>
                <m:d>
                  <m:dPr>
                    <m:begChr m:val="["/>
                    <m:endChr m:val="]"/>
                    <m:ctrlPr>
                      <w:rPr>
                        <w:rFonts w:ascii="Cambria Math" w:hAnsi="Cambria Math"/>
                      </w:rPr>
                    </m:ctrlPr>
                  </m:dPr>
                  <m:e>
                    <m:r>
                      <w:rPr>
                        <w:rFonts w:ascii="Cambria Math" w:hAnsi="Cambria Math"/>
                      </w:rPr>
                      <m:t>h</m:t>
                    </m:r>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ρwdζ</m:t>
                        </m:r>
                      </m:e>
                    </m:nary>
                  </m:e>
                </m:d>
              </m:oMath>
            </m:oMathPara>
          </w:p>
        </w:tc>
        <w:tc>
          <w:tcPr>
            <w:tcW w:w="1096" w:type="dxa"/>
            <w:vAlign w:val="center"/>
          </w:tcPr>
          <w:p w14:paraId="3D08AD9A" w14:textId="77777777" w:rsidR="009E3AFC" w:rsidRPr="001C390D" w:rsidRDefault="009E3AFC"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2B1F7C82" w14:textId="4ED06426" w:rsidR="009E3AFC" w:rsidRDefault="008652F2" w:rsidP="001C390D">
      <w:pPr>
        <w:spacing w:line="360" w:lineRule="auto"/>
      </w:pPr>
      <w:r>
        <w:lastRenderedPageBreak/>
        <w:t xml:space="preserve">Grâce à l’orthogonalité des polynômes de Legendre, les termes avec un ordre plus élevé que 2 dans l’approximation de la fluidité </w:t>
      </w:r>
      <m:oMath>
        <m:sSub>
          <m:sSubPr>
            <m:ctrlPr>
              <w:rPr>
                <w:rFonts w:ascii="Cambria Math" w:hAnsi="Cambria Math"/>
              </w:rPr>
            </m:ctrlPr>
          </m:sSubPr>
          <m:e>
            <m:r>
              <w:rPr>
                <w:rFonts w:ascii="Cambria Math" w:hAnsi="Cambria Math"/>
              </w:rPr>
              <m:t>ξ</m:t>
            </m:r>
          </m:e>
          <m:sub>
            <m:r>
              <w:rPr>
                <w:rFonts w:ascii="Cambria Math" w:hAnsi="Cambria Math"/>
              </w:rPr>
              <m:t>F</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sup>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w:rPr>
                    <w:rFonts w:ascii="Cambria Math" w:hAnsi="Cambria Math"/>
                  </w:rPr>
                  <m:t>j</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e>
            </m:d>
            <m:sSub>
              <m:sSubPr>
                <m:ctrlPr>
                  <w:rPr>
                    <w:rFonts w:ascii="Cambria Math" w:hAnsi="Cambria Math"/>
                  </w:rPr>
                </m:ctrlPr>
              </m:sSubPr>
              <m:e>
                <m: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ζ</m:t>
                    </m:r>
                  </m:e>
                  <m:sub>
                    <m:r>
                      <w:rPr>
                        <w:rFonts w:ascii="Cambria Math" w:hAnsi="Cambria Math"/>
                      </w:rPr>
                      <m:t>i</m:t>
                    </m:r>
                  </m:sub>
                </m:sSub>
              </m:e>
            </m:d>
          </m:e>
        </m:nary>
      </m:oMath>
      <w:r>
        <w:t xml:space="preserve">  </w:t>
      </w:r>
      <w:r w:rsidR="000C4FD3">
        <w:t>vont disparaitre</w:t>
      </w:r>
      <w:r>
        <w:t xml:space="preserve"> pendant l’intégration.</w:t>
      </w:r>
      <w:r w:rsidR="002D7A89">
        <w:t xml:space="preserve"> </w:t>
      </w:r>
      <w:r>
        <w:t xml:space="preserve"> </w:t>
      </w:r>
      <w:r w:rsidR="002D7A89">
        <w:t xml:space="preserve">Les </w:t>
      </w:r>
      <w:r w:rsidR="000C4FD3">
        <w:t>intégrales</w:t>
      </w:r>
      <w:r w:rsidR="002D7A89">
        <w:t xml:space="preserve"> sont ainsi calculé</w:t>
      </w:r>
      <w:r w:rsidR="00FA5EE2">
        <w:t>es de manière précise</w:t>
      </w:r>
      <w:r w:rsidR="002D7A89">
        <w:t xml:space="preserve"> et avec </w:t>
      </w:r>
      <w:r>
        <w:t>peu d’effort de calcul.</w:t>
      </w:r>
    </w:p>
    <w:p w14:paraId="2E6D855E" w14:textId="6F4672A7" w:rsidR="00B03805" w:rsidRDefault="00EB739F" w:rsidP="001C390D">
      <w:pPr>
        <w:spacing w:line="360" w:lineRule="auto"/>
      </w:pPr>
      <w:r>
        <w:t>En outre, à</w:t>
      </w:r>
      <w:r w:rsidR="00B03805">
        <w:t xml:space="preserve"> la suite du changement de variable, l’équation de l’énergie</w:t>
      </w:r>
      <w:r w:rsidR="00F4793C">
        <w:t xml:space="preserve"> (</w:t>
      </w:r>
      <w:r w:rsidR="00F4793C">
        <w:fldChar w:fldCharType="begin"/>
      </w:r>
      <w:r w:rsidR="00F4793C">
        <w:instrText xml:space="preserve"> REF _Ref525825321 \r \h </w:instrText>
      </w:r>
      <w:r w:rsidR="00F4793C">
        <w:fldChar w:fldCharType="separate"/>
      </w:r>
      <w:r w:rsidR="002C4AD4">
        <w:t>Eq.19</w:t>
      </w:r>
      <w:r w:rsidR="00F4793C">
        <w:fldChar w:fldCharType="end"/>
      </w:r>
      <w:r w:rsidR="00F4793C">
        <w:t xml:space="preserve">) </w:t>
      </w:r>
      <w:r w:rsidR="00B03805">
        <w:t xml:space="preserve"> peut être </w:t>
      </w:r>
      <w:r w:rsidR="008521B5">
        <w:t>écrite</w:t>
      </w:r>
      <w:r w:rsidR="00B03805">
        <w:t xml:space="preserve"> </w:t>
      </w:r>
      <w:r w:rsidR="008521B5">
        <w:t xml:space="preserve">sous forme conservative </w:t>
      </w:r>
      <w:r w:rsidR="00FD1AFE">
        <w:t xml:space="preserve">de </w:t>
      </w:r>
      <w:r w:rsidR="0024571F">
        <w:t xml:space="preserve">la </w:t>
      </w:r>
      <w:r w:rsidR="00FD1AFE">
        <w:t xml:space="preserve">manière </w:t>
      </w:r>
      <w:r w:rsidR="00B03805">
        <w:t>suivant</w:t>
      </w:r>
      <w:r w:rsidR="00FD1AFE">
        <w:t xml:space="preserve">e </w:t>
      </w:r>
      <w:r w:rsidR="00B03805">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FD1AFE" w:rsidRPr="00AA3E05" w14:paraId="76948D96" w14:textId="77777777" w:rsidTr="00E33A5C">
        <w:trPr>
          <w:trHeight w:val="635"/>
          <w:tblHeader/>
          <w:jc w:val="center"/>
        </w:trPr>
        <w:tc>
          <w:tcPr>
            <w:tcW w:w="7943" w:type="dxa"/>
            <w:vAlign w:val="center"/>
          </w:tcPr>
          <w:p w14:paraId="001B5AD2" w14:textId="6A21FBF1" w:rsidR="00FD1AFE" w:rsidRPr="00D51381" w:rsidRDefault="00FD1AFE" w:rsidP="00CD4A93">
            <w:pPr>
              <w:spacing w:line="360" w:lineRule="auto"/>
            </w:pPr>
            <m:oMathPara>
              <m:oMath>
                <m:r>
                  <w:rPr>
                    <w:rFonts w:ascii="Cambria Math" w:hAnsi="Cambria Math"/>
                  </w:rPr>
                  <m:t>ρ</m:t>
                </m:r>
                <m:sSub>
                  <m:sSubPr>
                    <m:ctrlPr>
                      <w:rPr>
                        <w:rFonts w:ascii="Cambria Math" w:hAnsi="Cambria Math"/>
                      </w:rPr>
                    </m:ctrlPr>
                  </m:sSubPr>
                  <m:e>
                    <m:r>
                      <w:rPr>
                        <w:rFonts w:ascii="Cambria Math" w:hAnsi="Cambria Math"/>
                      </w:rPr>
                      <m:t>C</m:t>
                    </m:r>
                  </m:e>
                  <m:sub>
                    <m:r>
                      <w:rPr>
                        <w:rFonts w:ascii="Cambria Math" w:hAnsi="Cambria Math"/>
                      </w:rPr>
                      <m:t>p</m:t>
                    </m:r>
                  </m:sub>
                </m:sSub>
                <m:d>
                  <m:dPr>
                    <m:begChr m:val="["/>
                    <m:endChr m:val="]"/>
                    <m:ctrlPr>
                      <w:rPr>
                        <w:rFonts w:ascii="Cambria Math" w:hAnsi="Cambria Math"/>
                      </w:rPr>
                    </m:ctrlPr>
                  </m:dPr>
                  <m:e>
                    <m:f>
                      <m:fPr>
                        <m:ctrlPr>
                          <w:rPr>
                            <w:rFonts w:ascii="Cambria Math" w:hAnsi="Cambria Math"/>
                          </w:rPr>
                        </m:ctrlPr>
                      </m:fPr>
                      <m:num>
                        <m:r>
                          <w:rPr>
                            <w:rFonts w:ascii="Cambria Math" w:hAnsi="Cambria Math"/>
                          </w:rPr>
                          <m:t>∂</m:t>
                        </m:r>
                        <m:r>
                          <m:rPr>
                            <m:sty m:val="p"/>
                          </m:rPr>
                          <w:rPr>
                            <w:rFonts w:ascii="Cambria Math" w:hAnsi="Cambria Math"/>
                          </w:rPr>
                          <m:t>(</m:t>
                        </m:r>
                        <m:r>
                          <w:rPr>
                            <w:rFonts w:ascii="Cambria Math" w:hAnsi="Cambria Math"/>
                          </w:rPr>
                          <m:t>uT</m:t>
                        </m:r>
                        <m:r>
                          <m:rPr>
                            <m:sty m:val="p"/>
                          </m:rPr>
                          <w:rPr>
                            <w:rFonts w:ascii="Cambria Math" w:hAnsi="Cambria Math"/>
                          </w:rPr>
                          <m:t>)</m:t>
                        </m:r>
                      </m:num>
                      <m:den>
                        <m:r>
                          <w:rPr>
                            <w:rFonts w:ascii="Cambria Math" w:hAnsi="Cambria Math"/>
                          </w:rPr>
                          <m:t>∂x</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ζ</m:t>
                            </m:r>
                            <m:r>
                              <m:rPr>
                                <m:sty m:val="p"/>
                              </m:rPr>
                              <w:rPr>
                                <w:rFonts w:ascii="Cambria Math" w:hAnsi="Cambria Math"/>
                              </w:rPr>
                              <m:t>+1</m:t>
                            </m:r>
                          </m:e>
                        </m:d>
                      </m:num>
                      <m:den>
                        <m:r>
                          <w:rPr>
                            <w:rFonts w:ascii="Cambria Math" w:hAnsi="Cambria Math"/>
                          </w:rPr>
                          <m:t>h</m:t>
                        </m:r>
                      </m:den>
                    </m:f>
                    <m:f>
                      <m:fPr>
                        <m:ctrlPr>
                          <w:rPr>
                            <w:rFonts w:ascii="Cambria Math" w:hAnsi="Cambria Math"/>
                          </w:rPr>
                        </m:ctrlPr>
                      </m:fPr>
                      <m:num>
                        <m:r>
                          <w:rPr>
                            <w:rFonts w:ascii="Cambria Math" w:hAnsi="Cambria Math"/>
                          </w:rPr>
                          <m:t>∂h</m:t>
                        </m:r>
                      </m:num>
                      <m:den>
                        <m:r>
                          <w:rPr>
                            <w:rFonts w:ascii="Cambria Math" w:hAnsi="Cambria Math"/>
                          </w:rPr>
                          <m:t>∂x</m:t>
                        </m:r>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uT</m:t>
                            </m:r>
                          </m:e>
                        </m:d>
                      </m:num>
                      <m:den>
                        <m:r>
                          <w:rPr>
                            <w:rFonts w:ascii="Cambria Math" w:hAnsi="Cambria Math"/>
                          </w:rPr>
                          <m:t>∂ζ</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h</m:t>
                        </m:r>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vT</m:t>
                            </m:r>
                          </m:e>
                        </m:d>
                      </m:num>
                      <m:den>
                        <m:r>
                          <w:rPr>
                            <w:rFonts w:ascii="Cambria Math" w:hAnsi="Cambria Math"/>
                          </w:rPr>
                          <m:t>∂ζ</m:t>
                        </m:r>
                      </m:den>
                    </m:f>
                    <m:r>
                      <m:rPr>
                        <m:sty m:val="p"/>
                      </m:rPr>
                      <w:rPr>
                        <w:rFonts w:ascii="Cambria Math" w:hAnsi="Cambria Math"/>
                      </w:rPr>
                      <m:t>+</m:t>
                    </m:r>
                    <m:f>
                      <m:fPr>
                        <m:ctrlPr>
                          <w:rPr>
                            <w:rFonts w:ascii="Cambria Math" w:hAnsi="Cambria Math"/>
                          </w:rPr>
                        </m:ctrlPr>
                      </m:fPr>
                      <m:num>
                        <m:r>
                          <w:rPr>
                            <w:rFonts w:ascii="Cambria Math" w:hAnsi="Cambria Math"/>
                          </w:rPr>
                          <m:t>∂</m:t>
                        </m:r>
                        <m:r>
                          <m:rPr>
                            <m:sty m:val="p"/>
                          </m:rPr>
                          <w:rPr>
                            <w:rFonts w:ascii="Cambria Math" w:hAnsi="Cambria Math"/>
                          </w:rPr>
                          <m:t>(</m:t>
                        </m:r>
                        <m:r>
                          <w:rPr>
                            <w:rFonts w:ascii="Cambria Math" w:hAnsi="Cambria Math"/>
                          </w:rPr>
                          <m:t>wT</m:t>
                        </m:r>
                        <m:r>
                          <m:rPr>
                            <m:sty m:val="p"/>
                          </m:rPr>
                          <w:rPr>
                            <w:rFonts w:ascii="Cambria Math" w:hAnsi="Cambria Math"/>
                          </w:rPr>
                          <m:t>)</m:t>
                        </m:r>
                      </m:num>
                      <m:den>
                        <m:r>
                          <w:rPr>
                            <w:rFonts w:ascii="Cambria Math" w:hAnsi="Cambria Math"/>
                          </w:rPr>
                          <m:t>∂z</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ζ</m:t>
                            </m:r>
                            <m:r>
                              <m:rPr>
                                <m:sty m:val="p"/>
                              </m:rPr>
                              <w:rPr>
                                <w:rFonts w:ascii="Cambria Math" w:hAnsi="Cambria Math"/>
                              </w:rPr>
                              <m:t>+1</m:t>
                            </m:r>
                          </m:e>
                        </m:d>
                      </m:num>
                      <m:den>
                        <m:r>
                          <w:rPr>
                            <w:rFonts w:ascii="Cambria Math" w:hAnsi="Cambria Math"/>
                          </w:rPr>
                          <m:t>h</m:t>
                        </m:r>
                      </m:den>
                    </m:f>
                    <m:f>
                      <m:fPr>
                        <m:ctrlPr>
                          <w:rPr>
                            <w:rFonts w:ascii="Cambria Math" w:hAnsi="Cambria Math"/>
                          </w:rPr>
                        </m:ctrlPr>
                      </m:fPr>
                      <m:num>
                        <m:r>
                          <w:rPr>
                            <w:rFonts w:ascii="Cambria Math" w:hAnsi="Cambria Math"/>
                          </w:rPr>
                          <m:t>∂h</m:t>
                        </m:r>
                      </m:num>
                      <m:den>
                        <m:r>
                          <w:rPr>
                            <w:rFonts w:ascii="Cambria Math" w:hAnsi="Cambria Math"/>
                          </w:rPr>
                          <m:t>∂z</m:t>
                        </m:r>
                      </m:den>
                    </m:f>
                    <m:f>
                      <m:fPr>
                        <m:ctrlPr>
                          <w:rPr>
                            <w:rFonts w:ascii="Cambria Math" w:hAnsi="Cambria Math"/>
                          </w:rPr>
                        </m:ctrlPr>
                      </m:fPr>
                      <m:num>
                        <m:r>
                          <w:rPr>
                            <w:rFonts w:ascii="Cambria Math" w:hAnsi="Cambria Math"/>
                          </w:rPr>
                          <m:t>∂</m:t>
                        </m:r>
                        <m:r>
                          <m:rPr>
                            <m:sty m:val="p"/>
                          </m:rPr>
                          <w:rPr>
                            <w:rFonts w:ascii="Cambria Math" w:hAnsi="Cambria Math"/>
                          </w:rPr>
                          <m:t>(</m:t>
                        </m:r>
                        <m:r>
                          <w:rPr>
                            <w:rFonts w:ascii="Cambria Math" w:hAnsi="Cambria Math"/>
                          </w:rPr>
                          <m:t>wT</m:t>
                        </m:r>
                        <m:r>
                          <m:rPr>
                            <m:sty m:val="p"/>
                          </m:rPr>
                          <w:rPr>
                            <w:rFonts w:ascii="Cambria Math" w:hAnsi="Cambria Math"/>
                          </w:rPr>
                          <m:t>)</m:t>
                        </m:r>
                      </m:num>
                      <m:den>
                        <m:r>
                          <w:rPr>
                            <w:rFonts w:ascii="Cambria Math" w:hAnsi="Cambria Math"/>
                          </w:rPr>
                          <m:t>∂ζ</m:t>
                        </m:r>
                      </m:den>
                    </m:f>
                  </m:e>
                </m:d>
                <m:r>
                  <m:rPr>
                    <m:sty m:val="p"/>
                  </m:rPr>
                  <w:rPr>
                    <w:rFonts w:ascii="Cambria Math" w:hAnsi="Cambria Math"/>
                  </w:rPr>
                  <m:t>=</m:t>
                </m:r>
                <m:r>
                  <w:rPr>
                    <w:rFonts w:ascii="Cambria Math" w:hAnsi="Cambria Math"/>
                  </w:rPr>
                  <m:t>λ</m:t>
                </m:r>
                <m:f>
                  <m:fPr>
                    <m:ctrlPr>
                      <w:rPr>
                        <w:rFonts w:ascii="Cambria Math" w:hAnsi="Cambria Math"/>
                      </w:rPr>
                    </m:ctrlPr>
                  </m:fPr>
                  <m:num>
                    <m:r>
                      <m:rPr>
                        <m:sty m:val="p"/>
                      </m:rPr>
                      <w:rPr>
                        <w:rFonts w:ascii="Cambria Math" w:hAnsi="Cambria Math"/>
                      </w:rPr>
                      <m:t>4</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den>
                </m:f>
                <m:f>
                  <m:fPr>
                    <m:ctrlPr>
                      <w:rPr>
                        <w:rFonts w:ascii="Cambria Math" w:hAnsi="Cambria Math"/>
                      </w:rPr>
                    </m:ctrlPr>
                  </m:fPr>
                  <m:num>
                    <m:r>
                      <w:rPr>
                        <w:rFonts w:ascii="Cambria Math" w:hAnsi="Cambria Math"/>
                      </w:rPr>
                      <m:t>∂</m:t>
                    </m:r>
                    <m:r>
                      <m:rPr>
                        <m:sty m:val="p"/>
                      </m:rPr>
                      <w:rPr>
                        <w:rFonts w:ascii="Cambria Math" w:hAnsi="Cambria Math"/>
                      </w:rPr>
                      <m:t>²</m:t>
                    </m:r>
                    <m:r>
                      <w:rPr>
                        <w:rFonts w:ascii="Cambria Math" w:hAnsi="Cambria Math"/>
                      </w:rPr>
                      <m:t>T</m:t>
                    </m:r>
                  </m:num>
                  <m:den>
                    <m:r>
                      <w:rPr>
                        <w:rFonts w:ascii="Cambria Math" w:hAnsi="Cambria Math"/>
                      </w:rPr>
                      <m:t>∂ζ</m:t>
                    </m:r>
                    <m:r>
                      <m:rPr>
                        <m:sty m:val="p"/>
                      </m:rPr>
                      <w:rPr>
                        <w:rFonts w:ascii="Cambria Math" w:hAnsi="Cambria Math"/>
                      </w:rPr>
                      <m:t>²</m:t>
                    </m:r>
                  </m:den>
                </m:f>
                <m:r>
                  <m:rPr>
                    <m:sty m:val="p"/>
                  </m:rPr>
                  <w:rPr>
                    <w:rFonts w:ascii="Cambria Math" w:hAnsi="Cambria Math"/>
                  </w:rPr>
                  <m:t xml:space="preserve"> + </m:t>
                </m:r>
                <m:sSub>
                  <m:sSubPr>
                    <m:ctrlPr>
                      <w:rPr>
                        <w:rFonts w:ascii="Cambria Math" w:hAnsi="Cambria Math"/>
                      </w:rPr>
                    </m:ctrlPr>
                  </m:sSubPr>
                  <m:e>
                    <m:r>
                      <w:rPr>
                        <w:rFonts w:ascii="Cambria Math" w:hAnsi="Cambria Math"/>
                      </w:rPr>
                      <m:t>η</m:t>
                    </m:r>
                  </m:e>
                  <m:sub>
                    <m:r>
                      <m:rPr>
                        <m:sty m:val="p"/>
                      </m:rPr>
                      <w:rPr>
                        <w:rFonts w:ascii="Cambria Math" w:hAnsi="Cambria Math"/>
                      </w:rPr>
                      <m:t>0</m:t>
                    </m:r>
                  </m:sub>
                </m:sSub>
                <m:f>
                  <m:fPr>
                    <m:ctrlPr>
                      <w:rPr>
                        <w:rFonts w:ascii="Cambria Math" w:hAnsi="Cambria Math"/>
                      </w:rPr>
                    </m:ctrlPr>
                  </m:fPr>
                  <m:num>
                    <m:r>
                      <m:rPr>
                        <m:sty m:val="p"/>
                      </m:rPr>
                      <w:rPr>
                        <w:rFonts w:ascii="Cambria Math" w:hAnsi="Cambria Math"/>
                      </w:rPr>
                      <m:t>4</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den>
                </m:f>
                <m:d>
                  <m:dPr>
                    <m:begChr m:val="["/>
                    <m:endChr m:val="]"/>
                    <m:ctrlPr>
                      <w:rPr>
                        <w:rFonts w:ascii="Cambria Math" w:hAnsi="Cambria Math" w:cs="Cambria Math"/>
                      </w:rPr>
                    </m:ctrlPr>
                  </m:dPr>
                  <m:e>
                    <m:f>
                      <m:fPr>
                        <m:ctrlPr>
                          <w:rPr>
                            <w:rFonts w:ascii="Cambria Math" w:hAnsi="Cambria Math" w:cs="Cambria Math"/>
                          </w:rPr>
                        </m:ctrlPr>
                      </m:fPr>
                      <m:num>
                        <m:sSup>
                          <m:sSupPr>
                            <m:ctrlPr>
                              <w:rPr>
                                <w:rFonts w:ascii="Cambria Math" w:hAnsi="Cambria Math" w:cs="Cambria Math"/>
                              </w:rPr>
                            </m:ctrlPr>
                          </m:sSupPr>
                          <m:e>
                            <m:r>
                              <w:rPr>
                                <w:rFonts w:ascii="Cambria Math" w:hAnsi="Cambria Math" w:cs="Cambria Math"/>
                              </w:rPr>
                              <m:t>∂</m:t>
                            </m:r>
                          </m:e>
                          <m:sup>
                            <m:r>
                              <m:rPr>
                                <m:sty m:val="p"/>
                              </m:rPr>
                              <w:rPr>
                                <w:rFonts w:ascii="Cambria Math" w:hAnsi="Cambria Math" w:cs="Cambria Math"/>
                              </w:rPr>
                              <m:t>2</m:t>
                            </m:r>
                          </m:sup>
                        </m:sSup>
                        <m:r>
                          <w:rPr>
                            <w:rFonts w:ascii="Cambria Math" w:hAnsi="Cambria Math" w:cs="Cambria Math"/>
                          </w:rPr>
                          <m:t>u</m:t>
                        </m:r>
                      </m:num>
                      <m:den>
                        <m:r>
                          <w:rPr>
                            <w:rFonts w:ascii="Cambria Math" w:hAnsi="Cambria Math" w:cs="Cambria Math"/>
                          </w:rPr>
                          <m:t>∂</m:t>
                        </m:r>
                        <m:sSup>
                          <m:sSupPr>
                            <m:ctrlPr>
                              <w:rPr>
                                <w:rFonts w:ascii="Cambria Math" w:hAnsi="Cambria Math" w:cs="Cambria Math"/>
                              </w:rPr>
                            </m:ctrlPr>
                          </m:sSupPr>
                          <m:e>
                            <m:r>
                              <w:rPr>
                                <w:rFonts w:ascii="Cambria Math" w:hAnsi="Cambria Math" w:cs="Cambria Math"/>
                              </w:rPr>
                              <m:t>ζ</m:t>
                            </m:r>
                          </m:e>
                          <m:sup>
                            <m:r>
                              <m:rPr>
                                <m:sty m:val="p"/>
                              </m:rPr>
                              <w:rPr>
                                <w:rFonts w:ascii="Cambria Math" w:hAnsi="Cambria Math" w:cs="Cambria Math"/>
                              </w:rPr>
                              <m:t>2</m:t>
                            </m:r>
                          </m:sup>
                        </m:sSup>
                      </m:den>
                    </m:f>
                    <m:r>
                      <m:rPr>
                        <m:sty m:val="p"/>
                      </m:rPr>
                      <w:rPr>
                        <w:rFonts w:ascii="Cambria Math" w:hAnsi="Cambria Math" w:cs="Cambria Math"/>
                      </w:rPr>
                      <m:t>+</m:t>
                    </m:r>
                    <m:f>
                      <m:fPr>
                        <m:ctrlPr>
                          <w:rPr>
                            <w:rFonts w:ascii="Cambria Math" w:hAnsi="Cambria Math" w:cs="Cambria Math"/>
                          </w:rPr>
                        </m:ctrlPr>
                      </m:fPr>
                      <m:num>
                        <m:sSup>
                          <m:sSupPr>
                            <m:ctrlPr>
                              <w:rPr>
                                <w:rFonts w:ascii="Cambria Math" w:hAnsi="Cambria Math" w:cs="Cambria Math"/>
                              </w:rPr>
                            </m:ctrlPr>
                          </m:sSupPr>
                          <m:e>
                            <m:r>
                              <w:rPr>
                                <w:rFonts w:ascii="Cambria Math" w:hAnsi="Cambria Math" w:cs="Cambria Math"/>
                              </w:rPr>
                              <m:t>∂</m:t>
                            </m:r>
                          </m:e>
                          <m:sup>
                            <m:r>
                              <m:rPr>
                                <m:sty m:val="p"/>
                              </m:rPr>
                              <w:rPr>
                                <w:rFonts w:ascii="Cambria Math" w:hAnsi="Cambria Math" w:cs="Cambria Math"/>
                              </w:rPr>
                              <m:t>2</m:t>
                            </m:r>
                          </m:sup>
                        </m:sSup>
                        <m:r>
                          <w:rPr>
                            <w:rFonts w:ascii="Cambria Math" w:hAnsi="Cambria Math" w:cs="Cambria Math"/>
                          </w:rPr>
                          <m:t>w</m:t>
                        </m:r>
                      </m:num>
                      <m:den>
                        <m:r>
                          <w:rPr>
                            <w:rFonts w:ascii="Cambria Math" w:hAnsi="Cambria Math" w:cs="Cambria Math"/>
                          </w:rPr>
                          <m:t>∂</m:t>
                        </m:r>
                        <m:sSup>
                          <m:sSupPr>
                            <m:ctrlPr>
                              <w:rPr>
                                <w:rFonts w:ascii="Cambria Math" w:hAnsi="Cambria Math" w:cs="Cambria Math"/>
                              </w:rPr>
                            </m:ctrlPr>
                          </m:sSupPr>
                          <m:e>
                            <m:r>
                              <w:rPr>
                                <w:rFonts w:ascii="Cambria Math" w:hAnsi="Cambria Math" w:cs="Cambria Math"/>
                              </w:rPr>
                              <m:t>ζ</m:t>
                            </m:r>
                          </m:e>
                          <m:sup>
                            <m:r>
                              <m:rPr>
                                <m:sty m:val="p"/>
                              </m:rPr>
                              <w:rPr>
                                <w:rFonts w:ascii="Cambria Math" w:hAnsi="Cambria Math" w:cs="Cambria Math"/>
                              </w:rPr>
                              <m:t>2</m:t>
                            </m:r>
                          </m:sup>
                        </m:sSup>
                      </m:den>
                    </m:f>
                  </m:e>
                </m:d>
              </m:oMath>
            </m:oMathPara>
          </w:p>
        </w:tc>
        <w:tc>
          <w:tcPr>
            <w:tcW w:w="1096" w:type="dxa"/>
            <w:vAlign w:val="center"/>
          </w:tcPr>
          <w:p w14:paraId="3477E4E2" w14:textId="77777777" w:rsidR="00FD1AFE" w:rsidRPr="001C390D" w:rsidRDefault="00FD1AFE"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bookmarkStart w:id="81" w:name="_Ref528678596"/>
            <w:r w:rsidRPr="001C390D">
              <w:rPr>
                <w:rFonts w:ascii="Calibri" w:eastAsia="Times New Roman" w:hAnsi="Calibri" w:cs="Times New Roman"/>
                <w:i w:val="0"/>
                <w:iCs w:val="0"/>
                <w:color w:val="auto"/>
                <w:sz w:val="22"/>
                <w:szCs w:val="20"/>
                <w:lang w:eastAsia="fr-FR"/>
              </w:rPr>
              <w:t xml:space="preserve"> </w:t>
            </w:r>
            <w:bookmarkEnd w:id="81"/>
          </w:p>
        </w:tc>
      </w:tr>
    </w:tbl>
    <w:p w14:paraId="46C7CA6C" w14:textId="1B876E53" w:rsidR="005A3AED" w:rsidRDefault="00DC61FB" w:rsidP="001C390D">
      <w:pPr>
        <w:spacing w:line="360" w:lineRule="auto"/>
      </w:pPr>
      <w:r>
        <w:t>La température</w:t>
      </w:r>
      <w:r w:rsidR="00E345A1">
        <w:t xml:space="preserve"> dans </w:t>
      </w:r>
      <w:r w:rsidR="00E345A1">
        <w:fldChar w:fldCharType="begin"/>
      </w:r>
      <w:r w:rsidR="00E345A1">
        <w:instrText xml:space="preserve"> REF _Ref528678596 \r \h </w:instrText>
      </w:r>
      <w:r w:rsidR="00E345A1">
        <w:fldChar w:fldCharType="separate"/>
      </w:r>
      <w:r w:rsidR="002C4AD4">
        <w:t>Eq.45</w:t>
      </w:r>
      <w:r w:rsidR="00E345A1">
        <w:fldChar w:fldCharType="end"/>
      </w:r>
      <w:r w:rsidR="00E345A1">
        <w:t xml:space="preserve"> </w:t>
      </w:r>
      <w:r>
        <w:t>sera remplacée</w:t>
      </w:r>
      <w:r w:rsidR="00EB739F">
        <w:t xml:space="preserve"> par  </w:t>
      </w:r>
      <w:r w:rsidR="00EB739F">
        <w:fldChar w:fldCharType="begin"/>
      </w:r>
      <w:r w:rsidR="00EB739F">
        <w:instrText xml:space="preserve"> REF _Ref526242254 \r \h </w:instrText>
      </w:r>
      <w:r w:rsidR="001C390D">
        <w:instrText xml:space="preserve"> \* MERGEFORMAT </w:instrText>
      </w:r>
      <w:r w:rsidR="00EB739F">
        <w:fldChar w:fldCharType="separate"/>
      </w:r>
      <w:r w:rsidR="002C4AD4">
        <w:t>Eq.39</w:t>
      </w:r>
      <w:r w:rsidR="00EB739F">
        <w:fldChar w:fldCharType="end"/>
      </w:r>
      <w:r w:rsidR="00EB739F">
        <w:t xml:space="preserve">, ce qui donnera la formulation utilisant la méthode de collocation. </w:t>
      </w:r>
      <w:r w:rsidR="008E0469">
        <w:t>Avec l’approximation</w:t>
      </w:r>
      <w:r w:rsidR="00AB28DB">
        <w:t xml:space="preserve"> de la température par les coefficients de Legendre, le calcul de champ de température </w:t>
      </w:r>
      <w:r w:rsidR="00DE5CB7">
        <w:t>est</w:t>
      </w:r>
      <w:r w:rsidR="00AB28DB">
        <w:t xml:space="preserve"> plus efficace, surtout quand les informations sur </w:t>
      </w:r>
      <w:r w:rsidR="00DF27B2">
        <w:t>les gradients</w:t>
      </w:r>
      <w:r w:rsidR="00AB28DB">
        <w:t xml:space="preserve"> de température près de parois sont </w:t>
      </w:r>
      <w:r w:rsidR="00DF27B2">
        <w:t>demandées</w:t>
      </w:r>
      <w:r w:rsidR="00AB28DB">
        <w:t xml:space="preserve">. </w:t>
      </w:r>
      <w:r w:rsidR="004135D7" w:rsidRPr="00C440AC">
        <w:t xml:space="preserve">Par rapport à la </w:t>
      </w:r>
      <w:r w:rsidR="004135D7">
        <w:t xml:space="preserve">méthode classique </w:t>
      </w:r>
      <w:r w:rsidR="00A1355E">
        <w:t xml:space="preserve">qui calcule directement la température </w:t>
      </w:r>
      <w:r w:rsidR="00A1355E" w:rsidRPr="00A1355E">
        <w:t>en résolvant l'équation d'énergie discrétisée sur l'épaisseur du film</w:t>
      </w:r>
      <w:r w:rsidR="004135D7">
        <w:t xml:space="preserve">,  </w:t>
      </w:r>
      <w:r w:rsidR="00A1355E">
        <w:t xml:space="preserve">cette méthode </w:t>
      </w:r>
      <w:r w:rsidR="00A1355E" w:rsidRPr="00A1355E">
        <w:t xml:space="preserve">calcule les coefficients </w:t>
      </w:r>
      <w:r w:rsidR="00A1355E">
        <w:t>de Legendre pour</w:t>
      </w:r>
      <w:r w:rsidR="00A1355E" w:rsidRPr="00A1355E">
        <w:t xml:space="preserve"> température </w:t>
      </w: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oMath>
      <w:r w:rsidR="00EB5F67">
        <w:t xml:space="preserve"> se basant sur les points de Lobatto</w:t>
      </w:r>
      <w:r w:rsidR="00E11693" w:rsidRPr="00E11693">
        <w:t>. Les</w:t>
      </w:r>
      <w:r w:rsidR="00D20BCF">
        <w:t xml:space="preserve"> coordonnées des</w:t>
      </w:r>
      <w:r w:rsidR="00E11693" w:rsidRPr="00E11693">
        <w:t xml:space="preserve"> points de Lobatto sont les racines </w:t>
      </w:r>
      <w:r w:rsidR="00EB5F67">
        <w:t xml:space="preserve">de la dérivée </w:t>
      </w:r>
      <w:r w:rsidR="00E11693" w:rsidRPr="00E11693">
        <w:t>d</w:t>
      </w:r>
      <w:r w:rsidR="008E054C">
        <w:t>u</w:t>
      </w:r>
      <w:r w:rsidR="00E11693" w:rsidRPr="00E11693">
        <w:t xml:space="preserve"> polynôme de Legendre</w:t>
      </w:r>
      <w:r w:rsidR="008E054C" w:rsidRPr="008E054C">
        <w:t xml:space="preserve"> </w:t>
      </w:r>
      <w:r w:rsidR="008E054C">
        <w:t>du ordre</w:t>
      </w:r>
      <w:r w:rsidR="009360C9">
        <w:t xml:space="preserve"> maximum</w:t>
      </w:r>
      <w:r w:rsidR="00E11693" w:rsidRPr="00E11693">
        <w:t xml:space="preserve"> (c'est-à-dire les racines de </w:t>
      </w:r>
      <m:oMath>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r>
          <w:rPr>
            <w:rFonts w:ascii="Cambria Math" w:hAnsi="Cambria Math"/>
          </w:rPr>
          <m:t>dζ</m:t>
        </m:r>
        <m:r>
          <m:rPr>
            <m:sty m:val="p"/>
          </m:rPr>
          <w:rPr>
            <w:rFonts w:ascii="Cambria Math" w:hAnsi="Cambria Math"/>
          </w:rPr>
          <m:t xml:space="preserve"> )</m:t>
        </m:r>
      </m:oMath>
      <w:r w:rsidR="00D20BCF">
        <w:t xml:space="preserve">. </w:t>
      </w:r>
    </w:p>
    <w:p w14:paraId="6FC9C251" w14:textId="36EF3482" w:rsidR="002E6756" w:rsidRDefault="004D208A" w:rsidP="00DB0772">
      <w:pPr>
        <w:spacing w:line="360" w:lineRule="auto"/>
      </w:pPr>
      <w:r w:rsidRPr="004D208A">
        <w:t>Pour une position donnée</w:t>
      </w:r>
      <w:r>
        <w:t xml:space="preserve"> </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e>
        </m:d>
      </m:oMath>
      <w:r w:rsidRPr="004D208A">
        <w:t xml:space="preserve"> dans </w:t>
      </w:r>
      <w:r>
        <w:t>le plan x-z</w:t>
      </w:r>
      <w:r w:rsidRPr="004D208A">
        <w:t>, la température</w:t>
      </w:r>
      <w:r w:rsidR="001F61B8">
        <w:t xml:space="preserve"> à travers le film mince</w:t>
      </w:r>
      <w:r w:rsidRPr="004D208A">
        <w:t xml:space="preserve"> est remplacée par son approximati</w:t>
      </w:r>
      <w:r w:rsidR="00F97626">
        <w:t xml:space="preserve">on (17) </w:t>
      </w:r>
      <w:r w:rsidRPr="004D208A">
        <w:t xml:space="preserve">et l'équation d'énergie (16) est appliquée </w:t>
      </w:r>
      <w:r w:rsidR="00C20D88">
        <w:t>à</w:t>
      </w:r>
      <w:r w:rsidRPr="004D208A">
        <w:t xml:space="preserve"> chaque point de Lobatto</w:t>
      </w:r>
      <m:oMath>
        <m:r>
          <m:rPr>
            <m:sty m:val="p"/>
          </m:rPr>
          <w:rPr>
            <w:rFonts w:ascii="Cambria Math" w:hAnsi="Cambria Math"/>
          </w:rPr>
          <m:t xml:space="preserve"> </m:t>
        </m:r>
        <m:sSub>
          <m:sSubPr>
            <m:ctrlPr>
              <w:rPr>
                <w:rFonts w:ascii="Cambria Math" w:hAnsi="Cambria Math"/>
              </w:rPr>
            </m:ctrlPr>
          </m:sSubPr>
          <m:e>
            <m:r>
              <w:rPr>
                <w:rFonts w:ascii="Cambria Math" w:hAnsi="Cambria Math"/>
              </w:rPr>
              <m:t>ζ</m:t>
            </m:r>
          </m:e>
          <m:sub>
            <m:r>
              <w:rPr>
                <w:rFonts w:ascii="Cambria Math" w:hAnsi="Cambria Math"/>
              </w:rPr>
              <m:t>j</m:t>
            </m:r>
          </m:sub>
        </m:sSub>
        <m:r>
          <m:rPr>
            <m:sty m:val="p"/>
          </m:rPr>
          <w:rPr>
            <w:rFonts w:ascii="Cambria Math" w:hAnsi="Cambria Math"/>
          </w:rPr>
          <m:t xml:space="preserve"> ,</m:t>
        </m:r>
        <m:r>
          <w:rPr>
            <w:rFonts w:ascii="Cambria Math" w:hAnsi="Cambria Math"/>
          </w:rPr>
          <m:t>j</m:t>
        </m:r>
        <m:r>
          <m:rPr>
            <m:sty m:val="p"/>
          </m:rPr>
          <w:rPr>
            <w:rFonts w:ascii="Cambria Math" w:hAnsi="Cambria Math" w:cs="Cambria Math"/>
          </w:rPr>
          <m:t>∈</m:t>
        </m:r>
        <m:r>
          <m:rPr>
            <m:sty m:val="p"/>
          </m:rPr>
          <w:rPr>
            <w:rFonts w:ascii="Cambria Math" w:hAnsi="Cambria Math"/>
          </w:rPr>
          <m:t>[1,...,</m:t>
        </m:r>
        <m:r>
          <w:rPr>
            <w:rFonts w:ascii="Cambria Math" w:hAnsi="Cambria Math"/>
          </w:rPr>
          <m:t>N</m:t>
        </m:r>
        <m:r>
          <m:rPr>
            <m:sty m:val="p"/>
          </m:rPr>
          <w:rPr>
            <w:rFonts w:ascii="Cambria Math" w:hAnsi="Cambria Math"/>
          </w:rPr>
          <m:t>-1]</m:t>
        </m:r>
      </m:oMath>
      <w:r w:rsidRPr="004D208A">
        <w:t xml:space="preserve">. Cela conduit </w:t>
      </w:r>
      <w:r w:rsidRPr="001C390D">
        <w:t>à</w:t>
      </w:r>
      <w:r w:rsidRPr="004D208A">
        <w:t xml:space="preserve"> N-1 équations aux dérivées partielles avec </w:t>
      </w:r>
      <w:r w:rsidR="00C43B4C">
        <w:t xml:space="preserve">les N+1 </w:t>
      </w:r>
      <w:r w:rsidRPr="004D208A">
        <w:t>inconnue</w:t>
      </w:r>
      <w:r w:rsidR="00C43B4C">
        <w:t>s</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oMath>
      <w:r w:rsidR="00C43B4C">
        <w:t xml:space="preserve"> </w:t>
      </w:r>
      <w:r w:rsidRPr="004D208A">
        <w:t>. Les conditions</w:t>
      </w:r>
      <w:r w:rsidR="00C43B4C">
        <w:t xml:space="preserve"> aux</w:t>
      </w:r>
      <w:r w:rsidRPr="004D208A">
        <w:t xml:space="preserve"> limit</w:t>
      </w:r>
      <w:r w:rsidR="00C43B4C">
        <w:t>es sont appliquées aux deux parois</w:t>
      </w:r>
      <w:r w:rsidRPr="004D208A">
        <w:t xml:space="preserve">, </w:t>
      </w:r>
      <m:oMath>
        <m:r>
          <w:rPr>
            <w:rFonts w:ascii="Cambria Math" w:hAnsi="Cambria Math"/>
          </w:rPr>
          <m:t>ζ</m:t>
        </m:r>
        <m:r>
          <m:rPr>
            <m:sty m:val="p"/>
          </m:rPr>
          <w:rPr>
            <w:rFonts w:ascii="Cambria Math" w:hAnsi="Cambria Math"/>
          </w:rPr>
          <m:t>=-1</m:t>
        </m:r>
      </m:oMath>
      <w:r w:rsidRPr="004D208A">
        <w:t xml:space="preserve"> et </w:t>
      </w:r>
      <m:oMath>
        <m:r>
          <w:rPr>
            <w:rFonts w:ascii="Cambria Math" w:hAnsi="Cambria Math"/>
          </w:rPr>
          <m:t>ζ</m:t>
        </m:r>
        <m:r>
          <m:rPr>
            <m:sty m:val="p"/>
          </m:rPr>
          <w:rPr>
            <w:rFonts w:ascii="Cambria Math" w:hAnsi="Cambria Math"/>
          </w:rPr>
          <m:t>=1</m:t>
        </m:r>
      </m:oMath>
      <w:r w:rsidRPr="004D208A">
        <w:t xml:space="preserve">, ce qui conduit </w:t>
      </w:r>
      <w:r w:rsidR="00853B42">
        <w:t>à</w:t>
      </w:r>
      <w:r w:rsidRPr="004D208A">
        <w:t xml:space="preserve"> deux autres équations. Au total, on obtient un système </w:t>
      </w:r>
      <w:r w:rsidR="00255EAE">
        <w:t>des</w:t>
      </w:r>
      <w:r w:rsidR="00932982">
        <w:t xml:space="preserve"> N+1 </w:t>
      </w:r>
      <w:r w:rsidRPr="004D208A">
        <w:t>éq</w:t>
      </w:r>
      <w:r w:rsidR="00C43B4C">
        <w:t>uations pour les N+1 inconnus</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oMath>
      <w:r w:rsidR="00C43B4C">
        <w:t xml:space="preserve"> </w:t>
      </w:r>
      <w:r w:rsidRPr="004D208A">
        <w:t>.</w:t>
      </w:r>
      <w:r w:rsidR="002E6756">
        <w:t xml:space="preserve"> </w:t>
      </w:r>
    </w:p>
    <w:p w14:paraId="4702D1DD" w14:textId="2F7E912B" w:rsidR="005A3AED" w:rsidRDefault="00B01BA4" w:rsidP="00DB0772">
      <w:pPr>
        <w:spacing w:line="360" w:lineRule="auto"/>
      </w:pPr>
      <w:r>
        <w:t>Toutes les démonstrations de ces formulations concernées sont détaillées en Annexe</w:t>
      </w:r>
    </w:p>
    <w:p w14:paraId="073B59BD" w14:textId="360E8337" w:rsidR="00C41739" w:rsidRDefault="00080668" w:rsidP="00DB0772">
      <w:pPr>
        <w:pStyle w:val="Titre1"/>
        <w:spacing w:line="360" w:lineRule="auto"/>
      </w:pPr>
      <w:r>
        <w:t>Efforts</w:t>
      </w:r>
      <w:r w:rsidR="00892A52">
        <w:t xml:space="preserve"> générés dans</w:t>
      </w:r>
      <w:r w:rsidR="004F2CA9">
        <w:t xml:space="preserve"> palier</w:t>
      </w:r>
      <w:r w:rsidR="00AE5FDA">
        <w:t>s hydrodynamiques</w:t>
      </w:r>
    </w:p>
    <w:p w14:paraId="7DC29699" w14:textId="23567F31" w:rsidR="00AF06AF" w:rsidRDefault="001F3781" w:rsidP="009F2705">
      <w:pPr>
        <w:spacing w:line="360" w:lineRule="auto"/>
        <w:rPr>
          <w:sz w:val="23"/>
          <w:szCs w:val="23"/>
        </w:rPr>
      </w:pPr>
      <w:r>
        <w:rPr>
          <w:sz w:val="23"/>
          <w:szCs w:val="23"/>
        </w:rPr>
        <w:t>Dans</w:t>
      </w:r>
      <w:r w:rsidR="00A7541A">
        <w:rPr>
          <w:sz w:val="23"/>
          <w:szCs w:val="23"/>
        </w:rPr>
        <w:t xml:space="preserve"> </w:t>
      </w:r>
      <w:r w:rsidR="00604782">
        <w:rPr>
          <w:sz w:val="23"/>
          <w:szCs w:val="23"/>
        </w:rPr>
        <w:t>la plupart des</w:t>
      </w:r>
      <w:r w:rsidR="00A7541A">
        <w:rPr>
          <w:sz w:val="23"/>
          <w:szCs w:val="23"/>
        </w:rPr>
        <w:t xml:space="preserve"> analyses</w:t>
      </w:r>
      <w:r w:rsidR="00604782">
        <w:rPr>
          <w:sz w:val="23"/>
          <w:szCs w:val="23"/>
        </w:rPr>
        <w:t xml:space="preserve"> de palier</w:t>
      </w:r>
      <w:r w:rsidR="00CB7123">
        <w:rPr>
          <w:sz w:val="23"/>
          <w:szCs w:val="23"/>
        </w:rPr>
        <w:t xml:space="preserve">, </w:t>
      </w:r>
      <w:r w:rsidR="00C52903">
        <w:rPr>
          <w:sz w:val="23"/>
          <w:szCs w:val="23"/>
        </w:rPr>
        <w:t xml:space="preserve">par exemples le </w:t>
      </w:r>
      <w:r w:rsidR="00CB7123">
        <w:rPr>
          <w:sz w:val="23"/>
          <w:szCs w:val="23"/>
        </w:rPr>
        <w:t xml:space="preserve">calcul à charge </w:t>
      </w:r>
      <w:r w:rsidR="00673361">
        <w:rPr>
          <w:sz w:val="23"/>
          <w:szCs w:val="23"/>
        </w:rPr>
        <w:t>imposé</w:t>
      </w:r>
      <w:r w:rsidR="002B5909">
        <w:rPr>
          <w:sz w:val="23"/>
          <w:szCs w:val="23"/>
        </w:rPr>
        <w:t xml:space="preserve"> ou </w:t>
      </w:r>
      <w:r w:rsidR="00C52903">
        <w:rPr>
          <w:sz w:val="23"/>
          <w:szCs w:val="23"/>
        </w:rPr>
        <w:t>l’</w:t>
      </w:r>
      <w:r w:rsidR="002B5909">
        <w:rPr>
          <w:sz w:val="23"/>
          <w:szCs w:val="23"/>
        </w:rPr>
        <w:t>analyse dynamique du système rotor-palier</w:t>
      </w:r>
      <w:r w:rsidR="00673361">
        <w:rPr>
          <w:sz w:val="23"/>
          <w:szCs w:val="23"/>
        </w:rPr>
        <w:t>,</w:t>
      </w:r>
      <w:r w:rsidR="00DB0772">
        <w:rPr>
          <w:sz w:val="23"/>
          <w:szCs w:val="23"/>
        </w:rPr>
        <w:t xml:space="preserve"> </w:t>
      </w:r>
      <w:r w:rsidR="00CB7123">
        <w:rPr>
          <w:sz w:val="23"/>
          <w:szCs w:val="23"/>
        </w:rPr>
        <w:t xml:space="preserve">ce n’est pas la pression </w:t>
      </w:r>
      <w:r w:rsidR="00236455">
        <w:rPr>
          <w:sz w:val="23"/>
          <w:szCs w:val="23"/>
        </w:rPr>
        <w:t xml:space="preserve">qui </w:t>
      </w:r>
      <w:r w:rsidR="00CB7123">
        <w:rPr>
          <w:sz w:val="23"/>
          <w:szCs w:val="23"/>
        </w:rPr>
        <w:t xml:space="preserve">nous </w:t>
      </w:r>
      <w:r w:rsidR="00673361">
        <w:rPr>
          <w:sz w:val="23"/>
          <w:szCs w:val="23"/>
        </w:rPr>
        <w:t>concerne directement</w:t>
      </w:r>
      <w:r w:rsidR="00CB7123">
        <w:rPr>
          <w:sz w:val="23"/>
          <w:szCs w:val="23"/>
        </w:rPr>
        <w:t xml:space="preserve"> mais la force</w:t>
      </w:r>
      <w:r w:rsidR="00F31E1F">
        <w:rPr>
          <w:sz w:val="23"/>
          <w:szCs w:val="23"/>
        </w:rPr>
        <w:t xml:space="preserve"> fluide</w:t>
      </w:r>
      <w:r w:rsidR="00CB7123">
        <w:rPr>
          <w:sz w:val="23"/>
          <w:szCs w:val="23"/>
        </w:rPr>
        <w:t xml:space="preserve"> </w:t>
      </w:r>
      <w:r w:rsidR="00F31E1F">
        <w:rPr>
          <w:sz w:val="23"/>
          <w:szCs w:val="23"/>
        </w:rPr>
        <w:t>engendrée par le film mince</w:t>
      </w:r>
      <w:r w:rsidR="00236455">
        <w:rPr>
          <w:sz w:val="23"/>
          <w:szCs w:val="23"/>
        </w:rPr>
        <w:t xml:space="preserve">. </w:t>
      </w:r>
      <w:r w:rsidR="00F31E1F">
        <w:rPr>
          <w:sz w:val="23"/>
          <w:szCs w:val="23"/>
        </w:rPr>
        <w:t>Ainsi, le calcul de la force et le moment dans le palier peut être un enchainement d</w:t>
      </w:r>
      <w:r w:rsidR="00685D52">
        <w:rPr>
          <w:sz w:val="23"/>
          <w:szCs w:val="23"/>
        </w:rPr>
        <w:t>e</w:t>
      </w:r>
      <w:r w:rsidR="00F31E1F">
        <w:rPr>
          <w:sz w:val="23"/>
          <w:szCs w:val="23"/>
        </w:rPr>
        <w:t xml:space="preserve"> </w:t>
      </w:r>
      <w:r w:rsidR="00685D52">
        <w:rPr>
          <w:sz w:val="23"/>
          <w:szCs w:val="23"/>
        </w:rPr>
        <w:t>la résolution des équations de lubrification.</w:t>
      </w:r>
      <w:r w:rsidR="00B73405">
        <w:rPr>
          <w:sz w:val="23"/>
          <w:szCs w:val="23"/>
        </w:rPr>
        <w:t xml:space="preserve"> </w:t>
      </w:r>
      <w:r w:rsidR="00C51B93">
        <w:rPr>
          <w:sz w:val="23"/>
          <w:szCs w:val="23"/>
        </w:rPr>
        <w:t xml:space="preserve">Si </w:t>
      </w:r>
      <w:r w:rsidR="006B31C9">
        <w:rPr>
          <w:sz w:val="23"/>
          <w:szCs w:val="23"/>
        </w:rPr>
        <w:t>c</w:t>
      </w:r>
      <w:r w:rsidR="00C51B93">
        <w:rPr>
          <w:sz w:val="23"/>
          <w:szCs w:val="23"/>
        </w:rPr>
        <w:t xml:space="preserve">es efforts sont </w:t>
      </w:r>
      <w:r w:rsidR="0074288D">
        <w:rPr>
          <w:sz w:val="23"/>
          <w:szCs w:val="23"/>
        </w:rPr>
        <w:t>exprimés</w:t>
      </w:r>
      <w:r w:rsidR="00C51B93">
        <w:rPr>
          <w:sz w:val="23"/>
          <w:szCs w:val="23"/>
        </w:rPr>
        <w:t xml:space="preserve"> dans le repère fixe</w:t>
      </w:r>
      <m:oMath>
        <m:r>
          <w:rPr>
            <w:rFonts w:ascii="Cambria Math" w:hAnsi="Cambria Math"/>
            <w:sz w:val="23"/>
            <w:szCs w:val="23"/>
          </w:rPr>
          <m:t xml:space="preserve"> </m:t>
        </m:r>
        <m:r>
          <w:rPr>
            <w:rFonts w:ascii="Cambria Math" w:hAnsi="Cambria Math"/>
          </w:rPr>
          <m:t>R&lt;X,Y&gt;</m:t>
        </m:r>
      </m:oMath>
      <w:r>
        <w:t xml:space="preserve"> (</w:t>
      </w:r>
      <w:r w:rsidRPr="001F3781">
        <w:rPr>
          <w:b/>
        </w:rPr>
        <w:fldChar w:fldCharType="begin"/>
      </w:r>
      <w:r w:rsidRPr="001F3781">
        <w:rPr>
          <w:b/>
        </w:rPr>
        <w:instrText xml:space="preserve"> REF _Ref526328409 \h </w:instrText>
      </w:r>
      <w:r>
        <w:rPr>
          <w:b/>
        </w:rPr>
        <w:instrText xml:space="preserve"> \* MERGEFORMAT </w:instrText>
      </w:r>
      <w:r w:rsidRPr="001F3781">
        <w:rPr>
          <w:b/>
        </w:rPr>
      </w:r>
      <w:r w:rsidRPr="001F3781">
        <w:rPr>
          <w:b/>
        </w:rPr>
        <w:fldChar w:fldCharType="separate"/>
      </w:r>
      <w:r w:rsidR="002C4AD4" w:rsidRPr="002C4AD4">
        <w:rPr>
          <w:b/>
          <w:i/>
        </w:rPr>
        <w:t xml:space="preserve">Figure </w:t>
      </w:r>
      <w:r w:rsidR="002C4AD4" w:rsidRPr="002C4AD4">
        <w:rPr>
          <w:b/>
          <w:i/>
          <w:noProof/>
        </w:rPr>
        <w:t>2</w:t>
      </w:r>
      <w:r w:rsidRPr="001F3781">
        <w:rPr>
          <w:b/>
        </w:rPr>
        <w:fldChar w:fldCharType="end"/>
      </w:r>
      <w:r w:rsidRPr="001F3781">
        <w:rPr>
          <w:b/>
        </w:rPr>
        <w:t>)</w:t>
      </w:r>
      <w:r w:rsidR="00C51B93">
        <w:rPr>
          <w:sz w:val="23"/>
          <w:szCs w:val="23"/>
        </w:rPr>
        <w:t>,</w:t>
      </w:r>
      <w:r w:rsidR="00F31E1F">
        <w:rPr>
          <w:sz w:val="23"/>
          <w:szCs w:val="23"/>
        </w:rPr>
        <w:t xml:space="preserve"> </w:t>
      </w:r>
      <w:r w:rsidR="00933D12">
        <w:rPr>
          <w:sz w:val="23"/>
          <w:szCs w:val="23"/>
        </w:rPr>
        <w:t xml:space="preserve">après l’intégration sur le domaine de calcul </w:t>
      </w:r>
      <w:r w:rsidR="00933D12" w:rsidRPr="007B34F0">
        <w:rPr>
          <w:sz w:val="23"/>
          <w:szCs w:val="23"/>
        </w:rPr>
        <w:t>de</w:t>
      </w:r>
      <w:r w:rsidR="00933D12">
        <w:rPr>
          <w:sz w:val="23"/>
          <w:szCs w:val="23"/>
        </w:rPr>
        <w:t xml:space="preserve"> la</w:t>
      </w:r>
      <w:r w:rsidR="00933D12" w:rsidRPr="007B34F0">
        <w:rPr>
          <w:sz w:val="23"/>
          <w:szCs w:val="23"/>
        </w:rPr>
        <w:t xml:space="preserve"> pression</w:t>
      </w:r>
      <m:oMath>
        <m:r>
          <w:rPr>
            <w:rFonts w:ascii="Cambria Math" w:hAnsi="Cambria Math"/>
            <w:sz w:val="23"/>
            <w:szCs w:val="23"/>
          </w:rPr>
          <m:t xml:space="preserve"> S(x,z)</m:t>
        </m:r>
      </m:oMath>
      <w:r w:rsidR="00933D12">
        <w:rPr>
          <w:sz w:val="23"/>
          <w:szCs w:val="23"/>
        </w:rPr>
        <w:t>,</w:t>
      </w:r>
      <w:r w:rsidR="0074288D">
        <w:rPr>
          <w:sz w:val="23"/>
          <w:szCs w:val="23"/>
        </w:rPr>
        <w:t xml:space="preserve"> </w:t>
      </w:r>
      <w:r w:rsidR="00C51B93">
        <w:rPr>
          <w:sz w:val="23"/>
          <w:szCs w:val="23"/>
        </w:rPr>
        <w:t>l</w:t>
      </w:r>
      <w:r w:rsidR="00F35551">
        <w:rPr>
          <w:sz w:val="23"/>
          <w:szCs w:val="23"/>
        </w:rPr>
        <w:t>a force fluide et le moment généré</w:t>
      </w:r>
      <w:r w:rsidR="008C0017">
        <w:rPr>
          <w:sz w:val="23"/>
          <w:szCs w:val="23"/>
        </w:rPr>
        <w:t>s</w:t>
      </w:r>
      <w:r w:rsidR="00F35551">
        <w:rPr>
          <w:sz w:val="23"/>
          <w:szCs w:val="23"/>
        </w:rPr>
        <w:t xml:space="preserve"> sont </w:t>
      </w:r>
      <w:r w:rsidR="006505BF">
        <w:rPr>
          <w:sz w:val="23"/>
          <w:szCs w:val="23"/>
        </w:rPr>
        <w:t>obtenus</w:t>
      </w:r>
      <w:r w:rsidR="00F35551">
        <w:rPr>
          <w:sz w:val="23"/>
          <w:szCs w:val="23"/>
        </w:rPr>
        <w:t xml:space="preserve"> par</w:t>
      </w:r>
      <w:r w:rsidR="00933D12">
        <w:rPr>
          <w:sz w:val="23"/>
          <w:szCs w:val="23"/>
        </w:rP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505BF" w:rsidRPr="00AA3E05" w14:paraId="103D94FD" w14:textId="77777777" w:rsidTr="008901B3">
        <w:trPr>
          <w:trHeight w:val="635"/>
          <w:tblHeader/>
          <w:jc w:val="center"/>
        </w:trPr>
        <w:tc>
          <w:tcPr>
            <w:tcW w:w="7943" w:type="dxa"/>
            <w:vAlign w:val="center"/>
          </w:tcPr>
          <w:p w14:paraId="7676DAA9" w14:textId="6FB8A2E8" w:rsidR="006505BF" w:rsidRPr="00D51381" w:rsidRDefault="00760BCD" w:rsidP="009F2705">
            <w:pPr>
              <w:spacing w:line="360" w:lineRule="auto"/>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p</m:t>
                          </m:r>
                          <m:d>
                            <m:dPr>
                              <m:ctrlPr>
                                <w:rPr>
                                  <w:rFonts w:ascii="Cambria Math" w:hAnsi="Cambria Math"/>
                                  <w:i/>
                                </w:rPr>
                              </m:ctrlPr>
                            </m:dPr>
                            <m:e>
                              <m:r>
                                <w:rPr>
                                  <w:rFonts w:ascii="Cambria Math" w:hAnsi="Cambria Math"/>
                                </w:rPr>
                                <m:t>x,z</m:t>
                              </m:r>
                            </m:e>
                          </m:d>
                          <m:r>
                            <w:rPr>
                              <w:rFonts w:ascii="Cambria Math" w:hAnsi="Cambria Math"/>
                            </w:rPr>
                            <m:t>cos</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r>
                        <w:rPr>
                          <w:rFonts w:ascii="Cambria Math" w:hAnsi="Cambria Math"/>
                        </w:rPr>
                        <m:t xml:space="preserve">    ;</m:t>
                      </m:r>
                    </m:e>
                    <m:e>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p</m:t>
                          </m:r>
                          <m:d>
                            <m:dPr>
                              <m:ctrlPr>
                                <w:rPr>
                                  <w:rFonts w:ascii="Cambria Math" w:hAnsi="Cambria Math"/>
                                  <w:i/>
                                </w:rPr>
                              </m:ctrlPr>
                            </m:dPr>
                            <m:e>
                              <m:r>
                                <w:rPr>
                                  <w:rFonts w:ascii="Cambria Math" w:hAnsi="Cambria Math"/>
                                </w:rPr>
                                <m:t>x,z</m:t>
                              </m:r>
                            </m:e>
                          </m:d>
                          <m:r>
                            <w:rPr>
                              <w:rFonts w:ascii="Cambria Math" w:hAnsi="Cambria Math"/>
                            </w:rPr>
                            <m:t>sin</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zp</m:t>
                          </m:r>
                          <m:d>
                            <m:dPr>
                              <m:ctrlPr>
                                <w:rPr>
                                  <w:rFonts w:ascii="Cambria Math" w:hAnsi="Cambria Math"/>
                                  <w:i/>
                                </w:rPr>
                              </m:ctrlPr>
                            </m:dPr>
                            <m:e>
                              <m:r>
                                <w:rPr>
                                  <w:rFonts w:ascii="Cambria Math" w:hAnsi="Cambria Math"/>
                                </w:rPr>
                                <m:t>x,z</m:t>
                              </m:r>
                            </m:e>
                          </m:d>
                          <m:r>
                            <w:rPr>
                              <w:rFonts w:ascii="Cambria Math" w:hAnsi="Cambria Math"/>
                            </w:rPr>
                            <m:t>sin</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r>
                        <w:rPr>
                          <w:rFonts w:ascii="Cambria Math" w:hAnsi="Cambria Math"/>
                        </w:rPr>
                        <m:t xml:space="preserve">   ;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zp</m:t>
                          </m:r>
                          <m:d>
                            <m:dPr>
                              <m:ctrlPr>
                                <w:rPr>
                                  <w:rFonts w:ascii="Cambria Math" w:hAnsi="Cambria Math"/>
                                  <w:i/>
                                </w:rPr>
                              </m:ctrlPr>
                            </m:dPr>
                            <m:e>
                              <m:r>
                                <w:rPr>
                                  <w:rFonts w:ascii="Cambria Math" w:hAnsi="Cambria Math"/>
                                </w:rPr>
                                <m:t>x,z</m:t>
                              </m:r>
                            </m:e>
                          </m:d>
                          <m:r>
                            <w:rPr>
                              <w:rFonts w:ascii="Cambria Math" w:hAnsi="Cambria Math"/>
                            </w:rPr>
                            <m:t>cos</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e>
                  </m:mr>
                </m:m>
              </m:oMath>
            </m:oMathPara>
          </w:p>
        </w:tc>
        <w:tc>
          <w:tcPr>
            <w:tcW w:w="1096" w:type="dxa"/>
            <w:vAlign w:val="center"/>
          </w:tcPr>
          <w:p w14:paraId="48AF82E6" w14:textId="77777777" w:rsidR="006505BF" w:rsidRPr="001C390D" w:rsidRDefault="006505BF" w:rsidP="009F2705">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116D49BC" w14:textId="2E3AC3F9" w:rsidR="00F31E1F" w:rsidRDefault="006B1A08" w:rsidP="009F2705">
      <w:pPr>
        <w:spacing w:line="360" w:lineRule="auto"/>
        <w:rPr>
          <w:sz w:val="23"/>
          <w:szCs w:val="23"/>
        </w:rPr>
      </w:pPr>
      <w:r>
        <w:rPr>
          <w:sz w:val="23"/>
          <w:szCs w:val="23"/>
        </w:rPr>
        <w:lastRenderedPageBreak/>
        <w:t xml:space="preserve">avec </w:t>
      </w:r>
      <m:oMath>
        <m:sSup>
          <m:sSupPr>
            <m:ctrlPr>
              <w:rPr>
                <w:rFonts w:ascii="Cambria Math" w:hAnsi="Cambria Math"/>
                <w:i/>
                <w:sz w:val="23"/>
                <w:szCs w:val="23"/>
              </w:rPr>
            </m:ctrlPr>
          </m:sSupPr>
          <m:e>
            <m:r>
              <w:rPr>
                <w:rFonts w:ascii="Cambria Math" w:hAnsi="Cambria Math"/>
                <w:sz w:val="23"/>
                <w:szCs w:val="23"/>
              </w:rPr>
              <m:t>θ</m:t>
            </m:r>
          </m:e>
          <m:sup>
            <m:r>
              <w:rPr>
                <w:rFonts w:ascii="Cambria Math" w:hAnsi="Cambria Math"/>
                <w:sz w:val="23"/>
                <w:szCs w:val="23"/>
              </w:rPr>
              <m:t>*</m:t>
            </m:r>
          </m:sup>
        </m:sSup>
        <m:r>
          <w:rPr>
            <w:rFonts w:ascii="Cambria Math" w:hAnsi="Cambria Math"/>
            <w:sz w:val="23"/>
            <w:szCs w:val="23"/>
          </w:rPr>
          <m:t xml:space="preserve">(x)=x/Rc </m:t>
        </m:r>
      </m:oMath>
      <w:r w:rsidR="002A5846">
        <w:rPr>
          <w:sz w:val="23"/>
          <w:szCs w:val="23"/>
        </w:rPr>
        <w:t xml:space="preserve"> où </w:t>
      </w:r>
      <m:oMath>
        <m:r>
          <w:rPr>
            <w:rFonts w:ascii="Cambria Math" w:hAnsi="Cambria Math"/>
            <w:sz w:val="23"/>
            <w:szCs w:val="23"/>
          </w:rPr>
          <m:t>Rc</m:t>
        </m:r>
      </m:oMath>
      <w:r w:rsidR="002A5846">
        <w:rPr>
          <w:sz w:val="23"/>
          <w:szCs w:val="23"/>
        </w:rPr>
        <w:t xml:space="preserve"> est la rayon intérieure du </w:t>
      </w:r>
      <w:r w:rsidR="00B91EEE">
        <w:rPr>
          <w:sz w:val="23"/>
          <w:szCs w:val="23"/>
        </w:rPr>
        <w:t>coussinet</w:t>
      </w:r>
      <w:r w:rsidR="0016496A">
        <w:rPr>
          <w:sz w:val="23"/>
          <w:szCs w:val="23"/>
        </w:rPr>
        <w:t xml:space="preserve">. </w:t>
      </w:r>
    </w:p>
    <w:p w14:paraId="1D296444" w14:textId="5B3F2ECA" w:rsidR="007C59B4" w:rsidRDefault="00F318EC" w:rsidP="009F2705">
      <w:pPr>
        <w:spacing w:line="360" w:lineRule="auto"/>
        <w:rPr>
          <w:sz w:val="23"/>
          <w:szCs w:val="23"/>
        </w:rPr>
      </w:pPr>
      <w:r>
        <w:rPr>
          <w:sz w:val="23"/>
          <w:szCs w:val="23"/>
        </w:rPr>
        <w:t>Ces</w:t>
      </w:r>
      <w:r w:rsidR="00D25742">
        <w:rPr>
          <w:sz w:val="23"/>
          <w:szCs w:val="23"/>
        </w:rPr>
        <w:t xml:space="preserve"> efforts </w:t>
      </w:r>
      <w:r w:rsidR="007C59B4">
        <w:rPr>
          <w:sz w:val="23"/>
          <w:szCs w:val="23"/>
        </w:rPr>
        <w:t>constitue</w:t>
      </w:r>
      <w:r w:rsidR="00D25742">
        <w:rPr>
          <w:sz w:val="23"/>
          <w:szCs w:val="23"/>
        </w:rPr>
        <w:t>nt</w:t>
      </w:r>
      <w:r w:rsidR="007C59B4">
        <w:rPr>
          <w:sz w:val="23"/>
          <w:szCs w:val="23"/>
        </w:rPr>
        <w:t xml:space="preserve"> le torseur </w:t>
      </w:r>
      <w:r w:rsidR="00D25742">
        <w:rPr>
          <w:sz w:val="23"/>
          <w:szCs w:val="23"/>
        </w:rPr>
        <w:t>d’actions exercées</w:t>
      </w:r>
      <w:r w:rsidR="007C59B4">
        <w:rPr>
          <w:sz w:val="23"/>
          <w:szCs w:val="23"/>
        </w:rPr>
        <w:t xml:space="preserve"> par le film lubrifiant sur le</w:t>
      </w:r>
      <w:r w:rsidR="00B5509A">
        <w:rPr>
          <w:sz w:val="23"/>
          <w:szCs w:val="23"/>
        </w:rPr>
        <w:t>s parois du palier</w:t>
      </w:r>
      <w:r w:rsidR="00917111">
        <w:rPr>
          <w:sz w:val="23"/>
          <w:szCs w:val="23"/>
        </w:rPr>
        <w:t xml:space="preserve"> et le torseur agissant sur le rotor est l’opposé de celui agissant sur le palier</w:t>
      </w:r>
      <w:r w:rsidR="00B5509A">
        <w:rPr>
          <w:sz w:val="23"/>
          <w:szCs w:val="23"/>
        </w:rPr>
        <w:t> :</w:t>
      </w:r>
      <w:r w:rsidR="00D25742">
        <w:rPr>
          <w:sz w:val="23"/>
          <w:szCs w:val="23"/>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B260E8" w:rsidRPr="00AA3E05" w14:paraId="1BB3ABFB" w14:textId="77777777" w:rsidTr="008901B3">
        <w:trPr>
          <w:trHeight w:val="635"/>
          <w:tblHeader/>
          <w:jc w:val="center"/>
        </w:trPr>
        <w:tc>
          <w:tcPr>
            <w:tcW w:w="7943" w:type="dxa"/>
            <w:vAlign w:val="center"/>
          </w:tcPr>
          <w:p w14:paraId="3252543A" w14:textId="35BF0098" w:rsidR="00B260E8" w:rsidRPr="00D51381" w:rsidRDefault="00E93A4D" w:rsidP="009F2705">
            <w:pPr>
              <w:spacing w:line="360" w:lineRule="auto"/>
              <w:jc w:val="center"/>
            </w:pPr>
            <m:oMathPara>
              <m:oMath>
                <m:r>
                  <m:rPr>
                    <m:scr m:val="script"/>
                    <m:sty m:val="bi"/>
                  </m:rPr>
                  <w:rPr>
                    <w:rFonts w:ascii="Cambria Math" w:hAnsi="Cambria Math"/>
                  </w:rPr>
                  <m:t>T</m:t>
                </m:r>
                <m:d>
                  <m:dPr>
                    <m:ctrlPr>
                      <w:rPr>
                        <w:rFonts w:ascii="Cambria Math" w:hAnsi="Cambria Math"/>
                        <w:i/>
                      </w:rPr>
                    </m:ctrlPr>
                  </m:dPr>
                  <m:e>
                    <m:r>
                      <w:rPr>
                        <w:rFonts w:ascii="Cambria Math" w:hAnsi="Cambria Math"/>
                      </w:rPr>
                      <m:t>fluide→palier</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mr>
                      <m:mr>
                        <m:e>
                          <m:sSub>
                            <m:sSubPr>
                              <m:ctrlPr>
                                <w:rPr>
                                  <w:rFonts w:ascii="Cambria Math" w:hAnsi="Cambria Math"/>
                                  <w:i/>
                                </w:rPr>
                              </m:ctrlPr>
                            </m:sSubPr>
                            <m:e>
                              <m:r>
                                <w:rPr>
                                  <w:rFonts w:ascii="Cambria Math" w:hAnsi="Cambria Math"/>
                                </w:rPr>
                                <m:t>F</m:t>
                              </m:r>
                            </m:e>
                            <m:sub>
                              <m:r>
                                <w:rPr>
                                  <w:rFonts w:ascii="Cambria Math" w:hAnsi="Cambria Math"/>
                                </w:rPr>
                                <m:t>Y</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e>
                      </m:mr>
                    </m:m>
                  </m:e>
                </m:d>
                <m:r>
                  <w:rPr>
                    <w:rFonts w:ascii="Cambria Math" w:hAnsi="Cambria Math"/>
                  </w:rPr>
                  <m:t xml:space="preserve">=- </m:t>
                </m:r>
                <m:r>
                  <m:rPr>
                    <m:scr m:val="script"/>
                    <m:sty m:val="bi"/>
                  </m:rPr>
                  <w:rPr>
                    <w:rFonts w:ascii="Cambria Math" w:hAnsi="Cambria Math"/>
                  </w:rPr>
                  <m:t>T</m:t>
                </m:r>
                <m:d>
                  <m:dPr>
                    <m:ctrlPr>
                      <w:rPr>
                        <w:rFonts w:ascii="Cambria Math" w:hAnsi="Cambria Math"/>
                        <w:i/>
                      </w:rPr>
                    </m:ctrlPr>
                  </m:dPr>
                  <m:e>
                    <m:r>
                      <w:rPr>
                        <w:rFonts w:ascii="Cambria Math" w:hAnsi="Cambria Math"/>
                      </w:rPr>
                      <m:t>fluide→rotor</m:t>
                    </m:r>
                  </m:e>
                </m:d>
              </m:oMath>
            </m:oMathPara>
          </w:p>
        </w:tc>
        <w:tc>
          <w:tcPr>
            <w:tcW w:w="1096" w:type="dxa"/>
            <w:vAlign w:val="center"/>
          </w:tcPr>
          <w:p w14:paraId="1B761295" w14:textId="77777777" w:rsidR="00B260E8" w:rsidRPr="001C390D" w:rsidRDefault="00B260E8" w:rsidP="009F2705">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716648FA" w14:textId="171ADD81" w:rsidR="00CE535A" w:rsidRDefault="00047C0F" w:rsidP="009F2705">
      <w:pPr>
        <w:spacing w:line="360" w:lineRule="auto"/>
        <w:rPr>
          <w:sz w:val="23"/>
          <w:szCs w:val="23"/>
        </w:rPr>
      </w:pPr>
      <w:r>
        <w:rPr>
          <w:sz w:val="23"/>
          <w:szCs w:val="23"/>
        </w:rPr>
        <w:t xml:space="preserve">Le résultat du calcul des efforts hydrodynamique permet d’évaluer la portance </w:t>
      </w:r>
      <w:r w:rsidR="001F3781">
        <w:rPr>
          <w:sz w:val="23"/>
          <w:szCs w:val="23"/>
        </w:rPr>
        <w:t>à partir de la</w:t>
      </w:r>
      <w:r>
        <w:rPr>
          <w:sz w:val="23"/>
          <w:szCs w:val="23"/>
        </w:rPr>
        <w:t xml:space="preserve"> position imposée du rotor dans le palier.</w:t>
      </w:r>
      <w:r w:rsidR="007B631C">
        <w:rPr>
          <w:sz w:val="23"/>
          <w:szCs w:val="23"/>
        </w:rPr>
        <w:t xml:space="preserve"> </w:t>
      </w:r>
      <w:r w:rsidR="001F3781">
        <w:rPr>
          <w:sz w:val="23"/>
          <w:szCs w:val="23"/>
        </w:rPr>
        <w:t xml:space="preserve">Cependant, dans la majorité des calculs, </w:t>
      </w:r>
      <w:r w:rsidR="009804A4">
        <w:rPr>
          <w:sz w:val="23"/>
          <w:szCs w:val="23"/>
        </w:rPr>
        <w:t>on ne connaît pas la position d</w:t>
      </w:r>
      <w:r w:rsidR="00250DA2">
        <w:rPr>
          <w:sz w:val="23"/>
          <w:szCs w:val="23"/>
        </w:rPr>
        <w:t>u</w:t>
      </w:r>
      <w:r w:rsidR="009804A4">
        <w:rPr>
          <w:sz w:val="23"/>
          <w:szCs w:val="23"/>
        </w:rPr>
        <w:t xml:space="preserve"> rotor dans le palier ma</w:t>
      </w:r>
      <w:r w:rsidR="00A425B9">
        <w:rPr>
          <w:sz w:val="23"/>
          <w:szCs w:val="23"/>
        </w:rPr>
        <w:t>is sa</w:t>
      </w:r>
      <w:r w:rsidR="009804A4">
        <w:rPr>
          <w:sz w:val="23"/>
          <w:szCs w:val="23"/>
        </w:rPr>
        <w:t xml:space="preserve"> charge sur le palier</w:t>
      </w:r>
      <w:r w:rsidR="001F3781">
        <w:rPr>
          <w:sz w:val="23"/>
          <w:szCs w:val="23"/>
        </w:rPr>
        <w:t xml:space="preserve"> et sa vitesse. </w:t>
      </w:r>
      <w:r>
        <w:rPr>
          <w:sz w:val="23"/>
          <w:szCs w:val="23"/>
        </w:rPr>
        <w:t xml:space="preserve"> </w:t>
      </w:r>
      <w:r w:rsidR="00B70FDD">
        <w:rPr>
          <w:sz w:val="23"/>
          <w:szCs w:val="23"/>
        </w:rPr>
        <w:t>Ainsi, le</w:t>
      </w:r>
      <w:r w:rsidR="00F055CC">
        <w:rPr>
          <w:sz w:val="23"/>
          <w:szCs w:val="23"/>
        </w:rPr>
        <w:t xml:space="preserve"> calcul à charge imposé </w:t>
      </w:r>
      <w:r w:rsidR="00B70FDD">
        <w:rPr>
          <w:sz w:val="23"/>
          <w:szCs w:val="23"/>
        </w:rPr>
        <w:t xml:space="preserve">pour trouver la position </w:t>
      </w:r>
      <w:r w:rsidR="00D528E6">
        <w:rPr>
          <w:sz w:val="23"/>
          <w:szCs w:val="23"/>
        </w:rPr>
        <w:t>d’équilibre</w:t>
      </w:r>
      <w:r w:rsidR="00B70FDD">
        <w:rPr>
          <w:sz w:val="23"/>
          <w:szCs w:val="23"/>
        </w:rPr>
        <w:t xml:space="preserve"> du rotor dans le palier</w:t>
      </w:r>
      <w:r w:rsidR="0091037A">
        <w:rPr>
          <w:sz w:val="23"/>
          <w:szCs w:val="23"/>
        </w:rPr>
        <w:t xml:space="preserve"> est très demandé</w:t>
      </w:r>
      <w:r w:rsidR="00B70FDD">
        <w:rPr>
          <w:sz w:val="23"/>
          <w:szCs w:val="23"/>
        </w:rPr>
        <w:t>.</w:t>
      </w:r>
      <w:r w:rsidR="00D528E6">
        <w:rPr>
          <w:sz w:val="23"/>
          <w:szCs w:val="23"/>
        </w:rPr>
        <w:t xml:space="preserve"> </w:t>
      </w:r>
      <w:r w:rsidR="007B5C63">
        <w:rPr>
          <w:sz w:val="23"/>
          <w:szCs w:val="23"/>
        </w:rPr>
        <w:t>En outre,</w:t>
      </w:r>
      <w:r w:rsidR="00795C5D">
        <w:rPr>
          <w:sz w:val="23"/>
          <w:szCs w:val="23"/>
        </w:rPr>
        <w:t xml:space="preserve"> la résolution des équations de lubrification </w:t>
      </w:r>
      <w:r w:rsidR="000C001D">
        <w:rPr>
          <w:sz w:val="23"/>
          <w:szCs w:val="23"/>
        </w:rPr>
        <w:t>peut</w:t>
      </w:r>
      <w:r w:rsidR="00CE535A">
        <w:rPr>
          <w:sz w:val="23"/>
          <w:szCs w:val="23"/>
        </w:rPr>
        <w:t xml:space="preserve"> être branché</w:t>
      </w:r>
      <w:r w:rsidR="000C001D">
        <w:rPr>
          <w:sz w:val="23"/>
          <w:szCs w:val="23"/>
        </w:rPr>
        <w:t>e</w:t>
      </w:r>
      <w:r w:rsidR="00CE535A">
        <w:rPr>
          <w:sz w:val="23"/>
          <w:szCs w:val="23"/>
        </w:rPr>
        <w:t xml:space="preserve"> av</w:t>
      </w:r>
      <w:r w:rsidR="00326FEE">
        <w:rPr>
          <w:sz w:val="23"/>
          <w:szCs w:val="23"/>
        </w:rPr>
        <w:t>ec un modèle dynamique du rotor</w:t>
      </w:r>
      <w:r w:rsidR="00795C5D">
        <w:rPr>
          <w:sz w:val="23"/>
          <w:szCs w:val="23"/>
        </w:rPr>
        <w:t xml:space="preserve"> par le</w:t>
      </w:r>
      <w:r w:rsidR="0091037A">
        <w:rPr>
          <w:sz w:val="23"/>
          <w:szCs w:val="23"/>
        </w:rPr>
        <w:t>s efforts hydrodynamiques générés au palier</w:t>
      </w:r>
      <w:r w:rsidR="00795C5D">
        <w:rPr>
          <w:sz w:val="23"/>
          <w:szCs w:val="23"/>
        </w:rPr>
        <w:t xml:space="preserve">. </w:t>
      </w:r>
      <w:r w:rsidR="0091037A">
        <w:rPr>
          <w:sz w:val="23"/>
          <w:szCs w:val="23"/>
        </w:rPr>
        <w:t>En fait, l</w:t>
      </w:r>
      <w:r w:rsidR="00CD430A">
        <w:rPr>
          <w:sz w:val="23"/>
          <w:szCs w:val="23"/>
        </w:rPr>
        <w:t>e modèle dynamique du rotor donne sa position</w:t>
      </w:r>
      <w:r w:rsidR="001F3CA8">
        <w:rPr>
          <w:sz w:val="23"/>
          <w:szCs w:val="23"/>
        </w:rPr>
        <w:t xml:space="preserve"> dans le palier à partir de laquelle </w:t>
      </w:r>
      <w:r w:rsidR="00E1642D">
        <w:rPr>
          <w:sz w:val="23"/>
          <w:szCs w:val="23"/>
        </w:rPr>
        <w:t>le modèle du palier calcule le</w:t>
      </w:r>
      <w:r w:rsidR="00CD430A">
        <w:rPr>
          <w:sz w:val="23"/>
          <w:szCs w:val="23"/>
        </w:rPr>
        <w:t xml:space="preserve"> torseur d’action agissant du </w:t>
      </w:r>
      <w:r w:rsidR="0094386A">
        <w:rPr>
          <w:sz w:val="23"/>
          <w:szCs w:val="23"/>
        </w:rPr>
        <w:t>fluide</w:t>
      </w:r>
      <w:r w:rsidR="00CD430A">
        <w:rPr>
          <w:sz w:val="23"/>
          <w:szCs w:val="23"/>
        </w:rPr>
        <w:t xml:space="preserve"> au rotor</w:t>
      </w:r>
      <w:r w:rsidR="001F3CA8">
        <w:rPr>
          <w:sz w:val="23"/>
          <w:szCs w:val="23"/>
        </w:rPr>
        <w:t xml:space="preserve">. </w:t>
      </w:r>
      <w:r w:rsidR="00326FEE">
        <w:rPr>
          <w:sz w:val="23"/>
          <w:szCs w:val="23"/>
        </w:rPr>
        <w:t xml:space="preserve">Ce couplage </w:t>
      </w:r>
      <w:r w:rsidR="00CE535A">
        <w:rPr>
          <w:sz w:val="23"/>
          <w:szCs w:val="23"/>
        </w:rPr>
        <w:t xml:space="preserve">permet de réaliser </w:t>
      </w:r>
      <w:r w:rsidR="001F3CA8">
        <w:rPr>
          <w:sz w:val="23"/>
          <w:szCs w:val="23"/>
        </w:rPr>
        <w:t>les analyses non linéaires du système rotor-palier</w:t>
      </w:r>
      <w:r w:rsidR="00E1642D">
        <w:rPr>
          <w:sz w:val="23"/>
          <w:szCs w:val="23"/>
        </w:rPr>
        <w:t xml:space="preserve"> parmi lesquelles l’</w:t>
      </w:r>
      <w:r w:rsidR="002C4AD4">
        <w:rPr>
          <w:sz w:val="23"/>
          <w:szCs w:val="23"/>
        </w:rPr>
        <w:t>analyse de l’</w:t>
      </w:r>
      <w:r w:rsidR="00E1642D">
        <w:rPr>
          <w:sz w:val="23"/>
          <w:szCs w:val="23"/>
        </w:rPr>
        <w:t xml:space="preserve">effet Morton fait partie. </w:t>
      </w:r>
    </w:p>
    <w:p w14:paraId="475E3C14" w14:textId="2914AAA3" w:rsidR="00CE14A0" w:rsidRDefault="00D22258" w:rsidP="00A70763">
      <w:pPr>
        <w:pStyle w:val="Titre1"/>
      </w:pPr>
      <w:r>
        <w:t xml:space="preserve">Études de cas d’un palier </w:t>
      </w:r>
      <w:r w:rsidR="009F25F7">
        <w:t>avec</w:t>
      </w:r>
      <w:r>
        <w:t xml:space="preserve"> deux lobes</w:t>
      </w:r>
    </w:p>
    <w:p w14:paraId="7D85406D" w14:textId="77777777" w:rsidR="00B40311" w:rsidRDefault="00B40311" w:rsidP="007E5841">
      <w:pPr>
        <w:spacing w:line="360" w:lineRule="auto"/>
      </w:pPr>
    </w:p>
    <w:p w14:paraId="1AB6491D" w14:textId="2B7EA764" w:rsidR="00640F7B" w:rsidRDefault="00B40311" w:rsidP="007E5841">
      <w:pPr>
        <w:spacing w:line="360" w:lineRule="auto"/>
      </w:pPr>
      <w:r>
        <w:t xml:space="preserve">Le palier à géométrie fixe avec deux Lobes utilisé par </w:t>
      </w:r>
      <w:proofErr w:type="spellStart"/>
      <w:r>
        <w:t>C</w:t>
      </w:r>
      <w:r w:rsidR="00F510CC">
        <w:t>.Giraudeau</w:t>
      </w:r>
      <w:proofErr w:type="spellEnd"/>
      <w:r>
        <w:t xml:space="preserve"> </w:t>
      </w:r>
      <w:r w:rsidR="00790F14">
        <w:t>dans son étude de</w:t>
      </w:r>
      <w:r>
        <w:t xml:space="preserve"> l’influence des </w:t>
      </w:r>
      <w:r w:rsidR="00085B2F">
        <w:t>rayures de coussinet</w:t>
      </w:r>
      <w:r>
        <w:t xml:space="preserve"> </w:t>
      </w:r>
      <w:r w:rsidR="00E8692E">
        <w:fldChar w:fldCharType="begin"/>
      </w:r>
      <w:r w:rsidR="00E8692E">
        <w:instrText xml:space="preserve"> REF _Ref526270536 \r \h </w:instrText>
      </w:r>
      <w:r w:rsidR="00E8692E">
        <w:fldChar w:fldCharType="separate"/>
      </w:r>
      <w:r w:rsidR="002C4AD4">
        <w:t>[12]</w:t>
      </w:r>
      <w:r w:rsidR="00E8692E">
        <w:fldChar w:fldCharType="end"/>
      </w:r>
      <w:r>
        <w:t xml:space="preserve"> a été choisi pour tester et valider la modélisation du palier.  </w:t>
      </w:r>
      <w:r w:rsidR="00640F7B">
        <w:t xml:space="preserve">La géométrie du palier et  les caractéristiques du lubrifiant sont présentées dans la </w:t>
      </w:r>
      <w:r w:rsidR="00640F7B">
        <w:fldChar w:fldCharType="begin"/>
      </w:r>
      <w:r w:rsidR="00640F7B">
        <w:instrText xml:space="preserve"> REF _Ref476837092 \h </w:instrText>
      </w:r>
      <w:r w:rsidR="007E5841">
        <w:instrText xml:space="preserve"> \* MERGEFORMAT </w:instrText>
      </w:r>
      <w:r w:rsidR="00640F7B">
        <w:fldChar w:fldCharType="separate"/>
      </w:r>
      <w:r w:rsidR="002C4AD4" w:rsidRPr="002C4AD4">
        <w:rPr>
          <w:szCs w:val="22"/>
        </w:rPr>
        <w:t xml:space="preserve">Figure </w:t>
      </w:r>
      <w:r w:rsidR="002C4AD4">
        <w:rPr>
          <w:i/>
          <w:iCs/>
          <w:noProof/>
          <w:szCs w:val="22"/>
        </w:rPr>
        <w:t>8</w:t>
      </w:r>
      <w:r w:rsidR="00640F7B">
        <w:fldChar w:fldCharType="end"/>
      </w:r>
      <w:r w:rsidR="00640F7B">
        <w:t xml:space="preserve"> et le </w:t>
      </w:r>
      <w:r w:rsidR="00640F7B">
        <w:fldChar w:fldCharType="begin"/>
      </w:r>
      <w:r w:rsidR="00640F7B">
        <w:instrText xml:space="preserve"> REF _Ref476837107 \h </w:instrText>
      </w:r>
      <w:r w:rsidR="007E5841">
        <w:instrText xml:space="preserve"> \* MERGEFORMAT </w:instrText>
      </w:r>
      <w:r w:rsidR="00640F7B">
        <w:fldChar w:fldCharType="separate"/>
      </w:r>
      <w:r w:rsidR="002C4AD4" w:rsidRPr="002C4AD4">
        <w:rPr>
          <w:szCs w:val="22"/>
        </w:rPr>
        <w:t xml:space="preserve">Tableau </w:t>
      </w:r>
      <w:r w:rsidR="002C4AD4">
        <w:rPr>
          <w:i/>
          <w:iCs/>
          <w:noProof/>
          <w:szCs w:val="22"/>
        </w:rPr>
        <w:t>1</w:t>
      </w:r>
      <w:r w:rsidR="00640F7B">
        <w:fldChar w:fldCharType="end"/>
      </w:r>
      <w:r w:rsidR="00640F7B">
        <w:t xml:space="preserve">. </w:t>
      </w:r>
    </w:p>
    <w:p w14:paraId="6E463495" w14:textId="77777777" w:rsidR="00325E43" w:rsidRPr="0054451D" w:rsidRDefault="00325E43" w:rsidP="007E5841">
      <w:pPr>
        <w:spacing w:line="360" w:lineRule="auto"/>
      </w:pPr>
    </w:p>
    <w:p w14:paraId="165C34BD" w14:textId="77777777" w:rsidR="00325E43" w:rsidRDefault="00325E43" w:rsidP="007E5841">
      <w:pPr>
        <w:keepNext/>
        <w:spacing w:line="360" w:lineRule="auto"/>
        <w:jc w:val="center"/>
      </w:pPr>
      <w:r>
        <w:rPr>
          <w:noProof/>
          <w:lang w:val="en-US" w:eastAsia="zh-CN"/>
        </w:rPr>
        <w:lastRenderedPageBreak/>
        <w:drawing>
          <wp:inline distT="0" distB="0" distL="0" distR="0" wp14:anchorId="6B8B3DED" wp14:editId="0EEF86DF">
            <wp:extent cx="5598034" cy="4086971"/>
            <wp:effectExtent l="0" t="0" r="3175"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4315" cy="4098858"/>
                    </a:xfrm>
                    <a:prstGeom prst="rect">
                      <a:avLst/>
                    </a:prstGeom>
                  </pic:spPr>
                </pic:pic>
              </a:graphicData>
            </a:graphic>
          </wp:inline>
        </w:drawing>
      </w:r>
    </w:p>
    <w:p w14:paraId="6A5FECD5" w14:textId="4F7DE7DC" w:rsidR="00325E43" w:rsidRPr="004447C8" w:rsidRDefault="00325E43" w:rsidP="007E5841">
      <w:pPr>
        <w:pStyle w:val="Lgende"/>
        <w:spacing w:line="360" w:lineRule="auto"/>
        <w:jc w:val="center"/>
        <w:rPr>
          <w:i w:val="0"/>
          <w:iCs w:val="0"/>
          <w:color w:val="auto"/>
          <w:sz w:val="22"/>
          <w:szCs w:val="22"/>
        </w:rPr>
      </w:pPr>
      <w:bookmarkStart w:id="82" w:name="_Ref476837107"/>
      <w:r w:rsidRPr="004447C8">
        <w:rPr>
          <w:i w:val="0"/>
          <w:iCs w:val="0"/>
          <w:color w:val="auto"/>
          <w:sz w:val="22"/>
          <w:szCs w:val="22"/>
        </w:rPr>
        <w:t xml:space="preserve">Tableau </w:t>
      </w:r>
      <w:r w:rsidR="00814147">
        <w:rPr>
          <w:i w:val="0"/>
          <w:iCs w:val="0"/>
          <w:color w:val="auto"/>
          <w:sz w:val="22"/>
          <w:szCs w:val="22"/>
        </w:rPr>
        <w:fldChar w:fldCharType="begin"/>
      </w:r>
      <w:r w:rsidR="00814147">
        <w:rPr>
          <w:i w:val="0"/>
          <w:iCs w:val="0"/>
          <w:color w:val="auto"/>
          <w:sz w:val="22"/>
          <w:szCs w:val="22"/>
        </w:rPr>
        <w:instrText xml:space="preserve"> SEQ Tableau \* ARABIC </w:instrText>
      </w:r>
      <w:r w:rsidR="00814147">
        <w:rPr>
          <w:i w:val="0"/>
          <w:iCs w:val="0"/>
          <w:color w:val="auto"/>
          <w:sz w:val="22"/>
          <w:szCs w:val="22"/>
        </w:rPr>
        <w:fldChar w:fldCharType="separate"/>
      </w:r>
      <w:r w:rsidR="002C4AD4">
        <w:rPr>
          <w:i w:val="0"/>
          <w:iCs w:val="0"/>
          <w:noProof/>
          <w:color w:val="auto"/>
          <w:sz w:val="22"/>
          <w:szCs w:val="22"/>
        </w:rPr>
        <w:t>1</w:t>
      </w:r>
      <w:r w:rsidR="00814147">
        <w:rPr>
          <w:i w:val="0"/>
          <w:iCs w:val="0"/>
          <w:color w:val="auto"/>
          <w:sz w:val="22"/>
          <w:szCs w:val="22"/>
        </w:rPr>
        <w:fldChar w:fldCharType="end"/>
      </w:r>
      <w:bookmarkEnd w:id="82"/>
      <w:r>
        <w:rPr>
          <w:i w:val="0"/>
          <w:iCs w:val="0"/>
          <w:color w:val="auto"/>
          <w:sz w:val="22"/>
          <w:szCs w:val="22"/>
        </w:rPr>
        <w:t xml:space="preserve"> Les caractéristiques géométriques et du lubrifiant</w:t>
      </w:r>
    </w:p>
    <w:p w14:paraId="7D0D8DBA" w14:textId="77777777" w:rsidR="00325E43" w:rsidRDefault="00325E43" w:rsidP="007E5841">
      <w:pPr>
        <w:keepNext/>
        <w:spacing w:line="360" w:lineRule="auto"/>
        <w:jc w:val="center"/>
      </w:pPr>
      <w:r w:rsidRPr="005F6E04">
        <w:rPr>
          <w:noProof/>
        </w:rPr>
        <w:t xml:space="preserve"> </w:t>
      </w:r>
      <w:r>
        <w:rPr>
          <w:noProof/>
          <w:lang w:val="en-US" w:eastAsia="zh-CN"/>
        </w:rPr>
        <w:drawing>
          <wp:inline distT="0" distB="0" distL="0" distR="0" wp14:anchorId="6E645806" wp14:editId="7C432AF1">
            <wp:extent cx="2460556" cy="248080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2224" cy="2502653"/>
                    </a:xfrm>
                    <a:prstGeom prst="rect">
                      <a:avLst/>
                    </a:prstGeom>
                  </pic:spPr>
                </pic:pic>
              </a:graphicData>
            </a:graphic>
          </wp:inline>
        </w:drawing>
      </w:r>
    </w:p>
    <w:p w14:paraId="0C031D6C" w14:textId="77777777" w:rsidR="00325E43" w:rsidRPr="004447C8" w:rsidRDefault="00325E43" w:rsidP="007E5841">
      <w:pPr>
        <w:pStyle w:val="Lgende"/>
        <w:spacing w:line="360" w:lineRule="auto"/>
        <w:jc w:val="center"/>
        <w:rPr>
          <w:i w:val="0"/>
          <w:iCs w:val="0"/>
          <w:color w:val="auto"/>
          <w:sz w:val="22"/>
          <w:szCs w:val="22"/>
        </w:rPr>
      </w:pPr>
      <w:bookmarkStart w:id="83" w:name="_Ref476837092"/>
      <w:r w:rsidRPr="004447C8">
        <w:rPr>
          <w:i w:val="0"/>
          <w:iCs w:val="0"/>
          <w:color w:val="auto"/>
          <w:sz w:val="22"/>
          <w:szCs w:val="22"/>
        </w:rPr>
        <w:t xml:space="preserve">Figure </w:t>
      </w:r>
      <w:r w:rsidRPr="004447C8">
        <w:rPr>
          <w:i w:val="0"/>
          <w:iCs w:val="0"/>
          <w:color w:val="auto"/>
          <w:sz w:val="22"/>
          <w:szCs w:val="22"/>
        </w:rPr>
        <w:fldChar w:fldCharType="begin"/>
      </w:r>
      <w:r w:rsidRPr="004447C8">
        <w:rPr>
          <w:i w:val="0"/>
          <w:iCs w:val="0"/>
          <w:color w:val="auto"/>
          <w:sz w:val="22"/>
          <w:szCs w:val="22"/>
        </w:rPr>
        <w:instrText xml:space="preserve"> SEQ Figure \* ARABIC </w:instrText>
      </w:r>
      <w:r w:rsidRPr="004447C8">
        <w:rPr>
          <w:i w:val="0"/>
          <w:iCs w:val="0"/>
          <w:color w:val="auto"/>
          <w:sz w:val="22"/>
          <w:szCs w:val="22"/>
        </w:rPr>
        <w:fldChar w:fldCharType="separate"/>
      </w:r>
      <w:r w:rsidR="002C4AD4">
        <w:rPr>
          <w:i w:val="0"/>
          <w:iCs w:val="0"/>
          <w:noProof/>
          <w:color w:val="auto"/>
          <w:sz w:val="22"/>
          <w:szCs w:val="22"/>
        </w:rPr>
        <w:t>8</w:t>
      </w:r>
      <w:r w:rsidRPr="004447C8">
        <w:rPr>
          <w:i w:val="0"/>
          <w:iCs w:val="0"/>
          <w:color w:val="auto"/>
          <w:sz w:val="22"/>
          <w:szCs w:val="22"/>
        </w:rPr>
        <w:fldChar w:fldCharType="end"/>
      </w:r>
      <w:bookmarkEnd w:id="83"/>
      <w:r>
        <w:rPr>
          <w:i w:val="0"/>
          <w:iCs w:val="0"/>
          <w:color w:val="auto"/>
          <w:sz w:val="22"/>
          <w:szCs w:val="22"/>
        </w:rPr>
        <w:t xml:space="preserve"> la géométrie du palier</w:t>
      </w:r>
    </w:p>
    <w:p w14:paraId="6E8C6DA8" w14:textId="59F3C0E0" w:rsidR="00325E43" w:rsidRPr="001440A9" w:rsidRDefault="00325E43" w:rsidP="007E5841">
      <w:pPr>
        <w:spacing w:line="360" w:lineRule="auto"/>
        <w:rPr>
          <w:bCs/>
        </w:rPr>
      </w:pPr>
      <w:r w:rsidRPr="00304220">
        <w:rPr>
          <w:rStyle w:val="lev"/>
          <w:b w:val="0"/>
        </w:rPr>
        <w:t xml:space="preserve">Les </w:t>
      </w:r>
      <w:r>
        <w:rPr>
          <w:rStyle w:val="lev"/>
          <w:b w:val="0"/>
        </w:rPr>
        <w:t>calculs sont effectués avec la température imposée</w:t>
      </w:r>
      <w:r w:rsidR="001440A9">
        <w:rPr>
          <w:rStyle w:val="lev"/>
          <w:b w:val="0"/>
        </w:rPr>
        <w:t xml:space="preserve"> au rotor dont la valeur est une moyenne des températures mesurées sur le coussinet en fonction de la vitesse de rotation. L’autre condition aux limites thermique imposée au coussinet est la paroi adiabatique. </w:t>
      </w:r>
      <w:r>
        <w:t xml:space="preserve">Une loi de viscosité </w:t>
      </w:r>
      <w:r w:rsidR="001074B4">
        <w:t>exponentielle</w:t>
      </w:r>
      <w:r>
        <w:t xml:space="preserve"> : </w:t>
      </w:r>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-β</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up>
        </m:sSup>
      </m:oMath>
      <w:r>
        <w:t xml:space="preserve">  est utilisée pour </w:t>
      </w:r>
      <w:r w:rsidR="001074B4">
        <w:t>prendre en compte la viscosité dépendante de la température</w:t>
      </w:r>
      <w:r>
        <w:t>.</w:t>
      </w:r>
      <w:r w:rsidR="001074B4">
        <w:t xml:space="preserve"> </w:t>
      </w:r>
    </w:p>
    <w:p w14:paraId="69BC3962" w14:textId="51B34CCC" w:rsidR="00B23F96" w:rsidRDefault="00B23F96" w:rsidP="007E5841">
      <w:pPr>
        <w:spacing w:line="360" w:lineRule="auto"/>
      </w:pPr>
      <w:r w:rsidRPr="00D77644">
        <w:rPr>
          <w:rStyle w:val="lev"/>
          <w:b w:val="0"/>
        </w:rPr>
        <w:lastRenderedPageBreak/>
        <w:t>Trois calculs avec les charges différents et les vitesses différentes sont effectuée</w:t>
      </w:r>
      <w:r w:rsidR="00D77644" w:rsidRPr="00D77644">
        <w:rPr>
          <w:rStyle w:val="lev"/>
          <w:b w:val="0"/>
        </w:rPr>
        <w:t xml:space="preserve"> : </w:t>
      </w:r>
      <w:r w:rsidR="00D77644" w:rsidRPr="00D77644">
        <w:rPr>
          <w:bCs/>
        </w:rPr>
        <w:t>Charge 10kN Vitesse 500 tr/min ; Charge 8kN vitesse 2000 tr/min  et Charge 6kN vitesse 3500 tr/min</w:t>
      </w:r>
      <w:r w:rsidR="00D77644">
        <w:rPr>
          <w:bCs/>
        </w:rPr>
        <w:t xml:space="preserve">. </w:t>
      </w:r>
      <w:r w:rsidR="00794E70">
        <w:rPr>
          <w:bCs/>
        </w:rPr>
        <w:t xml:space="preserve">Les conditions aux limites sont </w:t>
      </w:r>
      <w:r w:rsidR="005F5146">
        <w:rPr>
          <w:bCs/>
        </w:rPr>
        <w:t>présentées</w:t>
      </w:r>
      <w:r w:rsidR="00794E70">
        <w:rPr>
          <w:bCs/>
        </w:rPr>
        <w:t xml:space="preserve"> dans le </w:t>
      </w:r>
      <w:r w:rsidR="00B0477C">
        <w:rPr>
          <w:bCs/>
        </w:rPr>
        <w:t xml:space="preserve">tableau. </w:t>
      </w:r>
      <w:r w:rsidR="00631BA6">
        <w:t xml:space="preserve">La distribution de pression et celle de température </w:t>
      </w:r>
      <w:r w:rsidR="00631BA6" w:rsidRPr="00C31886">
        <w:t>au plan médian</w:t>
      </w:r>
      <w:r w:rsidR="00631BA6">
        <w:rPr>
          <w:b/>
        </w:rPr>
        <w:t xml:space="preserve"> </w:t>
      </w:r>
      <w:r w:rsidR="00631BA6">
        <w:t>sont calculées afin de pouvoir comparer avec les données expérimentales.</w:t>
      </w:r>
    </w:p>
    <w:tbl>
      <w:tblPr>
        <w:tblStyle w:val="TableauListe3"/>
        <w:tblW w:w="0" w:type="auto"/>
        <w:jc w:val="center"/>
        <w:tblLook w:val="04A0" w:firstRow="1" w:lastRow="0" w:firstColumn="1" w:lastColumn="0" w:noHBand="0" w:noVBand="1"/>
      </w:tblPr>
      <w:tblGrid>
        <w:gridCol w:w="2126"/>
        <w:gridCol w:w="1988"/>
        <w:gridCol w:w="1985"/>
      </w:tblGrid>
      <w:tr w:rsidR="00794E70" w14:paraId="38407B4B" w14:textId="77777777" w:rsidTr="005C531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6" w:type="dxa"/>
            <w:tcBorders>
              <w:bottom w:val="single" w:sz="4" w:space="0" w:color="000000" w:themeColor="text1"/>
            </w:tcBorders>
          </w:tcPr>
          <w:p w14:paraId="2EF1F579" w14:textId="71728B9A" w:rsidR="00794E70" w:rsidRDefault="00794E70" w:rsidP="007E5841">
            <w:pPr>
              <w:spacing w:line="360" w:lineRule="auto"/>
              <w:jc w:val="center"/>
            </w:pPr>
            <w:r>
              <w:t>cas</w:t>
            </w:r>
          </w:p>
        </w:tc>
        <w:tc>
          <w:tcPr>
            <w:tcW w:w="1988" w:type="dxa"/>
          </w:tcPr>
          <w:p w14:paraId="5BBAD5B2" w14:textId="6902E401" w:rsidR="00794E70" w:rsidRDefault="00794E70" w:rsidP="007E5841">
            <w:pPr>
              <w:spacing w:line="360" w:lineRule="auto"/>
              <w:jc w:val="center"/>
              <w:cnfStyle w:val="100000000000" w:firstRow="1" w:lastRow="0" w:firstColumn="0" w:lastColumn="0" w:oddVBand="0" w:evenVBand="0" w:oddHBand="0" w:evenHBand="0" w:firstRowFirstColumn="0" w:firstRowLastColumn="0" w:lastRowFirstColumn="0" w:lastRowLastColumn="0"/>
            </w:pPr>
            <w:r>
              <w:t>Pressure</w:t>
            </w:r>
          </w:p>
        </w:tc>
        <w:tc>
          <w:tcPr>
            <w:tcW w:w="1985" w:type="dxa"/>
            <w:tcBorders>
              <w:bottom w:val="single" w:sz="4" w:space="0" w:color="000000" w:themeColor="text1"/>
            </w:tcBorders>
          </w:tcPr>
          <w:p w14:paraId="29A4F464" w14:textId="1FCFEA60" w:rsidR="00794E70" w:rsidRPr="006939F9" w:rsidRDefault="00794E70" w:rsidP="007E5841">
            <w:pPr>
              <w:spacing w:line="360" w:lineRule="auto"/>
              <w:jc w:val="center"/>
              <w:cnfStyle w:val="100000000000" w:firstRow="1" w:lastRow="0" w:firstColumn="0" w:lastColumn="0" w:oddVBand="0" w:evenVBand="0" w:oddHBand="0" w:evenHBand="0" w:firstRowFirstColumn="0" w:firstRowLastColumn="0" w:lastRowFirstColumn="0" w:lastRowLastColumn="0"/>
            </w:pPr>
            <w:r w:rsidRPr="006939F9">
              <w:rPr>
                <w:noProof/>
              </w:rPr>
              <w:t>Température</w:t>
            </w:r>
          </w:p>
        </w:tc>
      </w:tr>
      <w:tr w:rsidR="00B0477C" w14:paraId="35CAE97C" w14:textId="77777777" w:rsidTr="005C5310">
        <w:trPr>
          <w:cnfStyle w:val="000000100000" w:firstRow="0" w:lastRow="0" w:firstColumn="0" w:lastColumn="0" w:oddVBand="0" w:evenVBand="0" w:oddHBand="1" w:evenHBand="0" w:firstRowFirstColumn="0" w:firstRowLastColumn="0" w:lastRowFirstColumn="0" w:lastRowLastColumn="0"/>
          <w:trHeight w:val="826"/>
          <w:jc w:val="center"/>
        </w:trPr>
        <w:tc>
          <w:tcPr>
            <w:cnfStyle w:val="001000000000" w:firstRow="0" w:lastRow="0" w:firstColumn="1" w:lastColumn="0" w:oddVBand="0" w:evenVBand="0" w:oddHBand="0" w:evenHBand="0" w:firstRowFirstColumn="0" w:firstRowLastColumn="0" w:lastRowFirstColumn="0" w:lastRowLastColumn="0"/>
            <w:tcW w:w="2126" w:type="dxa"/>
            <w:tcBorders>
              <w:right w:val="single" w:sz="4" w:space="0" w:color="auto"/>
            </w:tcBorders>
            <w:vAlign w:val="center"/>
          </w:tcPr>
          <w:p w14:paraId="28CF20C7" w14:textId="2D294B76" w:rsidR="00B0477C" w:rsidRPr="00B0477C" w:rsidRDefault="00B0477C" w:rsidP="007E5841">
            <w:pPr>
              <w:spacing w:line="360" w:lineRule="auto"/>
              <w:jc w:val="center"/>
              <w:rPr>
                <w:noProof/>
              </w:rPr>
            </w:pPr>
            <w:r w:rsidRPr="00B0477C">
              <w:rPr>
                <w:noProof/>
              </w:rPr>
              <w:t>Chrage 10kN</w:t>
            </w:r>
          </w:p>
          <w:p w14:paraId="544A3528" w14:textId="74A6562C" w:rsidR="00B0477C" w:rsidRPr="00B0477C" w:rsidRDefault="00B0477C" w:rsidP="007E5841">
            <w:pPr>
              <w:spacing w:line="360" w:lineRule="auto"/>
              <w:jc w:val="center"/>
              <w:rPr>
                <w:noProof/>
              </w:rPr>
            </w:pPr>
            <w:r w:rsidRPr="00B0477C">
              <w:rPr>
                <w:noProof/>
              </w:rPr>
              <w:t>Vitesse 500tr/min</w:t>
            </w:r>
          </w:p>
        </w:tc>
        <w:tc>
          <w:tcPr>
            <w:tcW w:w="1988" w:type="dxa"/>
            <w:vMerge w:val="restart"/>
            <w:tcBorders>
              <w:left w:val="single" w:sz="4" w:space="0" w:color="auto"/>
              <w:right w:val="single" w:sz="4" w:space="0" w:color="auto"/>
            </w:tcBorders>
            <w:vAlign w:val="center"/>
          </w:tcPr>
          <w:p w14:paraId="1CC6B35B" w14:textId="708B4D6D" w:rsidR="00B0477C" w:rsidRPr="00B0477C" w:rsidRDefault="00B0477C" w:rsidP="007E5841">
            <w:pPr>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B0477C">
              <w:rPr>
                <w:lang w:val="en-US"/>
              </w:rPr>
              <w:t>Pcavi</w:t>
            </w:r>
            <w:proofErr w:type="spellEnd"/>
            <w:r w:rsidRPr="00B0477C">
              <w:rPr>
                <w:lang w:val="en-US"/>
              </w:rPr>
              <w:t xml:space="preserve"> = 0.7 bar</w:t>
            </w:r>
            <w:r w:rsidRPr="00B0477C">
              <w:rPr>
                <w:lang w:val="en-US"/>
              </w:rPr>
              <w:br/>
            </w:r>
            <w:r w:rsidRPr="00B0477C">
              <w:rPr>
                <w:noProof/>
                <w:lang w:val="en-US"/>
              </w:rPr>
              <w:t>Pa = 1.0 bar</w:t>
            </w:r>
            <w:r w:rsidRPr="00B0477C">
              <w:rPr>
                <w:noProof/>
                <w:lang w:val="en-US"/>
              </w:rPr>
              <w:br/>
              <w:t>Palim = 1.7 bar</w:t>
            </w:r>
          </w:p>
        </w:tc>
        <w:tc>
          <w:tcPr>
            <w:tcW w:w="1985" w:type="dxa"/>
            <w:tcBorders>
              <w:left w:val="single" w:sz="4" w:space="0" w:color="auto"/>
            </w:tcBorders>
          </w:tcPr>
          <w:p w14:paraId="7382CFF7" w14:textId="77777777" w:rsidR="00B0477C" w:rsidRDefault="00B0477C" w:rsidP="007E5841">
            <w:pPr>
              <w:spacing w:line="360" w:lineRule="auto"/>
              <w:jc w:val="center"/>
              <w:cnfStyle w:val="000000100000" w:firstRow="0" w:lastRow="0" w:firstColumn="0" w:lastColumn="0" w:oddVBand="0" w:evenVBand="0" w:oddHBand="1" w:evenHBand="0" w:firstRowFirstColumn="0" w:firstRowLastColumn="0" w:lastRowFirstColumn="0" w:lastRowLastColumn="0"/>
              <w:rPr>
                <w:noProof/>
              </w:rPr>
            </w:pPr>
            <w:r w:rsidRPr="006939F9">
              <w:rPr>
                <w:noProof/>
              </w:rPr>
              <w:t>Talim = 43 °C</w:t>
            </w:r>
          </w:p>
          <w:p w14:paraId="0DDB6C00" w14:textId="1EBCBBEB" w:rsidR="00B0477C" w:rsidRPr="006939F9" w:rsidRDefault="00B0477C" w:rsidP="007E5841">
            <w:pPr>
              <w:spacing w:line="360" w:lineRule="auto"/>
              <w:jc w:val="center"/>
              <w:cnfStyle w:val="000000100000" w:firstRow="0" w:lastRow="0" w:firstColumn="0" w:lastColumn="0" w:oddVBand="0" w:evenVBand="0" w:oddHBand="1" w:evenHBand="0" w:firstRowFirstColumn="0" w:firstRowLastColumn="0" w:lastRowFirstColumn="0" w:lastRowLastColumn="0"/>
            </w:pPr>
            <w:r w:rsidRPr="006939F9">
              <w:rPr>
                <w:noProof/>
              </w:rPr>
              <w:t>Ta = 30 °C</w:t>
            </w:r>
            <w:r>
              <w:rPr>
                <w:noProof/>
              </w:rPr>
              <w:br/>
            </w:r>
            <w:r w:rsidRPr="00460700">
              <w:rPr>
                <w:b/>
                <w:noProof/>
              </w:rPr>
              <w:t>Trotor = 44°C</w:t>
            </w:r>
          </w:p>
        </w:tc>
      </w:tr>
      <w:tr w:rsidR="00B0477C" w14:paraId="4F515D72" w14:textId="77777777" w:rsidTr="005C5310">
        <w:trPr>
          <w:trHeight w:val="826"/>
          <w:jc w:val="center"/>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000000" w:themeColor="text1"/>
              <w:bottom w:val="single" w:sz="4" w:space="0" w:color="000000" w:themeColor="text1"/>
              <w:right w:val="single" w:sz="4" w:space="0" w:color="auto"/>
            </w:tcBorders>
            <w:vAlign w:val="center"/>
          </w:tcPr>
          <w:p w14:paraId="30A0645B" w14:textId="66562E44" w:rsidR="00B0477C" w:rsidRPr="00B0477C" w:rsidRDefault="00B0477C" w:rsidP="007E5841">
            <w:pPr>
              <w:spacing w:line="360" w:lineRule="auto"/>
              <w:jc w:val="center"/>
              <w:rPr>
                <w:noProof/>
              </w:rPr>
            </w:pPr>
            <w:r w:rsidRPr="00B0477C">
              <w:rPr>
                <w:noProof/>
              </w:rPr>
              <w:t>Chrage 8kN</w:t>
            </w:r>
          </w:p>
          <w:p w14:paraId="4FBF7D41" w14:textId="2C3FE7C7" w:rsidR="00B0477C" w:rsidRPr="00B0477C" w:rsidRDefault="00B0477C" w:rsidP="007E5841">
            <w:pPr>
              <w:spacing w:line="360" w:lineRule="auto"/>
              <w:jc w:val="center"/>
              <w:rPr>
                <w:noProof/>
              </w:rPr>
            </w:pPr>
            <w:r w:rsidRPr="00B0477C">
              <w:rPr>
                <w:noProof/>
              </w:rPr>
              <w:t>Vitesse 2000tr/min</w:t>
            </w:r>
          </w:p>
        </w:tc>
        <w:tc>
          <w:tcPr>
            <w:tcW w:w="1988" w:type="dxa"/>
            <w:vMerge/>
            <w:tcBorders>
              <w:left w:val="single" w:sz="4" w:space="0" w:color="auto"/>
              <w:right w:val="single" w:sz="4" w:space="0" w:color="auto"/>
            </w:tcBorders>
          </w:tcPr>
          <w:p w14:paraId="0034F478" w14:textId="4876A330" w:rsidR="00B0477C" w:rsidRPr="00B0477C" w:rsidRDefault="00B0477C" w:rsidP="007E5841">
            <w:pPr>
              <w:spacing w:line="360" w:lineRule="auto"/>
              <w:jc w:val="center"/>
              <w:cnfStyle w:val="000000000000" w:firstRow="0" w:lastRow="0" w:firstColumn="0" w:lastColumn="0" w:oddVBand="0" w:evenVBand="0" w:oddHBand="0" w:evenHBand="0" w:firstRowFirstColumn="0" w:firstRowLastColumn="0" w:lastRowFirstColumn="0" w:lastRowLastColumn="0"/>
              <w:rPr>
                <w:b/>
                <w:noProof/>
              </w:rPr>
            </w:pPr>
          </w:p>
        </w:tc>
        <w:tc>
          <w:tcPr>
            <w:tcW w:w="1985" w:type="dxa"/>
            <w:tcBorders>
              <w:top w:val="single" w:sz="4" w:space="0" w:color="000000" w:themeColor="text1"/>
              <w:left w:val="single" w:sz="4" w:space="0" w:color="auto"/>
              <w:bottom w:val="single" w:sz="4" w:space="0" w:color="000000" w:themeColor="text1"/>
            </w:tcBorders>
          </w:tcPr>
          <w:p w14:paraId="4B60AB80" w14:textId="77777777" w:rsidR="00460700" w:rsidRDefault="00460700" w:rsidP="007E5841">
            <w:pPr>
              <w:spacing w:line="360" w:lineRule="auto"/>
              <w:jc w:val="center"/>
              <w:cnfStyle w:val="000000000000" w:firstRow="0" w:lastRow="0" w:firstColumn="0" w:lastColumn="0" w:oddVBand="0" w:evenVBand="0" w:oddHBand="0" w:evenHBand="0" w:firstRowFirstColumn="0" w:firstRowLastColumn="0" w:lastRowFirstColumn="0" w:lastRowLastColumn="0"/>
              <w:rPr>
                <w:noProof/>
              </w:rPr>
            </w:pPr>
            <w:r w:rsidRPr="006939F9">
              <w:rPr>
                <w:noProof/>
              </w:rPr>
              <w:t>Talim = 43 °C</w:t>
            </w:r>
          </w:p>
          <w:p w14:paraId="0A934882" w14:textId="0D9540E5" w:rsidR="00B0477C" w:rsidRPr="006939F9" w:rsidRDefault="00460700" w:rsidP="007E5841">
            <w:pPr>
              <w:spacing w:line="360" w:lineRule="auto"/>
              <w:jc w:val="center"/>
              <w:cnfStyle w:val="000000000000" w:firstRow="0" w:lastRow="0" w:firstColumn="0" w:lastColumn="0" w:oddVBand="0" w:evenVBand="0" w:oddHBand="0" w:evenHBand="0" w:firstRowFirstColumn="0" w:firstRowLastColumn="0" w:lastRowFirstColumn="0" w:lastRowLastColumn="0"/>
              <w:rPr>
                <w:noProof/>
              </w:rPr>
            </w:pPr>
            <w:r w:rsidRPr="006939F9">
              <w:rPr>
                <w:noProof/>
              </w:rPr>
              <w:t>Ta = 30 °C</w:t>
            </w:r>
            <w:r>
              <w:rPr>
                <w:noProof/>
              </w:rPr>
              <w:br/>
            </w:r>
            <w:r w:rsidRPr="00460700">
              <w:rPr>
                <w:b/>
                <w:noProof/>
              </w:rPr>
              <w:t xml:space="preserve">Trotor = </w:t>
            </w:r>
            <w:r>
              <w:rPr>
                <w:b/>
                <w:noProof/>
              </w:rPr>
              <w:t>5</w:t>
            </w:r>
            <w:r w:rsidRPr="00460700">
              <w:rPr>
                <w:b/>
                <w:noProof/>
              </w:rPr>
              <w:t>4°C</w:t>
            </w:r>
          </w:p>
        </w:tc>
      </w:tr>
      <w:tr w:rsidR="00B0477C" w14:paraId="699341E0" w14:textId="77777777" w:rsidTr="005C5310">
        <w:trPr>
          <w:cnfStyle w:val="000000100000" w:firstRow="0" w:lastRow="0" w:firstColumn="0" w:lastColumn="0" w:oddVBand="0" w:evenVBand="0" w:oddHBand="1" w:evenHBand="0" w:firstRowFirstColumn="0" w:firstRowLastColumn="0" w:lastRowFirstColumn="0" w:lastRowLastColumn="0"/>
          <w:trHeight w:val="826"/>
          <w:jc w:val="center"/>
        </w:trPr>
        <w:tc>
          <w:tcPr>
            <w:cnfStyle w:val="001000000000" w:firstRow="0" w:lastRow="0" w:firstColumn="1" w:lastColumn="0" w:oddVBand="0" w:evenVBand="0" w:oddHBand="0" w:evenHBand="0" w:firstRowFirstColumn="0" w:firstRowLastColumn="0" w:lastRowFirstColumn="0" w:lastRowLastColumn="0"/>
            <w:tcW w:w="2126" w:type="dxa"/>
            <w:tcBorders>
              <w:right w:val="single" w:sz="4" w:space="0" w:color="auto"/>
            </w:tcBorders>
            <w:vAlign w:val="center"/>
          </w:tcPr>
          <w:p w14:paraId="1E495C94" w14:textId="77777777" w:rsidR="00B0477C" w:rsidRPr="00B0477C" w:rsidRDefault="00B0477C" w:rsidP="007E5841">
            <w:pPr>
              <w:spacing w:line="360" w:lineRule="auto"/>
              <w:jc w:val="center"/>
              <w:rPr>
                <w:noProof/>
              </w:rPr>
            </w:pPr>
            <w:r w:rsidRPr="00B0477C">
              <w:rPr>
                <w:noProof/>
              </w:rPr>
              <w:t>Charge 6kN</w:t>
            </w:r>
          </w:p>
          <w:p w14:paraId="4769F708" w14:textId="2EC5309D" w:rsidR="00B0477C" w:rsidRPr="00B0477C" w:rsidRDefault="00B0477C" w:rsidP="007E5841">
            <w:pPr>
              <w:spacing w:line="360" w:lineRule="auto"/>
              <w:jc w:val="center"/>
              <w:rPr>
                <w:noProof/>
              </w:rPr>
            </w:pPr>
            <w:r w:rsidRPr="00B0477C">
              <w:rPr>
                <w:noProof/>
              </w:rPr>
              <w:t xml:space="preserve">Vitesse </w:t>
            </w:r>
            <w:r w:rsidRPr="00B0477C">
              <w:t>3500 tr/min</w:t>
            </w:r>
          </w:p>
        </w:tc>
        <w:tc>
          <w:tcPr>
            <w:tcW w:w="1988" w:type="dxa"/>
            <w:vMerge/>
            <w:tcBorders>
              <w:left w:val="single" w:sz="4" w:space="0" w:color="auto"/>
              <w:right w:val="single" w:sz="4" w:space="0" w:color="auto"/>
            </w:tcBorders>
          </w:tcPr>
          <w:p w14:paraId="4736D77B" w14:textId="0EE08647" w:rsidR="00B0477C" w:rsidRPr="00B0477C" w:rsidRDefault="00B0477C" w:rsidP="007E5841">
            <w:pPr>
              <w:spacing w:line="360" w:lineRule="auto"/>
              <w:jc w:val="center"/>
              <w:cnfStyle w:val="000000100000" w:firstRow="0" w:lastRow="0" w:firstColumn="0" w:lastColumn="0" w:oddVBand="0" w:evenVBand="0" w:oddHBand="1" w:evenHBand="0" w:firstRowFirstColumn="0" w:firstRowLastColumn="0" w:lastRowFirstColumn="0" w:lastRowLastColumn="0"/>
              <w:rPr>
                <w:b/>
                <w:noProof/>
              </w:rPr>
            </w:pPr>
          </w:p>
        </w:tc>
        <w:tc>
          <w:tcPr>
            <w:tcW w:w="1985" w:type="dxa"/>
            <w:tcBorders>
              <w:left w:val="single" w:sz="4" w:space="0" w:color="auto"/>
            </w:tcBorders>
          </w:tcPr>
          <w:p w14:paraId="45F3AE26" w14:textId="77777777" w:rsidR="00460700" w:rsidRDefault="00460700" w:rsidP="007E5841">
            <w:pPr>
              <w:spacing w:line="360" w:lineRule="auto"/>
              <w:jc w:val="center"/>
              <w:cnfStyle w:val="000000100000" w:firstRow="0" w:lastRow="0" w:firstColumn="0" w:lastColumn="0" w:oddVBand="0" w:evenVBand="0" w:oddHBand="1" w:evenHBand="0" w:firstRowFirstColumn="0" w:firstRowLastColumn="0" w:lastRowFirstColumn="0" w:lastRowLastColumn="0"/>
              <w:rPr>
                <w:noProof/>
              </w:rPr>
            </w:pPr>
            <w:r w:rsidRPr="006939F9">
              <w:rPr>
                <w:noProof/>
              </w:rPr>
              <w:t>Talim = 43 °C</w:t>
            </w:r>
          </w:p>
          <w:p w14:paraId="1DF560E7" w14:textId="49B52617" w:rsidR="00B0477C" w:rsidRPr="006939F9" w:rsidRDefault="00460700" w:rsidP="007E5841">
            <w:pPr>
              <w:keepNext/>
              <w:spacing w:line="360" w:lineRule="auto"/>
              <w:jc w:val="center"/>
              <w:cnfStyle w:val="000000100000" w:firstRow="0" w:lastRow="0" w:firstColumn="0" w:lastColumn="0" w:oddVBand="0" w:evenVBand="0" w:oddHBand="1" w:evenHBand="0" w:firstRowFirstColumn="0" w:firstRowLastColumn="0" w:lastRowFirstColumn="0" w:lastRowLastColumn="0"/>
              <w:rPr>
                <w:noProof/>
              </w:rPr>
            </w:pPr>
            <w:r w:rsidRPr="006939F9">
              <w:rPr>
                <w:noProof/>
              </w:rPr>
              <w:t>Ta = 30 °C</w:t>
            </w:r>
            <w:r>
              <w:rPr>
                <w:noProof/>
              </w:rPr>
              <w:br/>
            </w:r>
            <w:r w:rsidRPr="00460700">
              <w:rPr>
                <w:b/>
                <w:noProof/>
              </w:rPr>
              <w:t xml:space="preserve">Trotor = </w:t>
            </w:r>
            <w:r>
              <w:rPr>
                <w:b/>
                <w:noProof/>
              </w:rPr>
              <w:t>59.5</w:t>
            </w:r>
            <w:r w:rsidRPr="00460700">
              <w:rPr>
                <w:b/>
                <w:noProof/>
              </w:rPr>
              <w:t>°C</w:t>
            </w:r>
          </w:p>
        </w:tc>
      </w:tr>
    </w:tbl>
    <w:p w14:paraId="732C6C31" w14:textId="4B8E07CD" w:rsidR="00EE6D21" w:rsidRPr="00E65649" w:rsidRDefault="00814147" w:rsidP="007E5841">
      <w:pPr>
        <w:pStyle w:val="Lgende"/>
        <w:spacing w:line="360" w:lineRule="auto"/>
        <w:jc w:val="center"/>
        <w:rPr>
          <w:rFonts w:ascii="Calibri" w:eastAsia="Times New Roman" w:hAnsi="Calibri" w:cs="Times New Roman"/>
          <w:bCs/>
          <w:i w:val="0"/>
          <w:iCs w:val="0"/>
          <w:color w:val="auto"/>
          <w:sz w:val="22"/>
          <w:szCs w:val="20"/>
          <w:lang w:eastAsia="fr-FR"/>
        </w:rPr>
      </w:pPr>
      <w:r w:rsidRPr="00E65649">
        <w:rPr>
          <w:rFonts w:ascii="Calibri" w:eastAsia="Times New Roman" w:hAnsi="Calibri" w:cs="Times New Roman"/>
          <w:bCs/>
          <w:i w:val="0"/>
          <w:iCs w:val="0"/>
          <w:color w:val="auto"/>
          <w:sz w:val="22"/>
          <w:szCs w:val="20"/>
          <w:lang w:eastAsia="fr-FR"/>
        </w:rPr>
        <w:t xml:space="preserve">Tableau </w:t>
      </w:r>
      <w:r w:rsidRPr="00E65649">
        <w:rPr>
          <w:rFonts w:ascii="Calibri" w:eastAsia="Times New Roman" w:hAnsi="Calibri" w:cs="Times New Roman"/>
          <w:bCs/>
          <w:i w:val="0"/>
          <w:iCs w:val="0"/>
          <w:color w:val="auto"/>
          <w:sz w:val="22"/>
          <w:szCs w:val="20"/>
          <w:lang w:eastAsia="fr-FR"/>
        </w:rPr>
        <w:fldChar w:fldCharType="begin"/>
      </w:r>
      <w:r w:rsidRPr="00E65649">
        <w:rPr>
          <w:rFonts w:ascii="Calibri" w:eastAsia="Times New Roman" w:hAnsi="Calibri" w:cs="Times New Roman"/>
          <w:bCs/>
          <w:i w:val="0"/>
          <w:iCs w:val="0"/>
          <w:color w:val="auto"/>
          <w:sz w:val="22"/>
          <w:szCs w:val="20"/>
          <w:lang w:eastAsia="fr-FR"/>
        </w:rPr>
        <w:instrText xml:space="preserve"> SEQ Tableau \* ARABIC </w:instrText>
      </w:r>
      <w:r w:rsidRPr="00E65649">
        <w:rPr>
          <w:rFonts w:ascii="Calibri" w:eastAsia="Times New Roman" w:hAnsi="Calibri" w:cs="Times New Roman"/>
          <w:bCs/>
          <w:i w:val="0"/>
          <w:iCs w:val="0"/>
          <w:color w:val="auto"/>
          <w:sz w:val="22"/>
          <w:szCs w:val="20"/>
          <w:lang w:eastAsia="fr-FR"/>
        </w:rPr>
        <w:fldChar w:fldCharType="separate"/>
      </w:r>
      <w:r w:rsidR="002C4AD4">
        <w:rPr>
          <w:rFonts w:ascii="Calibri" w:eastAsia="Times New Roman" w:hAnsi="Calibri" w:cs="Times New Roman"/>
          <w:bCs/>
          <w:i w:val="0"/>
          <w:iCs w:val="0"/>
          <w:noProof/>
          <w:color w:val="auto"/>
          <w:sz w:val="22"/>
          <w:szCs w:val="20"/>
          <w:lang w:eastAsia="fr-FR"/>
        </w:rPr>
        <w:t>2</w:t>
      </w:r>
      <w:r w:rsidRPr="00E65649">
        <w:rPr>
          <w:rFonts w:ascii="Calibri" w:eastAsia="Times New Roman" w:hAnsi="Calibri" w:cs="Times New Roman"/>
          <w:bCs/>
          <w:i w:val="0"/>
          <w:iCs w:val="0"/>
          <w:color w:val="auto"/>
          <w:sz w:val="22"/>
          <w:szCs w:val="20"/>
          <w:lang w:eastAsia="fr-FR"/>
        </w:rPr>
        <w:fldChar w:fldCharType="end"/>
      </w:r>
      <w:r w:rsidR="00E65649">
        <w:rPr>
          <w:rFonts w:ascii="Calibri" w:eastAsia="Times New Roman" w:hAnsi="Calibri" w:cs="Times New Roman"/>
          <w:bCs/>
          <w:i w:val="0"/>
          <w:iCs w:val="0"/>
          <w:color w:val="auto"/>
          <w:sz w:val="22"/>
          <w:szCs w:val="20"/>
          <w:lang w:eastAsia="fr-FR"/>
        </w:rPr>
        <w:t xml:space="preserve"> : </w:t>
      </w:r>
    </w:p>
    <w:p w14:paraId="1C6E39ED" w14:textId="76503DE3" w:rsidR="00E33A5C" w:rsidRDefault="00FB7FFE" w:rsidP="007E5841">
      <w:pPr>
        <w:spacing w:line="360" w:lineRule="auto"/>
        <w:rPr>
          <w:sz w:val="23"/>
          <w:szCs w:val="23"/>
        </w:rPr>
      </w:pPr>
      <w:r>
        <w:rPr>
          <w:lang w:eastAsia="zh-CN"/>
        </w:rPr>
        <w:t xml:space="preserve">Les calculs à charge imposée ont été effectués pour chercher </w:t>
      </w:r>
      <w:r>
        <w:rPr>
          <w:sz w:val="23"/>
          <w:szCs w:val="23"/>
        </w:rPr>
        <w:t xml:space="preserve">la position d’équilibre statique dans le palier qui permet de supporter la charge imposée. </w:t>
      </w:r>
      <w:r w:rsidR="00177494">
        <w:rPr>
          <w:sz w:val="23"/>
          <w:szCs w:val="23"/>
        </w:rPr>
        <w:t>Chacun des deux secteurs du palier ne supporte pas la même charge. En effet, compte tenu de la force verticale imposée par le poids du rotor, le lobe inférieur supporte la plus grande charge.</w:t>
      </w:r>
      <w:r w:rsidR="00C267F9">
        <w:rPr>
          <w:sz w:val="23"/>
          <w:szCs w:val="23"/>
        </w:rPr>
        <w:t xml:space="preserve"> C’est ainsi le lobe inférieur qui </w:t>
      </w:r>
      <w:r w:rsidR="009A46F1">
        <w:rPr>
          <w:sz w:val="23"/>
          <w:szCs w:val="23"/>
        </w:rPr>
        <w:t>se comporte avec</w:t>
      </w:r>
      <w:r w:rsidR="00C267F9">
        <w:rPr>
          <w:sz w:val="23"/>
          <w:szCs w:val="23"/>
        </w:rPr>
        <w:t xml:space="preserve"> plus d’influence thermique. </w:t>
      </w:r>
      <w:r w:rsidR="003849C1" w:rsidRPr="003849C1">
        <w:rPr>
          <w:sz w:val="23"/>
          <w:szCs w:val="23"/>
        </w:rPr>
        <w:t xml:space="preserve">Le domaine de calcul </w:t>
      </w:r>
      <w:r w:rsidR="00E55737">
        <w:rPr>
          <w:sz w:val="23"/>
          <w:szCs w:val="23"/>
        </w:rPr>
        <w:t xml:space="preserve">pour chaque lobe </w:t>
      </w:r>
      <w:r w:rsidR="003849C1" w:rsidRPr="003849C1">
        <w:rPr>
          <w:sz w:val="23"/>
          <w:szCs w:val="23"/>
        </w:rPr>
        <w:t xml:space="preserve">est discrétisé </w:t>
      </w:r>
      <w:r w:rsidR="003849C1">
        <w:rPr>
          <w:sz w:val="23"/>
          <w:szCs w:val="23"/>
        </w:rPr>
        <w:t>avec</w:t>
      </w:r>
      <w:r w:rsidR="003849C1" w:rsidRPr="003849C1">
        <w:rPr>
          <w:sz w:val="23"/>
          <w:szCs w:val="23"/>
        </w:rPr>
        <w:t xml:space="preserve"> 32×16 </w:t>
      </w:r>
      <w:r w:rsidR="003849C1">
        <w:rPr>
          <w:sz w:val="23"/>
          <w:szCs w:val="23"/>
        </w:rPr>
        <w:t>cellule</w:t>
      </w:r>
      <w:r w:rsidR="003849C1" w:rsidRPr="003849C1">
        <w:rPr>
          <w:sz w:val="23"/>
          <w:szCs w:val="23"/>
        </w:rPr>
        <w:t>s dans les directions circonférentielle et axiale</w:t>
      </w:r>
      <w:r w:rsidR="009A570B">
        <w:rPr>
          <w:sz w:val="23"/>
          <w:szCs w:val="23"/>
        </w:rPr>
        <w:t>,</w:t>
      </w:r>
      <w:r w:rsidR="003849C1" w:rsidRPr="003849C1">
        <w:rPr>
          <w:sz w:val="23"/>
          <w:szCs w:val="23"/>
        </w:rPr>
        <w:t xml:space="preserve"> tandis que 11 points Lobatto sont utilisés pour décrire la variation de température à travers le film </w:t>
      </w:r>
      <w:r w:rsidR="003849C1">
        <w:rPr>
          <w:sz w:val="23"/>
          <w:szCs w:val="23"/>
        </w:rPr>
        <w:t>lubrifiant</w:t>
      </w:r>
      <w:r w:rsidR="003849C1" w:rsidRPr="003849C1">
        <w:rPr>
          <w:sz w:val="23"/>
          <w:szCs w:val="23"/>
        </w:rPr>
        <w:t>.</w:t>
      </w:r>
    </w:p>
    <w:p w14:paraId="6270647E" w14:textId="2A3015A9" w:rsidR="004112A4" w:rsidRPr="00E55737" w:rsidRDefault="003E463A" w:rsidP="007E5841">
      <w:pPr>
        <w:spacing w:line="360" w:lineRule="auto"/>
        <w:rPr>
          <w:lang w:eastAsia="zh-CN"/>
        </w:rPr>
      </w:pPr>
      <w:r w:rsidRPr="003E463A">
        <w:rPr>
          <w:lang w:eastAsia="zh-CN"/>
        </w:rPr>
        <w:t xml:space="preserve">Les </w:t>
      </w:r>
      <w:r w:rsidR="004B2BA7">
        <w:rPr>
          <w:lang w:eastAsia="zh-CN"/>
        </w:rPr>
        <w:fldChar w:fldCharType="begin"/>
      </w:r>
      <w:r w:rsidR="004B2BA7">
        <w:rPr>
          <w:lang w:eastAsia="zh-CN"/>
        </w:rPr>
        <w:instrText xml:space="preserve"> REF _Ref524006364 \h </w:instrText>
      </w:r>
      <w:r w:rsidR="004B2BA7">
        <w:rPr>
          <w:lang w:eastAsia="zh-CN"/>
        </w:rPr>
      </w:r>
      <w:r w:rsidR="004B2BA7">
        <w:rPr>
          <w:lang w:eastAsia="zh-CN"/>
        </w:rPr>
        <w:fldChar w:fldCharType="separate"/>
      </w:r>
      <w:r w:rsidR="002C4AD4" w:rsidRPr="003B2745">
        <w:rPr>
          <w:b/>
        </w:rPr>
        <w:t xml:space="preserve">Figure </w:t>
      </w:r>
      <w:r w:rsidR="002C4AD4">
        <w:rPr>
          <w:b/>
          <w:noProof/>
        </w:rPr>
        <w:t>9</w:t>
      </w:r>
      <w:r w:rsidR="004B2BA7">
        <w:rPr>
          <w:lang w:eastAsia="zh-CN"/>
        </w:rPr>
        <w:fldChar w:fldCharType="end"/>
      </w:r>
      <w:r w:rsidR="004B2BA7">
        <w:rPr>
          <w:lang w:eastAsia="zh-CN"/>
        </w:rPr>
        <w:fldChar w:fldCharType="begin"/>
      </w:r>
      <w:r w:rsidR="004B2BA7">
        <w:rPr>
          <w:lang w:eastAsia="zh-CN"/>
        </w:rPr>
        <w:instrText xml:space="preserve"> REF _Ref526272542 \h </w:instrText>
      </w:r>
      <w:r w:rsidR="004B2BA7">
        <w:rPr>
          <w:lang w:eastAsia="zh-CN"/>
        </w:rPr>
      </w:r>
      <w:r w:rsidR="004B2BA7">
        <w:rPr>
          <w:lang w:eastAsia="zh-CN"/>
        </w:rPr>
        <w:fldChar w:fldCharType="separate"/>
      </w:r>
      <w:r w:rsidR="002C4AD4" w:rsidRPr="003B2745">
        <w:rPr>
          <w:b/>
        </w:rPr>
        <w:t xml:space="preserve">Figure </w:t>
      </w:r>
      <w:r w:rsidR="002C4AD4">
        <w:rPr>
          <w:b/>
          <w:noProof/>
        </w:rPr>
        <w:t>11</w:t>
      </w:r>
      <w:r w:rsidR="004B2BA7">
        <w:rPr>
          <w:lang w:eastAsia="zh-CN"/>
        </w:rPr>
        <w:fldChar w:fldCharType="end"/>
      </w:r>
      <w:r w:rsidRPr="003E463A">
        <w:rPr>
          <w:lang w:eastAsia="zh-CN"/>
        </w:rPr>
        <w:t xml:space="preserve"> illustrent </w:t>
      </w:r>
      <w:r>
        <w:rPr>
          <w:lang w:eastAsia="zh-CN"/>
        </w:rPr>
        <w:t>les</w:t>
      </w:r>
      <w:r w:rsidRPr="003E463A">
        <w:rPr>
          <w:lang w:eastAsia="zh-CN"/>
        </w:rPr>
        <w:t xml:space="preserve"> variation</w:t>
      </w:r>
      <w:r>
        <w:rPr>
          <w:lang w:eastAsia="zh-CN"/>
        </w:rPr>
        <w:t>s</w:t>
      </w:r>
      <w:r w:rsidRPr="003E463A">
        <w:rPr>
          <w:lang w:eastAsia="zh-CN"/>
        </w:rPr>
        <w:t xml:space="preserve"> de pression et température </w:t>
      </w:r>
      <w:r>
        <w:rPr>
          <w:lang w:eastAsia="zh-CN"/>
        </w:rPr>
        <w:t>au plan médian du palier</w:t>
      </w:r>
      <w:r w:rsidR="005717FC">
        <w:rPr>
          <w:lang w:eastAsia="zh-CN"/>
        </w:rPr>
        <w:t xml:space="preserve"> et ses comparaisons avec les résultats </w:t>
      </w:r>
      <w:r w:rsidR="00967B4F">
        <w:rPr>
          <w:lang w:eastAsia="zh-CN"/>
        </w:rPr>
        <w:t>expérimentaux</w:t>
      </w:r>
      <w:r w:rsidR="00967B4F" w:rsidRPr="003E463A">
        <w:rPr>
          <w:lang w:eastAsia="zh-CN"/>
        </w:rPr>
        <w:t>.</w:t>
      </w:r>
      <w:r w:rsidR="00967B4F" w:rsidRPr="00967B4F">
        <w:rPr>
          <w:lang w:eastAsia="zh-CN"/>
        </w:rPr>
        <w:t xml:space="preserve"> Les pressions prévues concordent bien avec les mesures</w:t>
      </w:r>
      <w:r w:rsidR="00967B4F">
        <w:rPr>
          <w:lang w:eastAsia="zh-CN"/>
        </w:rPr>
        <w:t xml:space="preserve"> et l</w:t>
      </w:r>
      <w:r w:rsidR="00967B4F" w:rsidRPr="00967B4F">
        <w:rPr>
          <w:lang w:eastAsia="zh-CN"/>
        </w:rPr>
        <w:t xml:space="preserve">a température </w:t>
      </w:r>
      <w:r w:rsidR="00967B4F">
        <w:rPr>
          <w:lang w:eastAsia="zh-CN"/>
        </w:rPr>
        <w:t>simulée</w:t>
      </w:r>
      <w:r w:rsidR="00967B4F" w:rsidRPr="00967B4F">
        <w:rPr>
          <w:lang w:eastAsia="zh-CN"/>
        </w:rPr>
        <w:t xml:space="preserve"> montre un accord raisonnable avec les mesures</w:t>
      </w:r>
      <w:r w:rsidR="00967B4F">
        <w:rPr>
          <w:lang w:eastAsia="zh-CN"/>
        </w:rPr>
        <w:t>. L</w:t>
      </w:r>
      <w:r w:rsidR="00967B4F" w:rsidRPr="00967B4F">
        <w:rPr>
          <w:lang w:eastAsia="zh-CN"/>
        </w:rPr>
        <w:t>a qualité de la prédiction pourrait être amélio</w:t>
      </w:r>
      <w:r w:rsidR="00967B4F">
        <w:rPr>
          <w:lang w:eastAsia="zh-CN"/>
        </w:rPr>
        <w:t xml:space="preserve">rée si la thermo-déformation du coussinet </w:t>
      </w:r>
      <w:r w:rsidR="00967B4F" w:rsidRPr="00967B4F">
        <w:rPr>
          <w:lang w:eastAsia="zh-CN"/>
        </w:rPr>
        <w:t xml:space="preserve">est prise en compte et si les conditions </w:t>
      </w:r>
      <w:r w:rsidR="00967B4F">
        <w:rPr>
          <w:lang w:eastAsia="zh-CN"/>
        </w:rPr>
        <w:t xml:space="preserve">aux </w:t>
      </w:r>
      <w:r w:rsidR="00967B4F" w:rsidRPr="00967B4F">
        <w:rPr>
          <w:lang w:eastAsia="zh-CN"/>
        </w:rPr>
        <w:t>limites</w:t>
      </w:r>
      <w:r w:rsidR="00967B4F">
        <w:rPr>
          <w:lang w:eastAsia="zh-CN"/>
        </w:rPr>
        <w:t xml:space="preserve"> </w:t>
      </w:r>
      <w:r w:rsidR="00967B4F" w:rsidRPr="00967B4F">
        <w:rPr>
          <w:lang w:eastAsia="zh-CN"/>
        </w:rPr>
        <w:t xml:space="preserve">thermiques de l'équation </w:t>
      </w:r>
      <w:r w:rsidR="00967B4F">
        <w:rPr>
          <w:lang w:eastAsia="zh-CN"/>
        </w:rPr>
        <w:t>de l’énergie</w:t>
      </w:r>
      <w:r w:rsidR="00967B4F" w:rsidRPr="00967B4F">
        <w:rPr>
          <w:lang w:eastAsia="zh-CN"/>
        </w:rPr>
        <w:t xml:space="preserve"> sont </w:t>
      </w:r>
      <w:r w:rsidR="00967B4F">
        <w:rPr>
          <w:lang w:eastAsia="zh-CN"/>
        </w:rPr>
        <w:t>plus précises</w:t>
      </w:r>
      <w:r w:rsidR="00967B4F" w:rsidRPr="00967B4F">
        <w:rPr>
          <w:lang w:eastAsia="zh-CN"/>
        </w:rPr>
        <w:t>.</w:t>
      </w:r>
    </w:p>
    <w:p w14:paraId="08C609A3" w14:textId="77777777" w:rsidR="003D21D1" w:rsidRPr="00E55737" w:rsidRDefault="003D21D1" w:rsidP="007E5841">
      <w:pPr>
        <w:spacing w:line="360" w:lineRule="auto"/>
        <w:rPr>
          <w:lang w:eastAsia="zh-CN"/>
        </w:rPr>
      </w:pPr>
    </w:p>
    <w:p w14:paraId="306C6D09" w14:textId="77777777" w:rsidR="003D21D1" w:rsidRPr="00E55737" w:rsidRDefault="003D21D1" w:rsidP="007E5841">
      <w:pPr>
        <w:rPr>
          <w:lang w:eastAsia="zh-CN"/>
        </w:rPr>
      </w:pPr>
    </w:p>
    <w:tbl>
      <w:tblPr>
        <w:tblW w:w="0" w:type="auto"/>
        <w:tblLook w:val="04A0" w:firstRow="1" w:lastRow="0" w:firstColumn="1" w:lastColumn="0" w:noHBand="0" w:noVBand="1"/>
      </w:tblPr>
      <w:tblGrid>
        <w:gridCol w:w="9072"/>
      </w:tblGrid>
      <w:tr w:rsidR="002F522D" w:rsidRPr="00217472" w14:paraId="5EE01CEF" w14:textId="77777777" w:rsidTr="00E33A5C">
        <w:tc>
          <w:tcPr>
            <w:tcW w:w="8844" w:type="dxa"/>
          </w:tcPr>
          <w:p w14:paraId="05AD27E5" w14:textId="3413E8AD" w:rsidR="002F522D" w:rsidRPr="00FB7FFE" w:rsidRDefault="00484B80" w:rsidP="007E5841">
            <w:pPr>
              <w:pStyle w:val="MDPI52figure"/>
              <w:keepNext/>
              <w:adjustRightInd w:val="0"/>
              <w:snapToGrid w:val="0"/>
              <w:rPr>
                <w:lang w:val="fr-FR"/>
              </w:rPr>
            </w:pPr>
            <w:r>
              <w:rPr>
                <w:noProof/>
                <w:lang w:eastAsia="zh-CN" w:bidi="ar-SA"/>
              </w:rPr>
              <w:lastRenderedPageBreak/>
              <w:drawing>
                <wp:inline distT="0" distB="0" distL="0" distR="0" wp14:anchorId="7AD200BF" wp14:editId="65739FA9">
                  <wp:extent cx="5760720" cy="192024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20240"/>
                          </a:xfrm>
                          <a:prstGeom prst="rect">
                            <a:avLst/>
                          </a:prstGeom>
                        </pic:spPr>
                      </pic:pic>
                    </a:graphicData>
                  </a:graphic>
                </wp:inline>
              </w:drawing>
            </w:r>
          </w:p>
        </w:tc>
      </w:tr>
      <w:tr w:rsidR="001D037E" w:rsidRPr="00217472" w14:paraId="234BB10E" w14:textId="77777777" w:rsidTr="00E33A5C">
        <w:tc>
          <w:tcPr>
            <w:tcW w:w="8844" w:type="dxa"/>
          </w:tcPr>
          <w:p w14:paraId="3287EAE9" w14:textId="29D439B5" w:rsidR="001D037E" w:rsidRPr="00216F98" w:rsidRDefault="001D037E" w:rsidP="007E5841">
            <w:pPr>
              <w:jc w:val="center"/>
              <w:rPr>
                <w:b/>
                <w:noProof/>
              </w:rPr>
            </w:pPr>
            <w:r w:rsidRPr="00216F98">
              <w:rPr>
                <w:b/>
                <w:noProof/>
              </w:rPr>
              <w:t>Lobe inférieur</w:t>
            </w:r>
          </w:p>
        </w:tc>
      </w:tr>
      <w:tr w:rsidR="00E33A5C" w:rsidRPr="00217472" w14:paraId="2F1601CD" w14:textId="77777777" w:rsidTr="00E33A5C">
        <w:tc>
          <w:tcPr>
            <w:tcW w:w="8844" w:type="dxa"/>
          </w:tcPr>
          <w:p w14:paraId="5F3C8061" w14:textId="189850AB" w:rsidR="00E33A5C" w:rsidRPr="00E33A5C" w:rsidRDefault="004E635A" w:rsidP="007E5841">
            <w:pPr>
              <w:pStyle w:val="MDPI52figure"/>
              <w:keepNext/>
              <w:adjustRightInd w:val="0"/>
              <w:snapToGrid w:val="0"/>
              <w:rPr>
                <w:lang w:val="fr-FR"/>
              </w:rPr>
            </w:pPr>
            <w:r w:rsidRPr="004E635A">
              <w:rPr>
                <w:noProof/>
                <w:lang w:eastAsia="zh-CN" w:bidi="ar-SA"/>
              </w:rPr>
              <w:drawing>
                <wp:inline distT="0" distB="0" distL="0" distR="0" wp14:anchorId="265B6339" wp14:editId="1AFA56E7">
                  <wp:extent cx="5760720" cy="1923415"/>
                  <wp:effectExtent l="0" t="0" r="0" b="0"/>
                  <wp:docPr id="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8"/>
                          <a:stretch>
                            <a:fillRect/>
                          </a:stretch>
                        </pic:blipFill>
                        <pic:spPr>
                          <a:xfrm>
                            <a:off x="0" y="0"/>
                            <a:ext cx="5760720" cy="1923415"/>
                          </a:xfrm>
                          <a:prstGeom prst="rect">
                            <a:avLst/>
                          </a:prstGeom>
                        </pic:spPr>
                      </pic:pic>
                    </a:graphicData>
                  </a:graphic>
                </wp:inline>
              </w:drawing>
            </w:r>
          </w:p>
        </w:tc>
      </w:tr>
      <w:tr w:rsidR="001D037E" w:rsidRPr="00217472" w14:paraId="3CB8097B" w14:textId="77777777" w:rsidTr="00E33A5C">
        <w:tc>
          <w:tcPr>
            <w:tcW w:w="8844" w:type="dxa"/>
          </w:tcPr>
          <w:p w14:paraId="4D010F62" w14:textId="1CBE5E0E" w:rsidR="001D037E" w:rsidRPr="00216F98" w:rsidRDefault="001D037E" w:rsidP="007E5841">
            <w:pPr>
              <w:jc w:val="center"/>
              <w:rPr>
                <w:b/>
                <w:noProof/>
              </w:rPr>
            </w:pPr>
            <w:r w:rsidRPr="00216F98">
              <w:rPr>
                <w:b/>
                <w:noProof/>
              </w:rPr>
              <w:t>Lobe supérieur</w:t>
            </w:r>
          </w:p>
        </w:tc>
      </w:tr>
    </w:tbl>
    <w:p w14:paraId="0E874CBB" w14:textId="77975FF9" w:rsidR="007E5841" w:rsidRPr="007E5841" w:rsidRDefault="002F522D" w:rsidP="007E5841">
      <w:pPr>
        <w:pStyle w:val="MDPI51figurecaption"/>
        <w:spacing w:before="0" w:after="0" w:line="240" w:lineRule="auto"/>
        <w:jc w:val="center"/>
        <w:rPr>
          <w:b/>
          <w:lang w:val="fr-FR"/>
        </w:rPr>
      </w:pPr>
      <w:bookmarkStart w:id="84" w:name="_Ref524006364"/>
      <w:r w:rsidRPr="003B2745">
        <w:rPr>
          <w:b/>
          <w:lang w:val="fr-FR"/>
        </w:rPr>
        <w:t xml:space="preserve">Figure </w:t>
      </w:r>
      <w:r w:rsidRPr="00490353">
        <w:rPr>
          <w:b/>
        </w:rPr>
        <w:fldChar w:fldCharType="begin"/>
      </w:r>
      <w:r w:rsidRPr="003B2745">
        <w:rPr>
          <w:b/>
          <w:lang w:val="fr-FR"/>
        </w:rPr>
        <w:instrText xml:space="preserve"> SEQ Figure \* ARABIC </w:instrText>
      </w:r>
      <w:r w:rsidRPr="00490353">
        <w:rPr>
          <w:b/>
        </w:rPr>
        <w:fldChar w:fldCharType="separate"/>
      </w:r>
      <w:r w:rsidR="002C4AD4">
        <w:rPr>
          <w:b/>
          <w:noProof/>
          <w:lang w:val="fr-FR"/>
        </w:rPr>
        <w:t>9</w:t>
      </w:r>
      <w:r w:rsidRPr="00490353">
        <w:rPr>
          <w:b/>
        </w:rPr>
        <w:fldChar w:fldCharType="end"/>
      </w:r>
      <w:bookmarkEnd w:id="84"/>
      <w:r w:rsidR="00A23BD1" w:rsidRPr="003B2745">
        <w:rPr>
          <w:b/>
          <w:lang w:val="fr-FR"/>
        </w:rPr>
        <w:t xml:space="preserve"> </w:t>
      </w:r>
      <w:r w:rsidR="003B2745" w:rsidRPr="003B2745">
        <w:rPr>
          <w:b/>
          <w:lang w:val="fr-FR"/>
        </w:rPr>
        <w:t>: Comparaison de pression et température</w:t>
      </w:r>
      <w:r w:rsidR="003B2745">
        <w:rPr>
          <w:b/>
          <w:lang w:val="fr-FR"/>
        </w:rPr>
        <w:t xml:space="preserve"> des deux lobe</w:t>
      </w:r>
      <w:r w:rsidR="00A319A2">
        <w:rPr>
          <w:b/>
          <w:lang w:val="fr-FR"/>
        </w:rPr>
        <w:t xml:space="preserve">s à 500tr/min avec </w:t>
      </w:r>
      <w:r w:rsidR="005D3EC7">
        <w:rPr>
          <w:b/>
          <w:lang w:val="fr-FR"/>
        </w:rPr>
        <w:t>la</w:t>
      </w:r>
      <w:r w:rsidR="00A319A2">
        <w:rPr>
          <w:b/>
          <w:lang w:val="fr-FR"/>
        </w:rPr>
        <w:t xml:space="preserve"> charge 10kN</w:t>
      </w:r>
      <w:r w:rsidR="003B2745">
        <w:rPr>
          <w:b/>
          <w:lang w:val="fr-FR"/>
        </w:rPr>
        <w:t xml:space="preserve"> </w:t>
      </w:r>
      <w:r w:rsidR="003B2745" w:rsidRPr="003B2745">
        <w:rPr>
          <w:b/>
          <w:lang w:val="fr-FR"/>
        </w:rPr>
        <w:t xml:space="preserve"> </w:t>
      </w:r>
    </w:p>
    <w:tbl>
      <w:tblPr>
        <w:tblW w:w="0" w:type="auto"/>
        <w:tblLook w:val="04A0" w:firstRow="1" w:lastRow="0" w:firstColumn="1" w:lastColumn="0" w:noHBand="0" w:noVBand="1"/>
      </w:tblPr>
      <w:tblGrid>
        <w:gridCol w:w="9072"/>
      </w:tblGrid>
      <w:tr w:rsidR="00CB3325" w:rsidRPr="00217472" w14:paraId="312DBD0D" w14:textId="77777777" w:rsidTr="004112A4">
        <w:tc>
          <w:tcPr>
            <w:tcW w:w="9072" w:type="dxa"/>
          </w:tcPr>
          <w:p w14:paraId="43766C83" w14:textId="6DEBFCC4" w:rsidR="00CB3325" w:rsidRPr="00A61245" w:rsidRDefault="00C210DA" w:rsidP="007E5841">
            <w:pPr>
              <w:pStyle w:val="MDPI52figure"/>
              <w:keepNext/>
              <w:adjustRightInd w:val="0"/>
              <w:snapToGrid w:val="0"/>
            </w:pPr>
            <w:r w:rsidRPr="00C210DA">
              <w:rPr>
                <w:noProof/>
                <w:lang w:eastAsia="zh-CN" w:bidi="ar-SA"/>
              </w:rPr>
              <w:drawing>
                <wp:inline distT="0" distB="0" distL="0" distR="0" wp14:anchorId="114CEB8F" wp14:editId="4EF58645">
                  <wp:extent cx="5760720" cy="1943100"/>
                  <wp:effectExtent l="0" t="0" r="0" b="0"/>
                  <wp:docPr id="2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9"/>
                          <a:stretch>
                            <a:fillRect/>
                          </a:stretch>
                        </pic:blipFill>
                        <pic:spPr>
                          <a:xfrm>
                            <a:off x="0" y="0"/>
                            <a:ext cx="5760720" cy="1943100"/>
                          </a:xfrm>
                          <a:prstGeom prst="rect">
                            <a:avLst/>
                          </a:prstGeom>
                        </pic:spPr>
                      </pic:pic>
                    </a:graphicData>
                  </a:graphic>
                </wp:inline>
              </w:drawing>
            </w:r>
          </w:p>
        </w:tc>
      </w:tr>
      <w:tr w:rsidR="00CB3325" w:rsidRPr="00217472" w14:paraId="02D8CE0B" w14:textId="77777777" w:rsidTr="004112A4">
        <w:tc>
          <w:tcPr>
            <w:tcW w:w="9072" w:type="dxa"/>
          </w:tcPr>
          <w:p w14:paraId="42BA5EEF" w14:textId="77777777" w:rsidR="00CB3325" w:rsidRPr="00216F98" w:rsidRDefault="00CB3325" w:rsidP="007E5841">
            <w:pPr>
              <w:jc w:val="center"/>
              <w:rPr>
                <w:b/>
                <w:noProof/>
              </w:rPr>
            </w:pPr>
            <w:r w:rsidRPr="00216F98">
              <w:rPr>
                <w:b/>
                <w:noProof/>
              </w:rPr>
              <w:t>Lobe inférieur</w:t>
            </w:r>
          </w:p>
        </w:tc>
      </w:tr>
      <w:tr w:rsidR="00CB3325" w:rsidRPr="00217472" w14:paraId="11536A2F" w14:textId="77777777" w:rsidTr="004112A4">
        <w:tc>
          <w:tcPr>
            <w:tcW w:w="9072" w:type="dxa"/>
          </w:tcPr>
          <w:p w14:paraId="52653FF5" w14:textId="3040C31C" w:rsidR="00CB3325" w:rsidRPr="00E33A5C" w:rsidRDefault="00FD4B39" w:rsidP="007E5841">
            <w:pPr>
              <w:pStyle w:val="MDPI52figure"/>
              <w:keepNext/>
              <w:adjustRightInd w:val="0"/>
              <w:snapToGrid w:val="0"/>
              <w:rPr>
                <w:lang w:val="fr-FR"/>
              </w:rPr>
            </w:pPr>
            <w:r w:rsidRPr="00FD4B39">
              <w:rPr>
                <w:noProof/>
                <w:lang w:eastAsia="zh-CN" w:bidi="ar-SA"/>
              </w:rPr>
              <w:drawing>
                <wp:inline distT="0" distB="0" distL="0" distR="0" wp14:anchorId="3F89E6E8" wp14:editId="286C350A">
                  <wp:extent cx="5760720" cy="1924685"/>
                  <wp:effectExtent l="0" t="0" r="0" b="0"/>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0"/>
                          <a:stretch>
                            <a:fillRect/>
                          </a:stretch>
                        </pic:blipFill>
                        <pic:spPr>
                          <a:xfrm>
                            <a:off x="0" y="0"/>
                            <a:ext cx="5760720" cy="1924685"/>
                          </a:xfrm>
                          <a:prstGeom prst="rect">
                            <a:avLst/>
                          </a:prstGeom>
                        </pic:spPr>
                      </pic:pic>
                    </a:graphicData>
                  </a:graphic>
                </wp:inline>
              </w:drawing>
            </w:r>
          </w:p>
        </w:tc>
      </w:tr>
      <w:tr w:rsidR="00CB3325" w:rsidRPr="00217472" w14:paraId="250015DF" w14:textId="77777777" w:rsidTr="004112A4">
        <w:tc>
          <w:tcPr>
            <w:tcW w:w="9072" w:type="dxa"/>
          </w:tcPr>
          <w:p w14:paraId="481D3ED4" w14:textId="77777777" w:rsidR="00CB3325" w:rsidRPr="00216F98" w:rsidRDefault="00CB3325" w:rsidP="007E5841">
            <w:pPr>
              <w:jc w:val="center"/>
              <w:rPr>
                <w:b/>
                <w:noProof/>
              </w:rPr>
            </w:pPr>
            <w:r w:rsidRPr="00216F98">
              <w:rPr>
                <w:b/>
                <w:noProof/>
              </w:rPr>
              <w:t>Lobe supérieur</w:t>
            </w:r>
          </w:p>
        </w:tc>
      </w:tr>
    </w:tbl>
    <w:p w14:paraId="0F53D119" w14:textId="76BAB409" w:rsidR="00CB3325" w:rsidRPr="003B2745" w:rsidRDefault="00CB3325" w:rsidP="007E5841">
      <w:pPr>
        <w:pStyle w:val="MDPI51figurecaption"/>
        <w:spacing w:before="0" w:after="0" w:line="240" w:lineRule="auto"/>
        <w:jc w:val="center"/>
        <w:rPr>
          <w:lang w:val="fr-FR"/>
        </w:rPr>
      </w:pPr>
      <w:r w:rsidRPr="003B2745">
        <w:rPr>
          <w:b/>
          <w:lang w:val="fr-FR"/>
        </w:rPr>
        <w:t xml:space="preserve">Figure </w:t>
      </w:r>
      <w:r w:rsidRPr="00490353">
        <w:rPr>
          <w:b/>
        </w:rPr>
        <w:fldChar w:fldCharType="begin"/>
      </w:r>
      <w:r w:rsidRPr="003B2745">
        <w:rPr>
          <w:b/>
          <w:lang w:val="fr-FR"/>
        </w:rPr>
        <w:instrText xml:space="preserve"> SEQ Figure \* ARABIC </w:instrText>
      </w:r>
      <w:r w:rsidRPr="00490353">
        <w:rPr>
          <w:b/>
        </w:rPr>
        <w:fldChar w:fldCharType="separate"/>
      </w:r>
      <w:r w:rsidR="002C4AD4">
        <w:rPr>
          <w:b/>
          <w:noProof/>
          <w:lang w:val="fr-FR"/>
        </w:rPr>
        <w:t>10</w:t>
      </w:r>
      <w:r w:rsidRPr="00490353">
        <w:rPr>
          <w:b/>
        </w:rPr>
        <w:fldChar w:fldCharType="end"/>
      </w:r>
      <w:r w:rsidRPr="003B2745">
        <w:rPr>
          <w:b/>
          <w:lang w:val="fr-FR"/>
        </w:rPr>
        <w:t xml:space="preserve"> : Comparaison de pression et température</w:t>
      </w:r>
      <w:r>
        <w:rPr>
          <w:b/>
          <w:lang w:val="fr-FR"/>
        </w:rPr>
        <w:t xml:space="preserve"> des deux lobes à 2000tr/min avec la charge 8kN </w:t>
      </w:r>
      <w:r w:rsidRPr="003B2745">
        <w:rPr>
          <w:b/>
          <w:lang w:val="fr-FR"/>
        </w:rPr>
        <w:t xml:space="preserve"> </w:t>
      </w:r>
    </w:p>
    <w:tbl>
      <w:tblPr>
        <w:tblW w:w="0" w:type="auto"/>
        <w:tblLook w:val="04A0" w:firstRow="1" w:lastRow="0" w:firstColumn="1" w:lastColumn="0" w:noHBand="0" w:noVBand="1"/>
      </w:tblPr>
      <w:tblGrid>
        <w:gridCol w:w="9072"/>
      </w:tblGrid>
      <w:tr w:rsidR="004112A4" w:rsidRPr="00217472" w14:paraId="5A029975" w14:textId="77777777" w:rsidTr="00945E79">
        <w:tc>
          <w:tcPr>
            <w:tcW w:w="9072" w:type="dxa"/>
          </w:tcPr>
          <w:p w14:paraId="6ABFC557" w14:textId="7D0B3FDD" w:rsidR="004112A4" w:rsidRPr="00A61245" w:rsidRDefault="003B091B" w:rsidP="007E5841">
            <w:pPr>
              <w:pStyle w:val="MDPI52figure"/>
              <w:keepNext/>
              <w:adjustRightInd w:val="0"/>
              <w:snapToGrid w:val="0"/>
            </w:pPr>
            <w:r w:rsidRPr="003B091B">
              <w:rPr>
                <w:noProof/>
                <w:lang w:eastAsia="zh-CN" w:bidi="ar-SA"/>
              </w:rPr>
              <w:lastRenderedPageBreak/>
              <w:drawing>
                <wp:inline distT="0" distB="0" distL="0" distR="0" wp14:anchorId="339DF619" wp14:editId="4DF6FDD0">
                  <wp:extent cx="5760720" cy="1965325"/>
                  <wp:effectExtent l="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1"/>
                          <a:stretch>
                            <a:fillRect/>
                          </a:stretch>
                        </pic:blipFill>
                        <pic:spPr>
                          <a:xfrm>
                            <a:off x="0" y="0"/>
                            <a:ext cx="5760720" cy="1965325"/>
                          </a:xfrm>
                          <a:prstGeom prst="rect">
                            <a:avLst/>
                          </a:prstGeom>
                        </pic:spPr>
                      </pic:pic>
                    </a:graphicData>
                  </a:graphic>
                </wp:inline>
              </w:drawing>
            </w:r>
          </w:p>
        </w:tc>
      </w:tr>
      <w:tr w:rsidR="004112A4" w:rsidRPr="00217472" w14:paraId="38A87A5F" w14:textId="77777777" w:rsidTr="00945E79">
        <w:tc>
          <w:tcPr>
            <w:tcW w:w="9072" w:type="dxa"/>
          </w:tcPr>
          <w:p w14:paraId="30C60B33" w14:textId="77777777" w:rsidR="004112A4" w:rsidRPr="00216F98" w:rsidRDefault="004112A4" w:rsidP="007E5841">
            <w:pPr>
              <w:jc w:val="center"/>
              <w:rPr>
                <w:b/>
                <w:noProof/>
              </w:rPr>
            </w:pPr>
            <w:r w:rsidRPr="00216F98">
              <w:rPr>
                <w:b/>
                <w:noProof/>
              </w:rPr>
              <w:t>Lobe inférieur</w:t>
            </w:r>
          </w:p>
        </w:tc>
      </w:tr>
      <w:tr w:rsidR="004112A4" w:rsidRPr="00217472" w14:paraId="5ACED60D" w14:textId="77777777" w:rsidTr="00945E79">
        <w:tc>
          <w:tcPr>
            <w:tcW w:w="9072" w:type="dxa"/>
          </w:tcPr>
          <w:p w14:paraId="326B55FF" w14:textId="372640F0" w:rsidR="004112A4" w:rsidRPr="00E33A5C" w:rsidRDefault="003B091B" w:rsidP="007E5841">
            <w:pPr>
              <w:pStyle w:val="MDPI52figure"/>
              <w:keepNext/>
              <w:adjustRightInd w:val="0"/>
              <w:snapToGrid w:val="0"/>
              <w:rPr>
                <w:lang w:val="fr-FR"/>
              </w:rPr>
            </w:pPr>
            <w:r w:rsidRPr="003B091B">
              <w:rPr>
                <w:noProof/>
                <w:lang w:eastAsia="zh-CN" w:bidi="ar-SA"/>
              </w:rPr>
              <w:drawing>
                <wp:inline distT="0" distB="0" distL="0" distR="0" wp14:anchorId="51960676" wp14:editId="0382BD74">
                  <wp:extent cx="5760720" cy="1924685"/>
                  <wp:effectExtent l="0" t="0" r="0" b="0"/>
                  <wp:docPr id="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2"/>
                          <a:stretch>
                            <a:fillRect/>
                          </a:stretch>
                        </pic:blipFill>
                        <pic:spPr>
                          <a:xfrm>
                            <a:off x="0" y="0"/>
                            <a:ext cx="5760720" cy="1924685"/>
                          </a:xfrm>
                          <a:prstGeom prst="rect">
                            <a:avLst/>
                          </a:prstGeom>
                        </pic:spPr>
                      </pic:pic>
                    </a:graphicData>
                  </a:graphic>
                </wp:inline>
              </w:drawing>
            </w:r>
          </w:p>
        </w:tc>
      </w:tr>
      <w:tr w:rsidR="004112A4" w:rsidRPr="00217472" w14:paraId="4DF1D3AE" w14:textId="77777777" w:rsidTr="00945E79">
        <w:tc>
          <w:tcPr>
            <w:tcW w:w="9072" w:type="dxa"/>
          </w:tcPr>
          <w:p w14:paraId="4BF69653" w14:textId="77777777" w:rsidR="004112A4" w:rsidRPr="00216F98" w:rsidRDefault="004112A4" w:rsidP="007E5841">
            <w:pPr>
              <w:jc w:val="center"/>
              <w:rPr>
                <w:b/>
                <w:noProof/>
              </w:rPr>
            </w:pPr>
            <w:r w:rsidRPr="00216F98">
              <w:rPr>
                <w:b/>
                <w:noProof/>
              </w:rPr>
              <w:t>Lobe supérieur</w:t>
            </w:r>
          </w:p>
        </w:tc>
      </w:tr>
    </w:tbl>
    <w:p w14:paraId="515298C5" w14:textId="6A31DA98" w:rsidR="004112A4" w:rsidRPr="003B2745" w:rsidRDefault="004112A4" w:rsidP="007E5841">
      <w:pPr>
        <w:pStyle w:val="MDPI51figurecaption"/>
        <w:spacing w:before="0" w:after="0" w:line="240" w:lineRule="auto"/>
        <w:rPr>
          <w:lang w:val="fr-FR"/>
        </w:rPr>
      </w:pPr>
      <w:bookmarkStart w:id="85" w:name="_Ref526272542"/>
      <w:r w:rsidRPr="003B2745">
        <w:rPr>
          <w:b/>
          <w:lang w:val="fr-FR"/>
        </w:rPr>
        <w:t xml:space="preserve">Figure </w:t>
      </w:r>
      <w:r w:rsidRPr="00490353">
        <w:rPr>
          <w:b/>
        </w:rPr>
        <w:fldChar w:fldCharType="begin"/>
      </w:r>
      <w:r w:rsidRPr="003B2745">
        <w:rPr>
          <w:b/>
          <w:lang w:val="fr-FR"/>
        </w:rPr>
        <w:instrText xml:space="preserve"> SEQ Figure \* ARABIC </w:instrText>
      </w:r>
      <w:r w:rsidRPr="00490353">
        <w:rPr>
          <w:b/>
        </w:rPr>
        <w:fldChar w:fldCharType="separate"/>
      </w:r>
      <w:r w:rsidR="002C4AD4">
        <w:rPr>
          <w:b/>
          <w:noProof/>
          <w:lang w:val="fr-FR"/>
        </w:rPr>
        <w:t>11</w:t>
      </w:r>
      <w:r w:rsidRPr="00490353">
        <w:rPr>
          <w:b/>
        </w:rPr>
        <w:fldChar w:fldCharType="end"/>
      </w:r>
      <w:bookmarkEnd w:id="85"/>
      <w:r w:rsidRPr="003B2745">
        <w:rPr>
          <w:b/>
          <w:lang w:val="fr-FR"/>
        </w:rPr>
        <w:t xml:space="preserve"> : Comparaison de pression et température</w:t>
      </w:r>
      <w:r>
        <w:rPr>
          <w:b/>
          <w:lang w:val="fr-FR"/>
        </w:rPr>
        <w:t xml:space="preserve"> des deux lobes à 3500tr/min avec la charge 6kN </w:t>
      </w:r>
      <w:r w:rsidRPr="003B2745">
        <w:rPr>
          <w:b/>
          <w:lang w:val="fr-FR"/>
        </w:rPr>
        <w:t xml:space="preserve"> </w:t>
      </w:r>
    </w:p>
    <w:p w14:paraId="25821E07" w14:textId="77777777" w:rsidR="005F5146" w:rsidRDefault="005F5146" w:rsidP="00F12B82">
      <w:pPr>
        <w:rPr>
          <w:bCs/>
        </w:rPr>
      </w:pPr>
    </w:p>
    <w:p w14:paraId="4D3235BE" w14:textId="77777777" w:rsidR="007E5841" w:rsidRPr="003B2745" w:rsidRDefault="007E5841" w:rsidP="00F12B82">
      <w:pPr>
        <w:rPr>
          <w:bCs/>
        </w:rPr>
      </w:pPr>
    </w:p>
    <w:p w14:paraId="667068C9" w14:textId="42CB0C86" w:rsidR="00604841" w:rsidRDefault="00D9336E" w:rsidP="00CF6A59">
      <w:pPr>
        <w:pStyle w:val="Titre1"/>
      </w:pPr>
      <w:r w:rsidRPr="00CC16EF">
        <w:t>Conclusion</w:t>
      </w:r>
    </w:p>
    <w:p w14:paraId="10062453" w14:textId="77777777" w:rsidR="00CC16EF" w:rsidRDefault="00CC16EF" w:rsidP="00CC16EF"/>
    <w:p w14:paraId="3EE444B3" w14:textId="6C9C571E" w:rsidR="001C7D50" w:rsidRDefault="00DE7D71" w:rsidP="009A570B">
      <w:pPr>
        <w:spacing w:line="360" w:lineRule="auto"/>
      </w:pPr>
      <w:r>
        <w:rPr>
          <w:sz w:val="23"/>
          <w:szCs w:val="23"/>
        </w:rPr>
        <w:t>Ce ch</w:t>
      </w:r>
      <w:r w:rsidR="00CD27F5">
        <w:rPr>
          <w:sz w:val="23"/>
          <w:szCs w:val="23"/>
        </w:rPr>
        <w:t>apitre a permis de présenter le solveur</w:t>
      </w:r>
      <w:r>
        <w:rPr>
          <w:sz w:val="23"/>
          <w:szCs w:val="23"/>
        </w:rPr>
        <w:t xml:space="preserve"> utilisé </w:t>
      </w:r>
      <w:r w:rsidR="007646D0">
        <w:rPr>
          <w:sz w:val="23"/>
          <w:szCs w:val="23"/>
        </w:rPr>
        <w:t>pour</w:t>
      </w:r>
      <w:r>
        <w:rPr>
          <w:sz w:val="23"/>
          <w:szCs w:val="23"/>
        </w:rPr>
        <w:t xml:space="preserve"> résoudre des problèmes </w:t>
      </w:r>
      <w:r w:rsidR="00945E79">
        <w:rPr>
          <w:sz w:val="23"/>
          <w:szCs w:val="23"/>
        </w:rPr>
        <w:t>thermo-hydrodynamiques</w:t>
      </w:r>
      <w:r w:rsidR="001E4BB0">
        <w:rPr>
          <w:sz w:val="23"/>
          <w:szCs w:val="23"/>
        </w:rPr>
        <w:t xml:space="preserve"> au sein des paliers hydrodynamique</w:t>
      </w:r>
      <w:r w:rsidR="00B9712B">
        <w:rPr>
          <w:sz w:val="23"/>
          <w:szCs w:val="23"/>
        </w:rPr>
        <w:t>s</w:t>
      </w:r>
      <w:r>
        <w:rPr>
          <w:sz w:val="23"/>
          <w:szCs w:val="23"/>
        </w:rPr>
        <w:t xml:space="preserve">. </w:t>
      </w:r>
      <w:r w:rsidR="001C7D50">
        <w:rPr>
          <w:sz w:val="23"/>
          <w:szCs w:val="23"/>
        </w:rPr>
        <w:t xml:space="preserve">Dans un premier temps, la démarche classique pour évaluer le champ de pression et de température a été décrite. </w:t>
      </w:r>
      <w:r w:rsidR="006446F8">
        <w:rPr>
          <w:sz w:val="23"/>
          <w:szCs w:val="23"/>
        </w:rPr>
        <w:t>La s</w:t>
      </w:r>
      <w:r w:rsidR="008114C7">
        <w:rPr>
          <w:sz w:val="23"/>
          <w:szCs w:val="23"/>
        </w:rPr>
        <w:t xml:space="preserve">tratégie </w:t>
      </w:r>
      <w:r w:rsidR="00EF7FBC">
        <w:rPr>
          <w:sz w:val="23"/>
          <w:szCs w:val="23"/>
        </w:rPr>
        <w:t>de</w:t>
      </w:r>
      <w:r w:rsidR="00547A5A">
        <w:rPr>
          <w:sz w:val="23"/>
          <w:szCs w:val="23"/>
        </w:rPr>
        <w:t xml:space="preserve"> la</w:t>
      </w:r>
      <w:r w:rsidR="00EF7FBC">
        <w:rPr>
          <w:sz w:val="23"/>
          <w:szCs w:val="23"/>
        </w:rPr>
        <w:t xml:space="preserve"> résolution de</w:t>
      </w:r>
      <w:r w:rsidR="008114C7">
        <w:rPr>
          <w:sz w:val="23"/>
          <w:szCs w:val="23"/>
        </w:rPr>
        <w:t xml:space="preserve"> </w:t>
      </w:r>
      <w:r w:rsidR="006446F8">
        <w:rPr>
          <w:sz w:val="23"/>
          <w:szCs w:val="23"/>
        </w:rPr>
        <w:t xml:space="preserve">l’équation de Reynolds généralisée et l’équation de l’énergie a été montrée. </w:t>
      </w:r>
      <w:r w:rsidR="00CD27F5">
        <w:rPr>
          <w:sz w:val="23"/>
          <w:szCs w:val="23"/>
        </w:rPr>
        <w:t xml:space="preserve">Afin de prendre en compte la rupture et la réformation de film mince, </w:t>
      </w:r>
      <w:r w:rsidR="00355947">
        <w:rPr>
          <w:sz w:val="23"/>
          <w:szCs w:val="23"/>
        </w:rPr>
        <w:t>l’</w:t>
      </w:r>
      <w:r w:rsidR="00CD5533">
        <w:rPr>
          <w:sz w:val="23"/>
          <w:szCs w:val="23"/>
        </w:rPr>
        <w:t>algorithme FBNS</w:t>
      </w:r>
      <w:r w:rsidR="00CD27F5">
        <w:rPr>
          <w:sz w:val="23"/>
          <w:szCs w:val="23"/>
        </w:rPr>
        <w:t xml:space="preserve"> a été intégré dans  le solveur actuel. </w:t>
      </w:r>
      <w:r w:rsidR="00C562EC">
        <w:rPr>
          <w:sz w:val="23"/>
          <w:szCs w:val="23"/>
        </w:rPr>
        <w:t>Ensuite, considérant l’eff</w:t>
      </w:r>
      <w:r w:rsidR="00F143E6">
        <w:rPr>
          <w:sz w:val="23"/>
          <w:szCs w:val="23"/>
        </w:rPr>
        <w:t>ort</w:t>
      </w:r>
      <w:r w:rsidR="00C562EC">
        <w:rPr>
          <w:sz w:val="23"/>
          <w:szCs w:val="23"/>
        </w:rPr>
        <w:t xml:space="preserve"> de calcul important, la méthode de colocation aux points de Lobatto a été implémentée pour réduire le temps de calcul. Une comparaison systématique de cette méthode avec la méthode classique a été </w:t>
      </w:r>
      <w:r w:rsidR="00D5456C">
        <w:rPr>
          <w:sz w:val="23"/>
          <w:szCs w:val="23"/>
        </w:rPr>
        <w:t>illustrée</w:t>
      </w:r>
      <w:r w:rsidR="00C562EC">
        <w:rPr>
          <w:sz w:val="23"/>
          <w:szCs w:val="23"/>
        </w:rPr>
        <w:t xml:space="preserve"> </w:t>
      </w:r>
      <w:r w:rsidR="00A17CFF">
        <w:rPr>
          <w:sz w:val="23"/>
          <w:szCs w:val="23"/>
        </w:rPr>
        <w:t>en A</w:t>
      </w:r>
      <w:r w:rsidR="00C562EC">
        <w:rPr>
          <w:sz w:val="23"/>
          <w:szCs w:val="23"/>
        </w:rPr>
        <w:t>nnexe pour montrer sa robustesse</w:t>
      </w:r>
      <w:r w:rsidR="00D5456C">
        <w:rPr>
          <w:sz w:val="23"/>
          <w:szCs w:val="23"/>
        </w:rPr>
        <w:t xml:space="preserve"> à l’aide d’un cas historique simple du patin incliné. </w:t>
      </w:r>
      <w:r w:rsidR="007657B3">
        <w:rPr>
          <w:sz w:val="23"/>
          <w:szCs w:val="23"/>
        </w:rPr>
        <w:t xml:space="preserve">Enfin le résultats obtenus par ce solveur a été testé et validé par le cas expérimental du palier à géométrie fixe à deux lobes dans la littérature. </w:t>
      </w:r>
    </w:p>
    <w:p w14:paraId="6C1F8F64" w14:textId="77777777" w:rsidR="00DE7D71" w:rsidRDefault="00DE7D71" w:rsidP="009A570B">
      <w:pPr>
        <w:spacing w:line="360" w:lineRule="auto"/>
        <w:rPr>
          <w:sz w:val="23"/>
          <w:szCs w:val="23"/>
        </w:rPr>
      </w:pPr>
    </w:p>
    <w:p w14:paraId="37D34DEC" w14:textId="1347F7AF" w:rsidR="00E8692E" w:rsidRDefault="00E8692E" w:rsidP="009A570B">
      <w:pPr>
        <w:spacing w:line="360" w:lineRule="auto"/>
      </w:pPr>
      <w:r>
        <w:t xml:space="preserve">La modélisation du palier hydrodynamique </w:t>
      </w:r>
      <w:r w:rsidR="00EE61BC">
        <w:t>permet d’évaluer</w:t>
      </w:r>
      <w:r w:rsidR="007657B3">
        <w:t xml:space="preserve"> la force et</w:t>
      </w:r>
      <w:r w:rsidR="00EE61BC">
        <w:t xml:space="preserve"> la chaleur </w:t>
      </w:r>
      <w:r w:rsidR="007657B3">
        <w:t>générées</w:t>
      </w:r>
      <w:r w:rsidR="00F60169">
        <w:t xml:space="preserve"> au sein de</w:t>
      </w:r>
      <w:r w:rsidR="00EE61BC">
        <w:t xml:space="preserve"> palier</w:t>
      </w:r>
      <w:r w:rsidR="007657B3">
        <w:t xml:space="preserve">. </w:t>
      </w:r>
      <w:r w:rsidR="00042987">
        <w:t>Ces deux informations sont</w:t>
      </w:r>
      <w:r w:rsidR="00AC600D">
        <w:t xml:space="preserve"> ensuite</w:t>
      </w:r>
      <w:r w:rsidR="00042987">
        <w:t xml:space="preserve"> utilisé</w:t>
      </w:r>
      <w:r w:rsidR="00882546">
        <w:t>e</w:t>
      </w:r>
      <w:r w:rsidR="00042987">
        <w:t>s par le</w:t>
      </w:r>
      <w:r w:rsidR="00882546">
        <w:t>s</w:t>
      </w:r>
      <w:r w:rsidR="00042987">
        <w:t xml:space="preserve"> modèle</w:t>
      </w:r>
      <w:r w:rsidR="00882546">
        <w:t>s</w:t>
      </w:r>
      <w:r w:rsidR="00042987">
        <w:t xml:space="preserve"> de rotor </w:t>
      </w:r>
      <w:r w:rsidR="00882546">
        <w:t xml:space="preserve">pour modéliser son </w:t>
      </w:r>
      <w:r w:rsidR="00882546">
        <w:lastRenderedPageBreak/>
        <w:t xml:space="preserve">comportement dynamique et sa déformation thermique. </w:t>
      </w:r>
      <w:r w:rsidR="00B73E32">
        <w:t xml:space="preserve">Comme mentionné dans le chapitre 1, </w:t>
      </w:r>
      <w:r w:rsidR="00AC600D">
        <w:t xml:space="preserve">l’effet Morton pourrait engendre une instabilité vibratoire de rotor dû à l’échauffement de palier. </w:t>
      </w:r>
      <w:r w:rsidR="001B190A">
        <w:t xml:space="preserve">Le solveur robuste de palier </w:t>
      </w:r>
      <w:r w:rsidR="0095378C">
        <w:t xml:space="preserve">permet ainsi de simuler l’effet Morton </w:t>
      </w:r>
      <w:r w:rsidR="001B190A">
        <w:t xml:space="preserve">de manière précise et efficace. </w:t>
      </w:r>
      <w:r w:rsidR="00411004">
        <w:t>Les modèles d</w:t>
      </w:r>
      <w:r w:rsidR="00141523">
        <w:t>e</w:t>
      </w:r>
      <w:r w:rsidR="00411004">
        <w:t xml:space="preserve"> rotor, à savoir des </w:t>
      </w:r>
      <w:r w:rsidR="002E38DD">
        <w:t>modèles dynamiques</w:t>
      </w:r>
      <w:r w:rsidR="00411004">
        <w:t xml:space="preserve"> et le modèle thermomécanique, sont </w:t>
      </w:r>
      <w:r w:rsidR="00511EA6">
        <w:t>présenté</w:t>
      </w:r>
      <w:r w:rsidR="00411004">
        <w:t xml:space="preserve">s dans le chapitre suivant. </w:t>
      </w:r>
    </w:p>
    <w:p w14:paraId="56AC433E" w14:textId="77777777" w:rsidR="00CC16EF" w:rsidRPr="00CC16EF" w:rsidRDefault="00CC16EF" w:rsidP="00CC16EF"/>
    <w:p w14:paraId="6C5F627D" w14:textId="77777777" w:rsidR="00B64FB3" w:rsidRPr="003B2745" w:rsidRDefault="00B64FB3" w:rsidP="00640F7B"/>
    <w:p w14:paraId="5BD2B2CD" w14:textId="77777777" w:rsidR="00177C99" w:rsidRPr="003F2BD5" w:rsidRDefault="00177C99" w:rsidP="00177C99">
      <w:pPr>
        <w:pStyle w:val="Titre1"/>
        <w:spacing w:line="360" w:lineRule="auto"/>
      </w:pPr>
      <w:r w:rsidRPr="003F2BD5">
        <w:t>Référence</w:t>
      </w:r>
    </w:p>
    <w:p w14:paraId="589541C8" w14:textId="77777777" w:rsidR="00E007E1" w:rsidRDefault="00E007E1" w:rsidP="00E007E1">
      <w:pPr>
        <w:pStyle w:val="Paragraphedeliste"/>
        <w:numPr>
          <w:ilvl w:val="0"/>
          <w:numId w:val="7"/>
        </w:numPr>
        <w:spacing w:line="360" w:lineRule="auto"/>
        <w:jc w:val="both"/>
        <w:rPr>
          <w:lang w:val="en-US"/>
        </w:rPr>
      </w:pPr>
      <w:bookmarkStart w:id="86" w:name="_Ref528660528"/>
      <w:bookmarkStart w:id="87" w:name="_Ref526263891"/>
      <w:r w:rsidRPr="00E007E1">
        <w:rPr>
          <w:lang w:val="en-US"/>
        </w:rPr>
        <w:t xml:space="preserve">Zhang, S.; </w:t>
      </w:r>
      <w:proofErr w:type="spellStart"/>
      <w:r w:rsidRPr="00E007E1">
        <w:rPr>
          <w:lang w:val="en-US"/>
        </w:rPr>
        <w:t>Hassini</w:t>
      </w:r>
      <w:proofErr w:type="spellEnd"/>
      <w:r w:rsidRPr="00E007E1">
        <w:rPr>
          <w:lang w:val="en-US"/>
        </w:rPr>
        <w:t xml:space="preserve">, M.-A.; </w:t>
      </w:r>
      <w:proofErr w:type="spellStart"/>
      <w:r w:rsidRPr="00E007E1">
        <w:rPr>
          <w:lang w:val="en-US"/>
        </w:rPr>
        <w:t>Arghir</w:t>
      </w:r>
      <w:proofErr w:type="spellEnd"/>
      <w:r w:rsidRPr="00E007E1">
        <w:rPr>
          <w:lang w:val="en-US"/>
        </w:rPr>
        <w:t>, M. Accuracy and Grid Convergence of the Numerical Solution of the Energy Equation in Fluid Film Lubrication: Application to the 1D Slider. Lubricants 2018, 6, 95.</w:t>
      </w:r>
      <w:bookmarkEnd w:id="86"/>
      <w:r w:rsidRPr="00E007E1">
        <w:rPr>
          <w:lang w:val="en-US"/>
        </w:rPr>
        <w:t xml:space="preserve"> </w:t>
      </w:r>
    </w:p>
    <w:p w14:paraId="192DDA76" w14:textId="71098107" w:rsidR="007523CD" w:rsidRDefault="007523CD" w:rsidP="00E007E1">
      <w:pPr>
        <w:pStyle w:val="Paragraphedeliste"/>
        <w:numPr>
          <w:ilvl w:val="0"/>
          <w:numId w:val="7"/>
        </w:numPr>
        <w:spacing w:line="360" w:lineRule="auto"/>
        <w:jc w:val="both"/>
        <w:rPr>
          <w:lang w:val="en-US"/>
        </w:rPr>
      </w:pPr>
      <w:r w:rsidRPr="005B219A">
        <w:rPr>
          <w:lang w:val="en-US"/>
        </w:rPr>
        <w:t>Feng K, Kaneko S. “</w:t>
      </w:r>
      <w:proofErr w:type="spellStart"/>
      <w:r w:rsidRPr="005B219A">
        <w:rPr>
          <w:lang w:val="en-US"/>
        </w:rPr>
        <w:t>Thermohydrodynamic</w:t>
      </w:r>
      <w:proofErr w:type="spellEnd"/>
      <w:r w:rsidRPr="005B219A">
        <w:rPr>
          <w:lang w:val="en-US"/>
        </w:rPr>
        <w:t xml:space="preserve"> study of </w:t>
      </w:r>
      <w:proofErr w:type="spellStart"/>
      <w:r w:rsidRPr="005B219A">
        <w:rPr>
          <w:lang w:val="en-US"/>
        </w:rPr>
        <w:t>multiwound</w:t>
      </w:r>
      <w:proofErr w:type="spellEnd"/>
      <w:r w:rsidRPr="005B219A">
        <w:rPr>
          <w:lang w:val="en-US"/>
        </w:rPr>
        <w:t xml:space="preserve"> foil bearing using Lobatto point quadr</w:t>
      </w:r>
      <w:r w:rsidRPr="007523CD">
        <w:rPr>
          <w:lang w:val="en-US"/>
        </w:rPr>
        <w:t>ature”, ASME Journal of Tribology, Vol.131, April 2009</w:t>
      </w:r>
      <w:bookmarkEnd w:id="87"/>
    </w:p>
    <w:p w14:paraId="56FC8B29" w14:textId="77777777" w:rsidR="007C73DB" w:rsidRDefault="007C73DB" w:rsidP="007C73DB">
      <w:pPr>
        <w:pStyle w:val="Paragraphedeliste"/>
        <w:numPr>
          <w:ilvl w:val="0"/>
          <w:numId w:val="7"/>
        </w:numPr>
        <w:spacing w:line="360" w:lineRule="auto"/>
        <w:jc w:val="both"/>
        <w:rPr>
          <w:lang w:val="en-US"/>
        </w:rPr>
      </w:pPr>
      <w:bookmarkStart w:id="88" w:name="_Ref526263911"/>
      <w:proofErr w:type="spellStart"/>
      <w:r w:rsidRPr="002222AB">
        <w:rPr>
          <w:lang w:val="en-US"/>
        </w:rPr>
        <w:t>Woloszynski</w:t>
      </w:r>
      <w:proofErr w:type="spellEnd"/>
      <w:r w:rsidRPr="002222AB">
        <w:rPr>
          <w:lang w:val="en-US"/>
        </w:rPr>
        <w:t xml:space="preserve"> T, </w:t>
      </w:r>
      <w:proofErr w:type="spellStart"/>
      <w:r w:rsidRPr="002222AB">
        <w:rPr>
          <w:lang w:val="en-US"/>
        </w:rPr>
        <w:t>Podsiadlo</w:t>
      </w:r>
      <w:proofErr w:type="spellEnd"/>
      <w:r w:rsidRPr="002222AB">
        <w:rPr>
          <w:lang w:val="en-US"/>
        </w:rPr>
        <w:t xml:space="preserve"> P, </w:t>
      </w:r>
      <w:proofErr w:type="spellStart"/>
      <w:r w:rsidRPr="002222AB">
        <w:rPr>
          <w:lang w:val="en-US"/>
        </w:rPr>
        <w:t>Stachowiak</w:t>
      </w:r>
      <w:proofErr w:type="spellEnd"/>
      <w:r w:rsidRPr="002222AB">
        <w:rPr>
          <w:lang w:val="en-US"/>
        </w:rPr>
        <w:t xml:space="preserve"> GW, “Efficient Solution to the Cavitation Problem in Hydrodynamic”, Tribology Letters, Springer, 2015</w:t>
      </w:r>
      <w:bookmarkEnd w:id="88"/>
    </w:p>
    <w:p w14:paraId="30488E0C" w14:textId="77777777" w:rsidR="006E3099" w:rsidRDefault="006E3099" w:rsidP="006E3099">
      <w:pPr>
        <w:pStyle w:val="Paragraphedeliste"/>
        <w:numPr>
          <w:ilvl w:val="0"/>
          <w:numId w:val="7"/>
        </w:numPr>
        <w:spacing w:line="360" w:lineRule="auto"/>
        <w:jc w:val="both"/>
      </w:pPr>
      <w:bookmarkStart w:id="89" w:name="_Ref525750678"/>
      <w:r w:rsidRPr="001845D8">
        <w:t xml:space="preserve">J. Frêne, D. Nicolas, B. </w:t>
      </w:r>
      <w:proofErr w:type="spellStart"/>
      <w:r w:rsidRPr="001845D8">
        <w:t>Degueurce</w:t>
      </w:r>
      <w:proofErr w:type="spellEnd"/>
      <w:r w:rsidRPr="001845D8">
        <w:t xml:space="preserve">, D. Berthe et M. Godet, Lubrification hydrodynamique- paliers et butées, Paris: </w:t>
      </w:r>
      <w:proofErr w:type="spellStart"/>
      <w:r w:rsidRPr="001845D8">
        <w:t>Eyrolle</w:t>
      </w:r>
      <w:proofErr w:type="spellEnd"/>
      <w:r w:rsidRPr="001845D8">
        <w:t>, 1990.</w:t>
      </w:r>
      <w:bookmarkEnd w:id="89"/>
      <w:r w:rsidRPr="001845D8">
        <w:t xml:space="preserve"> </w:t>
      </w:r>
    </w:p>
    <w:p w14:paraId="4897A4A6" w14:textId="77777777" w:rsidR="00067DE6" w:rsidRDefault="00067DE6" w:rsidP="00067DE6">
      <w:pPr>
        <w:pStyle w:val="Paragraphedeliste"/>
        <w:numPr>
          <w:ilvl w:val="0"/>
          <w:numId w:val="7"/>
        </w:numPr>
        <w:spacing w:line="360" w:lineRule="auto"/>
        <w:jc w:val="both"/>
        <w:rPr>
          <w:lang w:val="en-US"/>
        </w:rPr>
      </w:pPr>
      <w:bookmarkStart w:id="90" w:name="_Ref526266405"/>
      <w:r w:rsidRPr="002222AB">
        <w:rPr>
          <w:lang w:val="en-US"/>
        </w:rPr>
        <w:t>Elrod HG, “A cavitation algorithm”, ASME Journal of Lubrication Technology, 1981, Vol. 103, pp.350-354</w:t>
      </w:r>
      <w:bookmarkEnd w:id="90"/>
    </w:p>
    <w:p w14:paraId="59010375" w14:textId="77777777" w:rsidR="008A5283" w:rsidRDefault="008A5283" w:rsidP="008A5283">
      <w:pPr>
        <w:pStyle w:val="Paragraphedeliste"/>
        <w:numPr>
          <w:ilvl w:val="0"/>
          <w:numId w:val="7"/>
        </w:numPr>
        <w:spacing w:line="360" w:lineRule="auto"/>
        <w:jc w:val="both"/>
      </w:pPr>
      <w:bookmarkStart w:id="91" w:name="_Ref526330394"/>
      <w:r w:rsidRPr="00CD63D5">
        <w:t xml:space="preserve">Bonneau, D. ; </w:t>
      </w:r>
      <w:proofErr w:type="spellStart"/>
      <w:r w:rsidRPr="00CD63D5">
        <w:t>Fatu</w:t>
      </w:r>
      <w:proofErr w:type="spellEnd"/>
      <w:r w:rsidRPr="00CD63D5">
        <w:t>, A. ; Souchet, D. “Paliers hydrodynamiques1 and 2, équations, modèles numériques isothermes et lubrification mixte”, Lavoisier, Paris, 2011, ISBN 978-2-7462-32990</w:t>
      </w:r>
      <w:bookmarkEnd w:id="91"/>
    </w:p>
    <w:p w14:paraId="0D0FD360" w14:textId="77777777" w:rsidR="0029528A" w:rsidRDefault="0029528A" w:rsidP="0029528A">
      <w:pPr>
        <w:pStyle w:val="Paragraphedeliste"/>
        <w:numPr>
          <w:ilvl w:val="0"/>
          <w:numId w:val="7"/>
        </w:numPr>
        <w:spacing w:line="360" w:lineRule="auto"/>
        <w:rPr>
          <w:lang w:val="en-US"/>
        </w:rPr>
      </w:pPr>
      <w:bookmarkStart w:id="92" w:name="_Ref526267673"/>
      <w:proofErr w:type="spellStart"/>
      <w:r w:rsidRPr="00A92A5D">
        <w:rPr>
          <w:lang w:val="en-US"/>
        </w:rPr>
        <w:t>Ferziger</w:t>
      </w:r>
      <w:proofErr w:type="spellEnd"/>
      <w:r w:rsidRPr="00A92A5D">
        <w:rPr>
          <w:lang w:val="en-US"/>
        </w:rPr>
        <w:t xml:space="preserve">, J.H.; </w:t>
      </w:r>
      <w:proofErr w:type="spellStart"/>
      <w:r w:rsidRPr="00A92A5D">
        <w:rPr>
          <w:lang w:val="en-US"/>
        </w:rPr>
        <w:t>Peric</w:t>
      </w:r>
      <w:proofErr w:type="spellEnd"/>
      <w:r w:rsidRPr="00A92A5D">
        <w:rPr>
          <w:lang w:val="en-US"/>
        </w:rPr>
        <w:t>, M. “Computational Methods for Fluid Dynamics”, third, rev. edition, Springer, 2002, ISBN: 978-3-319-99693-6</w:t>
      </w:r>
      <w:bookmarkEnd w:id="92"/>
    </w:p>
    <w:p w14:paraId="42707B50" w14:textId="77777777" w:rsidR="00AD3F74" w:rsidRPr="002222AB" w:rsidRDefault="00AD3F74" w:rsidP="00AD3F74">
      <w:pPr>
        <w:pStyle w:val="Paragraphedeliste"/>
        <w:numPr>
          <w:ilvl w:val="0"/>
          <w:numId w:val="7"/>
        </w:numPr>
        <w:spacing w:line="360" w:lineRule="auto"/>
        <w:jc w:val="both"/>
        <w:rPr>
          <w:lang w:val="en-US"/>
        </w:rPr>
      </w:pPr>
      <w:bookmarkStart w:id="93" w:name="_Ref526269669"/>
      <w:r w:rsidRPr="002222AB">
        <w:rPr>
          <w:lang w:val="en-US"/>
        </w:rPr>
        <w:t xml:space="preserve">Elrod HG, </w:t>
      </w:r>
      <w:proofErr w:type="spellStart"/>
      <w:r w:rsidRPr="002222AB">
        <w:rPr>
          <w:lang w:val="en-US"/>
        </w:rPr>
        <w:t>Brewe</w:t>
      </w:r>
      <w:proofErr w:type="spellEnd"/>
      <w:r w:rsidRPr="002222AB">
        <w:rPr>
          <w:lang w:val="en-US"/>
        </w:rPr>
        <w:t xml:space="preserve"> DE. “Thermo hydrodynamic analysis for laminar lubricating films”, Technical report, NASA technical memorandum 88845, 1986</w:t>
      </w:r>
      <w:bookmarkEnd w:id="93"/>
    </w:p>
    <w:p w14:paraId="70378F57" w14:textId="77777777" w:rsidR="00AD3F74" w:rsidRPr="002222AB" w:rsidRDefault="00AD3F74" w:rsidP="00AD3F74">
      <w:pPr>
        <w:pStyle w:val="Paragraphedeliste"/>
        <w:numPr>
          <w:ilvl w:val="0"/>
          <w:numId w:val="7"/>
        </w:numPr>
        <w:spacing w:line="360" w:lineRule="auto"/>
        <w:jc w:val="both"/>
        <w:rPr>
          <w:lang w:val="en-US"/>
        </w:rPr>
      </w:pPr>
      <w:bookmarkStart w:id="94" w:name="_Ref526269748"/>
      <w:r w:rsidRPr="002222AB">
        <w:rPr>
          <w:lang w:val="en-US"/>
        </w:rPr>
        <w:t>Elrod HG. “Efficient numerical method for computation of thermo hydrodynamics of laminar lubricating films”, Technical report, NASA Lewis Research Center, 1989.</w:t>
      </w:r>
      <w:bookmarkEnd w:id="94"/>
    </w:p>
    <w:p w14:paraId="22D8CDB6" w14:textId="20314F92" w:rsidR="002222AB" w:rsidRDefault="002222AB" w:rsidP="007523CD">
      <w:pPr>
        <w:pStyle w:val="Paragraphedeliste"/>
        <w:numPr>
          <w:ilvl w:val="0"/>
          <w:numId w:val="7"/>
        </w:numPr>
        <w:spacing w:line="360" w:lineRule="auto"/>
        <w:jc w:val="both"/>
      </w:pPr>
      <w:bookmarkStart w:id="95" w:name="_Ref526269762"/>
      <w:r w:rsidRPr="00E8692E">
        <w:rPr>
          <w:lang w:val="en-US"/>
        </w:rPr>
        <w:t>Moraru LE. “Numerical prediction and measurements in the lubrication of aeronautical engine and transmission components” [</w:t>
      </w:r>
      <w:proofErr w:type="spellStart"/>
      <w:r w:rsidRPr="00E8692E">
        <w:rPr>
          <w:lang w:val="en-US"/>
        </w:rPr>
        <w:t>PhD.thesis</w:t>
      </w:r>
      <w:proofErr w:type="spellEnd"/>
      <w:r w:rsidRPr="00E8692E">
        <w:rPr>
          <w:lang w:val="en-US"/>
        </w:rPr>
        <w:t xml:space="preserve">]. </w:t>
      </w:r>
      <w:proofErr w:type="spellStart"/>
      <w:r w:rsidRPr="002222AB">
        <w:t>University</w:t>
      </w:r>
      <w:proofErr w:type="spellEnd"/>
      <w:r w:rsidRPr="002222AB">
        <w:t xml:space="preserve"> of Toledo, 2005.</w:t>
      </w:r>
      <w:bookmarkEnd w:id="95"/>
    </w:p>
    <w:p w14:paraId="7A30984F" w14:textId="1B60032D" w:rsidR="009C5941" w:rsidRPr="009C5941" w:rsidRDefault="009C5941" w:rsidP="009C5941">
      <w:pPr>
        <w:pStyle w:val="Paragraphedeliste"/>
        <w:numPr>
          <w:ilvl w:val="0"/>
          <w:numId w:val="7"/>
        </w:numPr>
        <w:spacing w:line="360" w:lineRule="auto"/>
        <w:jc w:val="both"/>
        <w:rPr>
          <w:lang w:val="en-US"/>
        </w:rPr>
      </w:pPr>
      <w:bookmarkStart w:id="96" w:name="_Ref526269984"/>
      <w:proofErr w:type="spellStart"/>
      <w:r w:rsidRPr="009C5941">
        <w:rPr>
          <w:lang w:val="en-US"/>
        </w:rPr>
        <w:t>Mahner</w:t>
      </w:r>
      <w:proofErr w:type="spellEnd"/>
      <w:r w:rsidRPr="009C5941">
        <w:rPr>
          <w:lang w:val="en-US"/>
        </w:rPr>
        <w:t xml:space="preserve">, M.; Lehn A. and </w:t>
      </w:r>
      <w:proofErr w:type="spellStart"/>
      <w:r w:rsidRPr="009C5941">
        <w:rPr>
          <w:lang w:val="en-US"/>
        </w:rPr>
        <w:t>Schweizer</w:t>
      </w:r>
      <w:proofErr w:type="spellEnd"/>
      <w:r w:rsidRPr="009C5941">
        <w:rPr>
          <w:lang w:val="en-US"/>
        </w:rPr>
        <w:t xml:space="preserve"> B., “</w:t>
      </w:r>
      <w:proofErr w:type="spellStart"/>
      <w:r w:rsidRPr="009C5941">
        <w:rPr>
          <w:lang w:val="en-US"/>
        </w:rPr>
        <w:t>Thermogas</w:t>
      </w:r>
      <w:proofErr w:type="spellEnd"/>
      <w:r w:rsidRPr="009C5941">
        <w:rPr>
          <w:lang w:val="en-US"/>
        </w:rPr>
        <w:t xml:space="preserve">- and </w:t>
      </w:r>
      <w:proofErr w:type="spellStart"/>
      <w:r w:rsidRPr="009C5941">
        <w:rPr>
          <w:lang w:val="en-US"/>
        </w:rPr>
        <w:t>thermohydrodynamic</w:t>
      </w:r>
      <w:proofErr w:type="spellEnd"/>
      <w:r w:rsidRPr="009C5941">
        <w:rPr>
          <w:lang w:val="en-US"/>
        </w:rPr>
        <w:t xml:space="preserve"> simulation of thrust and slider bearings: Convergence and efficiency of different reduction approaches”, Tribology International, Volume 93, Part B, Pages 539-554, 2015, DOI: </w:t>
      </w:r>
      <w:r>
        <w:rPr>
          <w:lang w:val="en-US"/>
        </w:rPr>
        <w:t>1</w:t>
      </w:r>
      <w:r w:rsidRPr="009C5941">
        <w:rPr>
          <w:lang w:val="en-US"/>
        </w:rPr>
        <w:t>0.1016/j.triboint.2015.02.030</w:t>
      </w:r>
      <w:bookmarkEnd w:id="96"/>
    </w:p>
    <w:p w14:paraId="764BE0A7" w14:textId="77777777" w:rsidR="00ED1BE5" w:rsidRPr="00ED1BE5" w:rsidRDefault="00ED1BE5" w:rsidP="00ED1BE5">
      <w:pPr>
        <w:pStyle w:val="Paragraphedeliste"/>
        <w:numPr>
          <w:ilvl w:val="0"/>
          <w:numId w:val="7"/>
        </w:numPr>
        <w:spacing w:line="360" w:lineRule="auto"/>
        <w:jc w:val="both"/>
        <w:rPr>
          <w:lang w:val="en-US"/>
        </w:rPr>
      </w:pPr>
      <w:bookmarkStart w:id="97" w:name="_Ref526270536"/>
      <w:proofErr w:type="spellStart"/>
      <w:r w:rsidRPr="00ED1BE5">
        <w:rPr>
          <w:lang w:val="en-US"/>
        </w:rPr>
        <w:lastRenderedPageBreak/>
        <w:t>Giraudeau</w:t>
      </w:r>
      <w:proofErr w:type="spellEnd"/>
      <w:r w:rsidRPr="00ED1BE5">
        <w:rPr>
          <w:lang w:val="en-US"/>
        </w:rPr>
        <w:t xml:space="preserve">, C.; </w:t>
      </w:r>
      <w:proofErr w:type="spellStart"/>
      <w:r w:rsidRPr="00ED1BE5">
        <w:rPr>
          <w:lang w:val="en-US"/>
        </w:rPr>
        <w:t>Bouyer</w:t>
      </w:r>
      <w:proofErr w:type="spellEnd"/>
      <w:r w:rsidRPr="00ED1BE5">
        <w:rPr>
          <w:lang w:val="en-US"/>
        </w:rPr>
        <w:t xml:space="preserve">, J.; </w:t>
      </w:r>
      <w:proofErr w:type="spellStart"/>
      <w:r w:rsidRPr="00ED1BE5">
        <w:rPr>
          <w:lang w:val="en-US"/>
        </w:rPr>
        <w:t>Fillon</w:t>
      </w:r>
      <w:proofErr w:type="spellEnd"/>
      <w:r w:rsidRPr="00ED1BE5">
        <w:rPr>
          <w:lang w:val="en-US"/>
        </w:rPr>
        <w:t xml:space="preserve">, M.; Hélène, M. and </w:t>
      </w:r>
      <w:proofErr w:type="spellStart"/>
      <w:r w:rsidRPr="00ED1BE5">
        <w:rPr>
          <w:lang w:val="en-US"/>
        </w:rPr>
        <w:t>Beaurain</w:t>
      </w:r>
      <w:proofErr w:type="spellEnd"/>
      <w:r w:rsidRPr="00ED1BE5">
        <w:rPr>
          <w:lang w:val="en-US"/>
        </w:rPr>
        <w:t>, J. “Experimental Study of the Influence of Scratches on the Performance of a Two-Lobe Journal Bearing”, Tribology Transactions, 2016, DOI: 10.1080/10402004.2016.1238528</w:t>
      </w:r>
      <w:bookmarkEnd w:id="97"/>
    </w:p>
    <w:p w14:paraId="6F351DA9" w14:textId="77777777" w:rsidR="00CE14A0" w:rsidRPr="005B219A" w:rsidRDefault="00CE14A0" w:rsidP="00E11785">
      <w:pPr>
        <w:spacing w:line="360" w:lineRule="auto"/>
        <w:rPr>
          <w:lang w:val="en-US"/>
        </w:rPr>
      </w:pPr>
    </w:p>
    <w:p w14:paraId="63B47957" w14:textId="77777777" w:rsidR="00177C99" w:rsidRPr="005B219A" w:rsidRDefault="00177C99" w:rsidP="00CE14A0">
      <w:pPr>
        <w:overflowPunct/>
        <w:autoSpaceDE/>
        <w:autoSpaceDN/>
        <w:adjustRightInd/>
        <w:spacing w:after="160" w:line="259" w:lineRule="auto"/>
        <w:jc w:val="left"/>
        <w:textAlignment w:val="auto"/>
        <w:rPr>
          <w:lang w:val="en-US"/>
        </w:rPr>
      </w:pPr>
    </w:p>
    <w:p w14:paraId="608C2F56" w14:textId="43AA448C" w:rsidR="003518BC" w:rsidRDefault="003518BC" w:rsidP="003518BC">
      <w:pPr>
        <w:pStyle w:val="Titre1"/>
        <w:tabs>
          <w:tab w:val="clear" w:pos="0"/>
        </w:tabs>
        <w:spacing w:line="360" w:lineRule="auto"/>
        <w:ind w:hanging="567"/>
      </w:pPr>
      <w:r>
        <w:t xml:space="preserve">Annexe : </w:t>
      </w:r>
      <w:r w:rsidR="00A40547">
        <w:t>Démonstration des formulations utilisée dans</w:t>
      </w:r>
      <w:r w:rsidR="00401A07">
        <w:t xml:space="preserve"> la méthode de collocation aux</w:t>
      </w:r>
      <w:r w:rsidR="00827C45">
        <w:t xml:space="preserve"> points de Lobatto</w:t>
      </w:r>
    </w:p>
    <w:p w14:paraId="14F5DECA" w14:textId="77777777" w:rsidR="00241B4A" w:rsidRDefault="00241B4A" w:rsidP="00CE14A0">
      <w:pPr>
        <w:overflowPunct/>
        <w:autoSpaceDE/>
        <w:autoSpaceDN/>
        <w:adjustRightInd/>
        <w:spacing w:after="160" w:line="259" w:lineRule="auto"/>
        <w:jc w:val="left"/>
        <w:textAlignment w:val="auto"/>
      </w:pPr>
    </w:p>
    <w:p w14:paraId="4F3A30E3" w14:textId="3C013E9D" w:rsidR="00540088" w:rsidRDefault="003D391D" w:rsidP="00177C99">
      <w:pPr>
        <w:pStyle w:val="Titre1"/>
        <w:tabs>
          <w:tab w:val="clear" w:pos="0"/>
        </w:tabs>
        <w:spacing w:line="360" w:lineRule="auto"/>
        <w:ind w:hanging="567"/>
      </w:pPr>
      <w:r>
        <w:t>Annexe : C</w:t>
      </w:r>
      <w:r w:rsidR="00CE14A0">
        <w:t>omparaison des méthodes sur l’équation de l’énergie.</w:t>
      </w:r>
    </w:p>
    <w:p w14:paraId="25D159B2" w14:textId="77777777" w:rsidR="002B31E4" w:rsidRDefault="00C440BE" w:rsidP="00B07A82">
      <w:pPr>
        <w:rPr>
          <w:lang w:val="en-US"/>
        </w:rPr>
      </w:pPr>
      <w:proofErr w:type="spellStart"/>
      <w:r w:rsidRPr="00B07A82">
        <w:rPr>
          <w:lang w:val="en-US"/>
        </w:rPr>
        <w:t>Contenu</w:t>
      </w:r>
      <w:proofErr w:type="spellEnd"/>
      <w:r w:rsidRPr="00B07A82">
        <w:rPr>
          <w:lang w:val="en-US"/>
        </w:rPr>
        <w:t xml:space="preserve"> de </w:t>
      </w:r>
      <w:proofErr w:type="spellStart"/>
      <w:r w:rsidRPr="00B07A82">
        <w:rPr>
          <w:lang w:val="en-US"/>
        </w:rPr>
        <w:t>l’article</w:t>
      </w:r>
      <w:proofErr w:type="spellEnd"/>
      <w:r w:rsidRPr="00B07A82">
        <w:rPr>
          <w:lang w:val="en-US"/>
        </w:rPr>
        <w:t xml:space="preserve"> </w:t>
      </w:r>
      <w:proofErr w:type="spellStart"/>
      <w:r w:rsidR="00B07A82" w:rsidRPr="00B07A82">
        <w:rPr>
          <w:lang w:val="en-US"/>
        </w:rPr>
        <w:t>publié</w:t>
      </w:r>
      <w:proofErr w:type="spellEnd"/>
      <w:r w:rsidR="00B07A82" w:rsidRPr="00B07A82">
        <w:rPr>
          <w:lang w:val="en-US"/>
        </w:rPr>
        <w:t>:</w:t>
      </w:r>
      <w:r w:rsidRPr="00B07A82">
        <w:rPr>
          <w:lang w:val="en-US"/>
        </w:rPr>
        <w:t xml:space="preserve"> </w:t>
      </w:r>
      <w:r w:rsidR="00B07A82" w:rsidRPr="00B07A82">
        <w:rPr>
          <w:lang w:val="en-US"/>
        </w:rPr>
        <w:t xml:space="preserve"> </w:t>
      </w:r>
    </w:p>
    <w:p w14:paraId="0D6CF47F" w14:textId="6B6ABFDA" w:rsidR="00C440BE" w:rsidRPr="002B31E4" w:rsidRDefault="00B07A82" w:rsidP="00B07A82">
      <w:pPr>
        <w:rPr>
          <w:lang w:val="en-US"/>
        </w:rPr>
      </w:pPr>
      <w:r w:rsidRPr="00B07A82">
        <w:rPr>
          <w:lang w:val="en-US"/>
        </w:rPr>
        <w:t xml:space="preserve">Zhang, S.; </w:t>
      </w:r>
      <w:proofErr w:type="spellStart"/>
      <w:r w:rsidRPr="00B07A82">
        <w:rPr>
          <w:lang w:val="en-US"/>
        </w:rPr>
        <w:t>Hassini</w:t>
      </w:r>
      <w:proofErr w:type="spellEnd"/>
      <w:r w:rsidRPr="00B07A82">
        <w:rPr>
          <w:lang w:val="en-US"/>
        </w:rPr>
        <w:t xml:space="preserve">, M.-A.; </w:t>
      </w:r>
      <w:proofErr w:type="spellStart"/>
      <w:r w:rsidRPr="00B07A82">
        <w:rPr>
          <w:lang w:val="en-US"/>
        </w:rPr>
        <w:t>Arghir</w:t>
      </w:r>
      <w:proofErr w:type="spellEnd"/>
      <w:r w:rsidRPr="00B07A82">
        <w:rPr>
          <w:lang w:val="en-US"/>
        </w:rPr>
        <w:t xml:space="preserve">, M. Accuracy and Grid Convergence of the Numerical Solution of the Energy Equation in Fluid Film Lubrication: Application to the 1D Slider. </w:t>
      </w:r>
      <w:r w:rsidRPr="002B31E4">
        <w:rPr>
          <w:lang w:val="en-US"/>
        </w:rPr>
        <w:t>Lubricants 2018, 6, 95.</w:t>
      </w:r>
    </w:p>
    <w:sectPr w:rsidR="00C440BE" w:rsidRPr="002B31E4">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6C370F" w14:textId="77777777" w:rsidR="00760BCD" w:rsidRDefault="00760BCD" w:rsidP="009F25FB">
      <w:r>
        <w:separator/>
      </w:r>
    </w:p>
  </w:endnote>
  <w:endnote w:type="continuationSeparator" w:id="0">
    <w:p w14:paraId="0CA2011B" w14:textId="77777777" w:rsidR="00760BCD" w:rsidRDefault="00760BCD" w:rsidP="009F2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altName w:val="Palatino"/>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4178452"/>
      <w:docPartObj>
        <w:docPartGallery w:val="Page Numbers (Bottom of Page)"/>
        <w:docPartUnique/>
      </w:docPartObj>
    </w:sdtPr>
    <w:sdtEndPr/>
    <w:sdtContent>
      <w:p w14:paraId="0CE5FF55" w14:textId="594BF2A9" w:rsidR="00520B4C" w:rsidRDefault="00520B4C">
        <w:pPr>
          <w:pStyle w:val="Pieddepage"/>
          <w:jc w:val="right"/>
        </w:pPr>
        <w:r>
          <w:fldChar w:fldCharType="begin"/>
        </w:r>
        <w:r>
          <w:instrText>PAGE   \* MERGEFORMAT</w:instrText>
        </w:r>
        <w:r>
          <w:fldChar w:fldCharType="separate"/>
        </w:r>
        <w:r w:rsidR="00A24BD9">
          <w:rPr>
            <w:noProof/>
          </w:rPr>
          <w:t>20</w:t>
        </w:r>
        <w:r>
          <w:fldChar w:fldCharType="end"/>
        </w:r>
      </w:p>
    </w:sdtContent>
  </w:sdt>
  <w:p w14:paraId="7CC0DD91" w14:textId="77777777" w:rsidR="00520B4C" w:rsidRDefault="00520B4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B475BA" w14:textId="77777777" w:rsidR="00760BCD" w:rsidRDefault="00760BCD" w:rsidP="009F25FB">
      <w:r>
        <w:separator/>
      </w:r>
    </w:p>
  </w:footnote>
  <w:footnote w:type="continuationSeparator" w:id="0">
    <w:p w14:paraId="544915FD" w14:textId="77777777" w:rsidR="00760BCD" w:rsidRDefault="00760BCD" w:rsidP="009F25F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34EA3C4C"/>
    <w:lvl w:ilvl="0">
      <w:start w:val="1"/>
      <w:numFmt w:val="decimal"/>
      <w:pStyle w:val="Titre1"/>
      <w:lvlText w:val="%1."/>
      <w:lvlJc w:val="left"/>
      <w:pPr>
        <w:tabs>
          <w:tab w:val="num" w:pos="0"/>
        </w:tabs>
        <w:ind w:left="567" w:hanging="566"/>
      </w:pPr>
      <w:rPr>
        <w:rFonts w:hint="default"/>
      </w:rPr>
    </w:lvl>
    <w:lvl w:ilvl="1">
      <w:start w:val="1"/>
      <w:numFmt w:val="decimal"/>
      <w:pStyle w:val="Titre2"/>
      <w:lvlText w:val="%1.%2."/>
      <w:lvlJc w:val="left"/>
      <w:pPr>
        <w:tabs>
          <w:tab w:val="num" w:pos="0"/>
        </w:tabs>
        <w:ind w:left="1418" w:hanging="708"/>
      </w:pPr>
      <w:rPr>
        <w:rFonts w:hint="default"/>
      </w:rPr>
    </w:lvl>
    <w:lvl w:ilvl="2">
      <w:start w:val="1"/>
      <w:numFmt w:val="decimal"/>
      <w:pStyle w:val="Titre3"/>
      <w:lvlText w:val="%1.%2.%3."/>
      <w:lvlJc w:val="left"/>
      <w:pPr>
        <w:tabs>
          <w:tab w:val="num" w:pos="0"/>
        </w:tabs>
        <w:ind w:left="2410" w:hanging="708"/>
      </w:pPr>
      <w:rPr>
        <w:rFonts w:hint="default"/>
      </w:rPr>
    </w:lvl>
    <w:lvl w:ilvl="3">
      <w:start w:val="1"/>
      <w:numFmt w:val="decimal"/>
      <w:pStyle w:val="Titre4"/>
      <w:lvlText w:val="%1.%2.%3.%4."/>
      <w:lvlJc w:val="left"/>
      <w:pPr>
        <w:tabs>
          <w:tab w:val="num" w:pos="0"/>
        </w:tabs>
        <w:ind w:left="3261" w:hanging="708"/>
      </w:pPr>
      <w:rPr>
        <w:rFonts w:hint="default"/>
      </w:rPr>
    </w:lvl>
    <w:lvl w:ilvl="4">
      <w:start w:val="1"/>
      <w:numFmt w:val="decimal"/>
      <w:pStyle w:val="Titre5"/>
      <w:lvlText w:val="%1.%2.%3.%4.%5."/>
      <w:lvlJc w:val="left"/>
      <w:pPr>
        <w:tabs>
          <w:tab w:val="num" w:pos="0"/>
        </w:tabs>
        <w:ind w:left="3540" w:hanging="708"/>
      </w:pPr>
      <w:rPr>
        <w:rFonts w:hint="default"/>
      </w:rPr>
    </w:lvl>
    <w:lvl w:ilvl="5">
      <w:start w:val="1"/>
      <w:numFmt w:val="decimal"/>
      <w:pStyle w:val="Titre6"/>
      <w:lvlText w:val="%1.%2.%3.%4.%5.%6."/>
      <w:lvlJc w:val="left"/>
      <w:pPr>
        <w:tabs>
          <w:tab w:val="num" w:pos="0"/>
        </w:tabs>
        <w:ind w:left="4248" w:hanging="708"/>
      </w:pPr>
      <w:rPr>
        <w:rFonts w:hint="default"/>
      </w:rPr>
    </w:lvl>
    <w:lvl w:ilvl="6">
      <w:start w:val="1"/>
      <w:numFmt w:val="decimal"/>
      <w:pStyle w:val="Titre7"/>
      <w:lvlText w:val="%1.%2.%3.%4.%5.%6.%7."/>
      <w:lvlJc w:val="left"/>
      <w:pPr>
        <w:tabs>
          <w:tab w:val="num" w:pos="0"/>
        </w:tabs>
        <w:ind w:left="4956" w:hanging="708"/>
      </w:pPr>
      <w:rPr>
        <w:rFonts w:hint="default"/>
      </w:rPr>
    </w:lvl>
    <w:lvl w:ilvl="7">
      <w:start w:val="1"/>
      <w:numFmt w:val="decimal"/>
      <w:pStyle w:val="Titre8"/>
      <w:lvlText w:val="%1.%2.%3.%4.%5.%6.%7.%8."/>
      <w:lvlJc w:val="left"/>
      <w:pPr>
        <w:tabs>
          <w:tab w:val="num" w:pos="0"/>
        </w:tabs>
        <w:ind w:left="5664" w:hanging="708"/>
      </w:pPr>
      <w:rPr>
        <w:rFonts w:hint="default"/>
      </w:rPr>
    </w:lvl>
    <w:lvl w:ilvl="8">
      <w:start w:val="1"/>
      <w:numFmt w:val="decimal"/>
      <w:pStyle w:val="Titre9"/>
      <w:lvlText w:val="%1.%2.%3.%4.%5.%6.%7.%8.%9."/>
      <w:lvlJc w:val="left"/>
      <w:pPr>
        <w:tabs>
          <w:tab w:val="num" w:pos="0"/>
        </w:tabs>
        <w:ind w:left="6372" w:hanging="708"/>
      </w:pPr>
      <w:rPr>
        <w:rFonts w:hint="default"/>
      </w:rPr>
    </w:lvl>
  </w:abstractNum>
  <w:abstractNum w:abstractNumId="1" w15:restartNumberingAfterBreak="0">
    <w:nsid w:val="024A79B1"/>
    <w:multiLevelType w:val="hybridMultilevel"/>
    <w:tmpl w:val="4FC8391E"/>
    <w:lvl w:ilvl="0" w:tplc="0972B0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565701"/>
    <w:multiLevelType w:val="hybridMultilevel"/>
    <w:tmpl w:val="9754F1A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2D2624"/>
    <w:multiLevelType w:val="hybridMultilevel"/>
    <w:tmpl w:val="682E117C"/>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0A4C35F9"/>
    <w:multiLevelType w:val="hybridMultilevel"/>
    <w:tmpl w:val="A2F647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FC69D2"/>
    <w:multiLevelType w:val="hybridMultilevel"/>
    <w:tmpl w:val="A12487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8308DD"/>
    <w:multiLevelType w:val="hybridMultilevel"/>
    <w:tmpl w:val="55A8A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621882"/>
    <w:multiLevelType w:val="hybridMultilevel"/>
    <w:tmpl w:val="3A2C09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0F6F7B"/>
    <w:multiLevelType w:val="hybridMultilevel"/>
    <w:tmpl w:val="33E07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C11B40"/>
    <w:multiLevelType w:val="hybridMultilevel"/>
    <w:tmpl w:val="480EC60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2EF65EFE"/>
    <w:multiLevelType w:val="multilevel"/>
    <w:tmpl w:val="1C4262E0"/>
    <w:lvl w:ilvl="0">
      <w:start w:val="1"/>
      <w:numFmt w:val="decimal"/>
      <w:lvlText w:val="%1."/>
      <w:lvlJc w:val="left"/>
      <w:pPr>
        <w:tabs>
          <w:tab w:val="num" w:pos="0"/>
        </w:tabs>
        <w:ind w:left="567" w:hanging="566"/>
      </w:pPr>
      <w:rPr>
        <w:rFonts w:hint="default"/>
      </w:rPr>
    </w:lvl>
    <w:lvl w:ilvl="1">
      <w:start w:val="1"/>
      <w:numFmt w:val="decimal"/>
      <w:lvlText w:val="%1.%2."/>
      <w:lvlJc w:val="left"/>
      <w:pPr>
        <w:tabs>
          <w:tab w:val="num" w:pos="0"/>
        </w:tabs>
        <w:ind w:left="1418" w:hanging="708"/>
      </w:pPr>
      <w:rPr>
        <w:rFonts w:hint="default"/>
      </w:rPr>
    </w:lvl>
    <w:lvl w:ilvl="2">
      <w:start w:val="1"/>
      <w:numFmt w:val="bullet"/>
      <w:lvlText w:val=""/>
      <w:lvlJc w:val="left"/>
      <w:pPr>
        <w:tabs>
          <w:tab w:val="num" w:pos="0"/>
        </w:tabs>
        <w:ind w:left="2410" w:hanging="708"/>
      </w:pPr>
      <w:rPr>
        <w:rFonts w:ascii="Symbol" w:hAnsi="Symbol" w:hint="default"/>
      </w:rPr>
    </w:lvl>
    <w:lvl w:ilvl="3">
      <w:start w:val="1"/>
      <w:numFmt w:val="decimal"/>
      <w:lvlText w:val="%1.%2.%3.%4."/>
      <w:lvlJc w:val="left"/>
      <w:pPr>
        <w:tabs>
          <w:tab w:val="num" w:pos="0"/>
        </w:tabs>
        <w:ind w:left="3261"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2" w15:restartNumberingAfterBreak="0">
    <w:nsid w:val="33BE411A"/>
    <w:multiLevelType w:val="multilevel"/>
    <w:tmpl w:val="3F9E1E4E"/>
    <w:numStyleLink w:val="Style1"/>
  </w:abstractNum>
  <w:abstractNum w:abstractNumId="13" w15:restartNumberingAfterBreak="0">
    <w:nsid w:val="3BAE3A61"/>
    <w:multiLevelType w:val="hybridMultilevel"/>
    <w:tmpl w:val="AA40007C"/>
    <w:lvl w:ilvl="0" w:tplc="0409000B">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14" w15:restartNumberingAfterBreak="0">
    <w:nsid w:val="3D551506"/>
    <w:multiLevelType w:val="hybridMultilevel"/>
    <w:tmpl w:val="D056ED96"/>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E1B2A0E"/>
    <w:multiLevelType w:val="hybridMultilevel"/>
    <w:tmpl w:val="EF6826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0906742"/>
    <w:multiLevelType w:val="hybridMultilevel"/>
    <w:tmpl w:val="3438A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450F90"/>
    <w:multiLevelType w:val="hybridMultilevel"/>
    <w:tmpl w:val="4E36F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7C2E7A"/>
    <w:multiLevelType w:val="hybridMultilevel"/>
    <w:tmpl w:val="73342EA6"/>
    <w:lvl w:ilvl="0" w:tplc="AFCA52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D0D7955"/>
    <w:multiLevelType w:val="hybridMultilevel"/>
    <w:tmpl w:val="15FEF4F2"/>
    <w:lvl w:ilvl="0" w:tplc="6D62B478">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465866"/>
    <w:multiLevelType w:val="hybridMultilevel"/>
    <w:tmpl w:val="329E6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924A1B"/>
    <w:multiLevelType w:val="hybridMultilevel"/>
    <w:tmpl w:val="44D058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8C5730"/>
    <w:multiLevelType w:val="multilevel"/>
    <w:tmpl w:val="1C4262E0"/>
    <w:lvl w:ilvl="0">
      <w:start w:val="1"/>
      <w:numFmt w:val="decimal"/>
      <w:lvlText w:val="%1."/>
      <w:lvlJc w:val="left"/>
      <w:pPr>
        <w:tabs>
          <w:tab w:val="num" w:pos="0"/>
        </w:tabs>
        <w:ind w:left="567" w:hanging="566"/>
      </w:pPr>
      <w:rPr>
        <w:rFonts w:hint="default"/>
      </w:rPr>
    </w:lvl>
    <w:lvl w:ilvl="1">
      <w:start w:val="1"/>
      <w:numFmt w:val="decimal"/>
      <w:lvlText w:val="%1.%2."/>
      <w:lvlJc w:val="left"/>
      <w:pPr>
        <w:tabs>
          <w:tab w:val="num" w:pos="0"/>
        </w:tabs>
        <w:ind w:left="1418" w:hanging="708"/>
      </w:pPr>
      <w:rPr>
        <w:rFonts w:hint="default"/>
      </w:rPr>
    </w:lvl>
    <w:lvl w:ilvl="2">
      <w:start w:val="1"/>
      <w:numFmt w:val="bullet"/>
      <w:lvlText w:val=""/>
      <w:lvlJc w:val="left"/>
      <w:pPr>
        <w:tabs>
          <w:tab w:val="num" w:pos="0"/>
        </w:tabs>
        <w:ind w:left="2410" w:hanging="708"/>
      </w:pPr>
      <w:rPr>
        <w:rFonts w:ascii="Symbol" w:hAnsi="Symbol" w:hint="default"/>
      </w:rPr>
    </w:lvl>
    <w:lvl w:ilvl="3">
      <w:start w:val="1"/>
      <w:numFmt w:val="decimal"/>
      <w:lvlText w:val="%1.%2.%3.%4."/>
      <w:lvlJc w:val="left"/>
      <w:pPr>
        <w:tabs>
          <w:tab w:val="num" w:pos="0"/>
        </w:tabs>
        <w:ind w:left="3261"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23" w15:restartNumberingAfterBreak="0">
    <w:nsid w:val="7E6D7C39"/>
    <w:multiLevelType w:val="hybridMultilevel"/>
    <w:tmpl w:val="CBF86086"/>
    <w:lvl w:ilvl="0" w:tplc="1B7493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1"/>
  </w:num>
  <w:num w:numId="4">
    <w:abstractNumId w:val="17"/>
  </w:num>
  <w:num w:numId="5">
    <w:abstractNumId w:val="19"/>
  </w:num>
  <w:num w:numId="6">
    <w:abstractNumId w:val="8"/>
  </w:num>
  <w:num w:numId="7">
    <w:abstractNumId w:val="23"/>
  </w:num>
  <w:num w:numId="8">
    <w:abstractNumId w:val="15"/>
  </w:num>
  <w:num w:numId="9">
    <w:abstractNumId w:val="6"/>
  </w:num>
  <w:num w:numId="10">
    <w:abstractNumId w:val="5"/>
  </w:num>
  <w:num w:numId="11">
    <w:abstractNumId w:val="13"/>
  </w:num>
  <w:num w:numId="12">
    <w:abstractNumId w:val="12"/>
    <w:lvlOverride w:ilvl="0">
      <w:lvl w:ilvl="0">
        <w:start w:val="1"/>
        <w:numFmt w:val="decimal"/>
        <w:lvlText w:val="Eq.%1"/>
        <w:lvlJc w:val="left"/>
        <w:pPr>
          <w:ind w:left="0" w:firstLine="0"/>
        </w:pPr>
        <w:rPr>
          <w:rFonts w:ascii="Times New Roman" w:hAnsi="Times New Roman" w:cs="Times New Roman" w:hint="default"/>
          <w:b/>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3">
    <w:abstractNumId w:val="10"/>
  </w:num>
  <w:num w:numId="14">
    <w:abstractNumId w:val="18"/>
  </w:num>
  <w:num w:numId="15">
    <w:abstractNumId w:val="20"/>
  </w:num>
  <w:num w:numId="16">
    <w:abstractNumId w:val="9"/>
  </w:num>
  <w:num w:numId="17">
    <w:abstractNumId w:val="4"/>
  </w:num>
  <w:num w:numId="18">
    <w:abstractNumId w:val="12"/>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2"/>
  </w:num>
  <w:num w:numId="20">
    <w:abstractNumId w:val="3"/>
  </w:num>
  <w:num w:numId="21">
    <w:abstractNumId w:val="0"/>
  </w:num>
  <w:num w:numId="22">
    <w:abstractNumId w:val="7"/>
  </w:num>
  <w:num w:numId="23">
    <w:abstractNumId w:val="14"/>
  </w:num>
  <w:num w:numId="24">
    <w:abstractNumId w:val="0"/>
  </w:num>
  <w:num w:numId="25">
    <w:abstractNumId w:val="11"/>
  </w:num>
  <w:num w:numId="26">
    <w:abstractNumId w:val="22"/>
  </w:num>
  <w:num w:numId="27">
    <w:abstractNumId w:val="16"/>
  </w:num>
  <w:num w:numId="28">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HANG Silun">
    <w15:presenceInfo w15:providerId="AD" w15:userId="S-1-5-21-2415383333-406384120-3540199839-7597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256"/>
    <w:rsid w:val="0000022E"/>
    <w:rsid w:val="00003860"/>
    <w:rsid w:val="00003C0C"/>
    <w:rsid w:val="000048B9"/>
    <w:rsid w:val="0000664D"/>
    <w:rsid w:val="00006B40"/>
    <w:rsid w:val="00015F25"/>
    <w:rsid w:val="00016A7F"/>
    <w:rsid w:val="00016B6B"/>
    <w:rsid w:val="000171FB"/>
    <w:rsid w:val="00020870"/>
    <w:rsid w:val="000211DC"/>
    <w:rsid w:val="0002226C"/>
    <w:rsid w:val="00022497"/>
    <w:rsid w:val="00023129"/>
    <w:rsid w:val="00025AB1"/>
    <w:rsid w:val="000275C7"/>
    <w:rsid w:val="0003029C"/>
    <w:rsid w:val="00030C76"/>
    <w:rsid w:val="00030D7E"/>
    <w:rsid w:val="00031789"/>
    <w:rsid w:val="00031AFD"/>
    <w:rsid w:val="0003310D"/>
    <w:rsid w:val="000363DA"/>
    <w:rsid w:val="00037B73"/>
    <w:rsid w:val="0004139E"/>
    <w:rsid w:val="00042987"/>
    <w:rsid w:val="00042F4D"/>
    <w:rsid w:val="00044FCB"/>
    <w:rsid w:val="00045A69"/>
    <w:rsid w:val="00047C0F"/>
    <w:rsid w:val="00051B10"/>
    <w:rsid w:val="00053C50"/>
    <w:rsid w:val="00054BD6"/>
    <w:rsid w:val="00055226"/>
    <w:rsid w:val="000561E2"/>
    <w:rsid w:val="0005630D"/>
    <w:rsid w:val="0005675B"/>
    <w:rsid w:val="0005735F"/>
    <w:rsid w:val="00060242"/>
    <w:rsid w:val="00060717"/>
    <w:rsid w:val="00060A02"/>
    <w:rsid w:val="00061EAF"/>
    <w:rsid w:val="000628C3"/>
    <w:rsid w:val="000652DD"/>
    <w:rsid w:val="00067CC8"/>
    <w:rsid w:val="00067DE6"/>
    <w:rsid w:val="00070410"/>
    <w:rsid w:val="00070698"/>
    <w:rsid w:val="000707D0"/>
    <w:rsid w:val="00071AC6"/>
    <w:rsid w:val="0007231C"/>
    <w:rsid w:val="00073366"/>
    <w:rsid w:val="00075DF8"/>
    <w:rsid w:val="00076567"/>
    <w:rsid w:val="00080668"/>
    <w:rsid w:val="00083645"/>
    <w:rsid w:val="000841AF"/>
    <w:rsid w:val="00085B2F"/>
    <w:rsid w:val="00085FD0"/>
    <w:rsid w:val="00086AD3"/>
    <w:rsid w:val="00090D6F"/>
    <w:rsid w:val="00092EA5"/>
    <w:rsid w:val="00094784"/>
    <w:rsid w:val="00095895"/>
    <w:rsid w:val="0009678B"/>
    <w:rsid w:val="00096CEE"/>
    <w:rsid w:val="000971EF"/>
    <w:rsid w:val="000976FA"/>
    <w:rsid w:val="000A4DC1"/>
    <w:rsid w:val="000A6C65"/>
    <w:rsid w:val="000B3EC5"/>
    <w:rsid w:val="000B53FD"/>
    <w:rsid w:val="000B636F"/>
    <w:rsid w:val="000B6827"/>
    <w:rsid w:val="000C001D"/>
    <w:rsid w:val="000C14F1"/>
    <w:rsid w:val="000C2941"/>
    <w:rsid w:val="000C4FD3"/>
    <w:rsid w:val="000C679B"/>
    <w:rsid w:val="000D0013"/>
    <w:rsid w:val="000D1B1F"/>
    <w:rsid w:val="000D4FF2"/>
    <w:rsid w:val="000E1C35"/>
    <w:rsid w:val="000E630C"/>
    <w:rsid w:val="000E7386"/>
    <w:rsid w:val="000F07D4"/>
    <w:rsid w:val="000F146E"/>
    <w:rsid w:val="000F199D"/>
    <w:rsid w:val="000F6566"/>
    <w:rsid w:val="001032D0"/>
    <w:rsid w:val="00105162"/>
    <w:rsid w:val="00105A27"/>
    <w:rsid w:val="00106F98"/>
    <w:rsid w:val="001074B4"/>
    <w:rsid w:val="00107679"/>
    <w:rsid w:val="00110C8C"/>
    <w:rsid w:val="0012091A"/>
    <w:rsid w:val="001214CD"/>
    <w:rsid w:val="001308D1"/>
    <w:rsid w:val="00130EBC"/>
    <w:rsid w:val="00132E72"/>
    <w:rsid w:val="00133F97"/>
    <w:rsid w:val="00133FCF"/>
    <w:rsid w:val="00134F70"/>
    <w:rsid w:val="001360D7"/>
    <w:rsid w:val="00136871"/>
    <w:rsid w:val="00137B26"/>
    <w:rsid w:val="00141142"/>
    <w:rsid w:val="00141523"/>
    <w:rsid w:val="00141A41"/>
    <w:rsid w:val="001440A9"/>
    <w:rsid w:val="00145209"/>
    <w:rsid w:val="001465D3"/>
    <w:rsid w:val="00147340"/>
    <w:rsid w:val="00150B80"/>
    <w:rsid w:val="00150FFE"/>
    <w:rsid w:val="001518F6"/>
    <w:rsid w:val="00153141"/>
    <w:rsid w:val="00154964"/>
    <w:rsid w:val="00154CA9"/>
    <w:rsid w:val="001613E9"/>
    <w:rsid w:val="001637C8"/>
    <w:rsid w:val="0016496A"/>
    <w:rsid w:val="001672FC"/>
    <w:rsid w:val="001679F4"/>
    <w:rsid w:val="00173850"/>
    <w:rsid w:val="0017415D"/>
    <w:rsid w:val="001741F7"/>
    <w:rsid w:val="00175CBA"/>
    <w:rsid w:val="00177494"/>
    <w:rsid w:val="00177C99"/>
    <w:rsid w:val="001808D6"/>
    <w:rsid w:val="0018403A"/>
    <w:rsid w:val="001852F5"/>
    <w:rsid w:val="0019176E"/>
    <w:rsid w:val="00191CD3"/>
    <w:rsid w:val="0019291E"/>
    <w:rsid w:val="00194C8E"/>
    <w:rsid w:val="0019588C"/>
    <w:rsid w:val="0019671F"/>
    <w:rsid w:val="00197EFF"/>
    <w:rsid w:val="001A1F30"/>
    <w:rsid w:val="001A2FEC"/>
    <w:rsid w:val="001A4E0E"/>
    <w:rsid w:val="001A6491"/>
    <w:rsid w:val="001B0A51"/>
    <w:rsid w:val="001B0C6C"/>
    <w:rsid w:val="001B190A"/>
    <w:rsid w:val="001B3673"/>
    <w:rsid w:val="001B5C1E"/>
    <w:rsid w:val="001B5FAE"/>
    <w:rsid w:val="001B7E63"/>
    <w:rsid w:val="001C00DE"/>
    <w:rsid w:val="001C0222"/>
    <w:rsid w:val="001C03FD"/>
    <w:rsid w:val="001C34F5"/>
    <w:rsid w:val="001C390D"/>
    <w:rsid w:val="001C668D"/>
    <w:rsid w:val="001C7D50"/>
    <w:rsid w:val="001D037E"/>
    <w:rsid w:val="001D248D"/>
    <w:rsid w:val="001D259B"/>
    <w:rsid w:val="001D31C8"/>
    <w:rsid w:val="001D4F2C"/>
    <w:rsid w:val="001D7E7A"/>
    <w:rsid w:val="001E3098"/>
    <w:rsid w:val="001E4BB0"/>
    <w:rsid w:val="001E4D46"/>
    <w:rsid w:val="001E50D0"/>
    <w:rsid w:val="001E597A"/>
    <w:rsid w:val="001E64C4"/>
    <w:rsid w:val="001E7072"/>
    <w:rsid w:val="001F1A0C"/>
    <w:rsid w:val="001F2577"/>
    <w:rsid w:val="001F3781"/>
    <w:rsid w:val="001F3A1F"/>
    <w:rsid w:val="001F3CA8"/>
    <w:rsid w:val="001F61B8"/>
    <w:rsid w:val="0020174C"/>
    <w:rsid w:val="00202EB2"/>
    <w:rsid w:val="00203DC0"/>
    <w:rsid w:val="0020509C"/>
    <w:rsid w:val="002070EF"/>
    <w:rsid w:val="00207928"/>
    <w:rsid w:val="00207FC1"/>
    <w:rsid w:val="00216639"/>
    <w:rsid w:val="00216F98"/>
    <w:rsid w:val="002222AB"/>
    <w:rsid w:val="00222FBC"/>
    <w:rsid w:val="002267F6"/>
    <w:rsid w:val="00226E4F"/>
    <w:rsid w:val="00230D2D"/>
    <w:rsid w:val="00231FDF"/>
    <w:rsid w:val="00232604"/>
    <w:rsid w:val="00235AAE"/>
    <w:rsid w:val="00236455"/>
    <w:rsid w:val="00236935"/>
    <w:rsid w:val="00237F2D"/>
    <w:rsid w:val="00241B4A"/>
    <w:rsid w:val="00242161"/>
    <w:rsid w:val="002432C6"/>
    <w:rsid w:val="00244DEA"/>
    <w:rsid w:val="002454C0"/>
    <w:rsid w:val="0024571F"/>
    <w:rsid w:val="00246150"/>
    <w:rsid w:val="00247FF7"/>
    <w:rsid w:val="00250DA2"/>
    <w:rsid w:val="00251965"/>
    <w:rsid w:val="00251C0C"/>
    <w:rsid w:val="00255EAE"/>
    <w:rsid w:val="0025625E"/>
    <w:rsid w:val="00256416"/>
    <w:rsid w:val="002564D5"/>
    <w:rsid w:val="002568EA"/>
    <w:rsid w:val="00266173"/>
    <w:rsid w:val="002666A7"/>
    <w:rsid w:val="002719C1"/>
    <w:rsid w:val="00272E02"/>
    <w:rsid w:val="00273962"/>
    <w:rsid w:val="002746CD"/>
    <w:rsid w:val="002832F9"/>
    <w:rsid w:val="002834A7"/>
    <w:rsid w:val="00285143"/>
    <w:rsid w:val="0028556B"/>
    <w:rsid w:val="002913A4"/>
    <w:rsid w:val="002949CC"/>
    <w:rsid w:val="0029528A"/>
    <w:rsid w:val="0029702E"/>
    <w:rsid w:val="002A13D6"/>
    <w:rsid w:val="002A1EAB"/>
    <w:rsid w:val="002A4661"/>
    <w:rsid w:val="002A4FE6"/>
    <w:rsid w:val="002A5175"/>
    <w:rsid w:val="002A53F7"/>
    <w:rsid w:val="002A5846"/>
    <w:rsid w:val="002A70CC"/>
    <w:rsid w:val="002B31E4"/>
    <w:rsid w:val="002B442E"/>
    <w:rsid w:val="002B572F"/>
    <w:rsid w:val="002B5909"/>
    <w:rsid w:val="002B5D81"/>
    <w:rsid w:val="002C3B66"/>
    <w:rsid w:val="002C4AD4"/>
    <w:rsid w:val="002D0301"/>
    <w:rsid w:val="002D04F9"/>
    <w:rsid w:val="002D224E"/>
    <w:rsid w:val="002D31CB"/>
    <w:rsid w:val="002D338E"/>
    <w:rsid w:val="002D3E1B"/>
    <w:rsid w:val="002D5364"/>
    <w:rsid w:val="002D78A9"/>
    <w:rsid w:val="002D7A89"/>
    <w:rsid w:val="002E260A"/>
    <w:rsid w:val="002E38DD"/>
    <w:rsid w:val="002E3D34"/>
    <w:rsid w:val="002E6756"/>
    <w:rsid w:val="002E7D15"/>
    <w:rsid w:val="002F00C6"/>
    <w:rsid w:val="002F2BFA"/>
    <w:rsid w:val="002F39DC"/>
    <w:rsid w:val="002F522D"/>
    <w:rsid w:val="002F64AD"/>
    <w:rsid w:val="003006D3"/>
    <w:rsid w:val="003011D3"/>
    <w:rsid w:val="00301368"/>
    <w:rsid w:val="00303B18"/>
    <w:rsid w:val="0030423D"/>
    <w:rsid w:val="0030479A"/>
    <w:rsid w:val="00305027"/>
    <w:rsid w:val="00310778"/>
    <w:rsid w:val="00314776"/>
    <w:rsid w:val="003157D3"/>
    <w:rsid w:val="0031698A"/>
    <w:rsid w:val="00316AA3"/>
    <w:rsid w:val="00316DC1"/>
    <w:rsid w:val="0031707A"/>
    <w:rsid w:val="00325AFA"/>
    <w:rsid w:val="00325E43"/>
    <w:rsid w:val="00326BF9"/>
    <w:rsid w:val="00326F70"/>
    <w:rsid w:val="00326FEE"/>
    <w:rsid w:val="00327323"/>
    <w:rsid w:val="003310A6"/>
    <w:rsid w:val="00346212"/>
    <w:rsid w:val="00346D1C"/>
    <w:rsid w:val="003473F5"/>
    <w:rsid w:val="003518BC"/>
    <w:rsid w:val="00353712"/>
    <w:rsid w:val="00355947"/>
    <w:rsid w:val="00355A98"/>
    <w:rsid w:val="00360E33"/>
    <w:rsid w:val="00362227"/>
    <w:rsid w:val="00364C96"/>
    <w:rsid w:val="00366481"/>
    <w:rsid w:val="0037019B"/>
    <w:rsid w:val="00372543"/>
    <w:rsid w:val="00373EE4"/>
    <w:rsid w:val="00374A60"/>
    <w:rsid w:val="00375057"/>
    <w:rsid w:val="00380382"/>
    <w:rsid w:val="003803B0"/>
    <w:rsid w:val="003832A8"/>
    <w:rsid w:val="003849C1"/>
    <w:rsid w:val="00385A1D"/>
    <w:rsid w:val="00385E52"/>
    <w:rsid w:val="0038648A"/>
    <w:rsid w:val="00387245"/>
    <w:rsid w:val="003879D9"/>
    <w:rsid w:val="003929B6"/>
    <w:rsid w:val="00396217"/>
    <w:rsid w:val="00397769"/>
    <w:rsid w:val="00397B3D"/>
    <w:rsid w:val="003A1D84"/>
    <w:rsid w:val="003A2C49"/>
    <w:rsid w:val="003B091B"/>
    <w:rsid w:val="003B2745"/>
    <w:rsid w:val="003B32E2"/>
    <w:rsid w:val="003B52F9"/>
    <w:rsid w:val="003C0BE3"/>
    <w:rsid w:val="003C2494"/>
    <w:rsid w:val="003C7DD0"/>
    <w:rsid w:val="003D1DC0"/>
    <w:rsid w:val="003D21D1"/>
    <w:rsid w:val="003D28B4"/>
    <w:rsid w:val="003D2C47"/>
    <w:rsid w:val="003D391D"/>
    <w:rsid w:val="003D49D1"/>
    <w:rsid w:val="003D51CA"/>
    <w:rsid w:val="003D7DC1"/>
    <w:rsid w:val="003E2A9F"/>
    <w:rsid w:val="003E417D"/>
    <w:rsid w:val="003E463A"/>
    <w:rsid w:val="003E512E"/>
    <w:rsid w:val="003E7B59"/>
    <w:rsid w:val="003E7FE2"/>
    <w:rsid w:val="003F1A04"/>
    <w:rsid w:val="003F1BD8"/>
    <w:rsid w:val="003F63A7"/>
    <w:rsid w:val="003F75F9"/>
    <w:rsid w:val="00401A07"/>
    <w:rsid w:val="00407C02"/>
    <w:rsid w:val="00407D88"/>
    <w:rsid w:val="00411004"/>
    <w:rsid w:val="004112A4"/>
    <w:rsid w:val="00412416"/>
    <w:rsid w:val="004135D7"/>
    <w:rsid w:val="00417EE9"/>
    <w:rsid w:val="00421A37"/>
    <w:rsid w:val="00421D75"/>
    <w:rsid w:val="0042590D"/>
    <w:rsid w:val="004261BB"/>
    <w:rsid w:val="00427187"/>
    <w:rsid w:val="00430B4F"/>
    <w:rsid w:val="00431A07"/>
    <w:rsid w:val="00433E6B"/>
    <w:rsid w:val="0043549D"/>
    <w:rsid w:val="004364DA"/>
    <w:rsid w:val="004368C7"/>
    <w:rsid w:val="004404E5"/>
    <w:rsid w:val="00441969"/>
    <w:rsid w:val="00442511"/>
    <w:rsid w:val="00442C02"/>
    <w:rsid w:val="00443509"/>
    <w:rsid w:val="00444059"/>
    <w:rsid w:val="004445AC"/>
    <w:rsid w:val="00445D4E"/>
    <w:rsid w:val="00451FB2"/>
    <w:rsid w:val="004520EF"/>
    <w:rsid w:val="0045287C"/>
    <w:rsid w:val="00453569"/>
    <w:rsid w:val="004539DE"/>
    <w:rsid w:val="00456249"/>
    <w:rsid w:val="00456291"/>
    <w:rsid w:val="004564EF"/>
    <w:rsid w:val="004569AA"/>
    <w:rsid w:val="004575B3"/>
    <w:rsid w:val="00460700"/>
    <w:rsid w:val="00461012"/>
    <w:rsid w:val="00461DAE"/>
    <w:rsid w:val="00461E94"/>
    <w:rsid w:val="0046760F"/>
    <w:rsid w:val="00467720"/>
    <w:rsid w:val="00467A05"/>
    <w:rsid w:val="0047430D"/>
    <w:rsid w:val="004754C0"/>
    <w:rsid w:val="0047656C"/>
    <w:rsid w:val="00480E87"/>
    <w:rsid w:val="00483213"/>
    <w:rsid w:val="004837CF"/>
    <w:rsid w:val="004838FB"/>
    <w:rsid w:val="00483BA9"/>
    <w:rsid w:val="00483C8B"/>
    <w:rsid w:val="0048459A"/>
    <w:rsid w:val="00484B80"/>
    <w:rsid w:val="00484CE5"/>
    <w:rsid w:val="00486BE1"/>
    <w:rsid w:val="0048701A"/>
    <w:rsid w:val="004876ED"/>
    <w:rsid w:val="00487F39"/>
    <w:rsid w:val="004919C2"/>
    <w:rsid w:val="00492874"/>
    <w:rsid w:val="00493D1F"/>
    <w:rsid w:val="00494D0C"/>
    <w:rsid w:val="004A0D0D"/>
    <w:rsid w:val="004A1D23"/>
    <w:rsid w:val="004A26FC"/>
    <w:rsid w:val="004A490B"/>
    <w:rsid w:val="004A4E31"/>
    <w:rsid w:val="004A4F13"/>
    <w:rsid w:val="004A529B"/>
    <w:rsid w:val="004A5F85"/>
    <w:rsid w:val="004A638C"/>
    <w:rsid w:val="004A7BFF"/>
    <w:rsid w:val="004B2BA7"/>
    <w:rsid w:val="004B4631"/>
    <w:rsid w:val="004B4EBD"/>
    <w:rsid w:val="004B543C"/>
    <w:rsid w:val="004C14EA"/>
    <w:rsid w:val="004C3034"/>
    <w:rsid w:val="004C48F4"/>
    <w:rsid w:val="004D1A61"/>
    <w:rsid w:val="004D208A"/>
    <w:rsid w:val="004D3754"/>
    <w:rsid w:val="004D60A9"/>
    <w:rsid w:val="004E4059"/>
    <w:rsid w:val="004E470D"/>
    <w:rsid w:val="004E635A"/>
    <w:rsid w:val="004E7110"/>
    <w:rsid w:val="004F2CA9"/>
    <w:rsid w:val="004F3E35"/>
    <w:rsid w:val="004F6F0B"/>
    <w:rsid w:val="0050140A"/>
    <w:rsid w:val="00501B56"/>
    <w:rsid w:val="00503810"/>
    <w:rsid w:val="00503D26"/>
    <w:rsid w:val="00504E2E"/>
    <w:rsid w:val="0050548B"/>
    <w:rsid w:val="00505C82"/>
    <w:rsid w:val="005101B7"/>
    <w:rsid w:val="00511048"/>
    <w:rsid w:val="00511828"/>
    <w:rsid w:val="00511EA6"/>
    <w:rsid w:val="005156CD"/>
    <w:rsid w:val="005171DB"/>
    <w:rsid w:val="005177E5"/>
    <w:rsid w:val="005179F1"/>
    <w:rsid w:val="00520293"/>
    <w:rsid w:val="00520837"/>
    <w:rsid w:val="00520B4C"/>
    <w:rsid w:val="0052235B"/>
    <w:rsid w:val="00522F31"/>
    <w:rsid w:val="00524242"/>
    <w:rsid w:val="00524FE2"/>
    <w:rsid w:val="00525889"/>
    <w:rsid w:val="00531874"/>
    <w:rsid w:val="0053198E"/>
    <w:rsid w:val="005339AA"/>
    <w:rsid w:val="005360F7"/>
    <w:rsid w:val="00536F7B"/>
    <w:rsid w:val="00537965"/>
    <w:rsid w:val="00540088"/>
    <w:rsid w:val="005408C7"/>
    <w:rsid w:val="00543E76"/>
    <w:rsid w:val="00544559"/>
    <w:rsid w:val="00545EEA"/>
    <w:rsid w:val="00547A5A"/>
    <w:rsid w:val="00551233"/>
    <w:rsid w:val="00555501"/>
    <w:rsid w:val="00557374"/>
    <w:rsid w:val="005634CC"/>
    <w:rsid w:val="00563F24"/>
    <w:rsid w:val="00564D1C"/>
    <w:rsid w:val="00566911"/>
    <w:rsid w:val="00570CF6"/>
    <w:rsid w:val="00571066"/>
    <w:rsid w:val="005717FC"/>
    <w:rsid w:val="00574C74"/>
    <w:rsid w:val="00580E0F"/>
    <w:rsid w:val="00581282"/>
    <w:rsid w:val="00581581"/>
    <w:rsid w:val="00582F8A"/>
    <w:rsid w:val="005841B5"/>
    <w:rsid w:val="00584B35"/>
    <w:rsid w:val="0059027D"/>
    <w:rsid w:val="00593F92"/>
    <w:rsid w:val="00595FF6"/>
    <w:rsid w:val="005A0E29"/>
    <w:rsid w:val="005A1469"/>
    <w:rsid w:val="005A1487"/>
    <w:rsid w:val="005A2E9C"/>
    <w:rsid w:val="005A3AED"/>
    <w:rsid w:val="005A7846"/>
    <w:rsid w:val="005B06F2"/>
    <w:rsid w:val="005B0ED6"/>
    <w:rsid w:val="005B219A"/>
    <w:rsid w:val="005B2A7B"/>
    <w:rsid w:val="005B3C0F"/>
    <w:rsid w:val="005B535C"/>
    <w:rsid w:val="005B5BB7"/>
    <w:rsid w:val="005B5ED1"/>
    <w:rsid w:val="005B62EF"/>
    <w:rsid w:val="005C28AB"/>
    <w:rsid w:val="005C5310"/>
    <w:rsid w:val="005D252D"/>
    <w:rsid w:val="005D3973"/>
    <w:rsid w:val="005D3EC7"/>
    <w:rsid w:val="005D423D"/>
    <w:rsid w:val="005D5D5F"/>
    <w:rsid w:val="005D7982"/>
    <w:rsid w:val="005E07EE"/>
    <w:rsid w:val="005E255D"/>
    <w:rsid w:val="005E2D78"/>
    <w:rsid w:val="005E5D3F"/>
    <w:rsid w:val="005E723C"/>
    <w:rsid w:val="005E78E4"/>
    <w:rsid w:val="005F2E04"/>
    <w:rsid w:val="005F4023"/>
    <w:rsid w:val="005F5146"/>
    <w:rsid w:val="005F6238"/>
    <w:rsid w:val="005F63A7"/>
    <w:rsid w:val="005F6582"/>
    <w:rsid w:val="005F6AA2"/>
    <w:rsid w:val="005F7D0D"/>
    <w:rsid w:val="00604782"/>
    <w:rsid w:val="00604841"/>
    <w:rsid w:val="00605585"/>
    <w:rsid w:val="00613AE5"/>
    <w:rsid w:val="00613D1F"/>
    <w:rsid w:val="00617E25"/>
    <w:rsid w:val="0062035A"/>
    <w:rsid w:val="00624922"/>
    <w:rsid w:val="006265C8"/>
    <w:rsid w:val="006265FD"/>
    <w:rsid w:val="00631249"/>
    <w:rsid w:val="00631BA6"/>
    <w:rsid w:val="006330E0"/>
    <w:rsid w:val="00634496"/>
    <w:rsid w:val="00634BB6"/>
    <w:rsid w:val="00635535"/>
    <w:rsid w:val="006357F3"/>
    <w:rsid w:val="00635991"/>
    <w:rsid w:val="006370B4"/>
    <w:rsid w:val="00640F7B"/>
    <w:rsid w:val="006426CA"/>
    <w:rsid w:val="00644199"/>
    <w:rsid w:val="006446F8"/>
    <w:rsid w:val="0064576F"/>
    <w:rsid w:val="00645DD3"/>
    <w:rsid w:val="006464E5"/>
    <w:rsid w:val="006505BF"/>
    <w:rsid w:val="0065198D"/>
    <w:rsid w:val="00653A3A"/>
    <w:rsid w:val="0066377C"/>
    <w:rsid w:val="00664D8D"/>
    <w:rsid w:val="00665D11"/>
    <w:rsid w:val="006668FC"/>
    <w:rsid w:val="00670A73"/>
    <w:rsid w:val="00673361"/>
    <w:rsid w:val="00673BE1"/>
    <w:rsid w:val="00675FEC"/>
    <w:rsid w:val="006839A4"/>
    <w:rsid w:val="00685D52"/>
    <w:rsid w:val="006867F9"/>
    <w:rsid w:val="006871C8"/>
    <w:rsid w:val="00692168"/>
    <w:rsid w:val="0069287B"/>
    <w:rsid w:val="006939F9"/>
    <w:rsid w:val="00697F30"/>
    <w:rsid w:val="006A05ED"/>
    <w:rsid w:val="006A186E"/>
    <w:rsid w:val="006A1BF2"/>
    <w:rsid w:val="006A5689"/>
    <w:rsid w:val="006A77FA"/>
    <w:rsid w:val="006A7F91"/>
    <w:rsid w:val="006B03DC"/>
    <w:rsid w:val="006B0910"/>
    <w:rsid w:val="006B0DDB"/>
    <w:rsid w:val="006B1A08"/>
    <w:rsid w:val="006B1C4A"/>
    <w:rsid w:val="006B2A72"/>
    <w:rsid w:val="006B2B47"/>
    <w:rsid w:val="006B2D6C"/>
    <w:rsid w:val="006B31C9"/>
    <w:rsid w:val="006C1DBD"/>
    <w:rsid w:val="006C5494"/>
    <w:rsid w:val="006C578D"/>
    <w:rsid w:val="006C593D"/>
    <w:rsid w:val="006C619D"/>
    <w:rsid w:val="006C709E"/>
    <w:rsid w:val="006D1445"/>
    <w:rsid w:val="006D1B3A"/>
    <w:rsid w:val="006D284B"/>
    <w:rsid w:val="006D442A"/>
    <w:rsid w:val="006D5E07"/>
    <w:rsid w:val="006D7A70"/>
    <w:rsid w:val="006E0EAA"/>
    <w:rsid w:val="006E2812"/>
    <w:rsid w:val="006E3099"/>
    <w:rsid w:val="006E7256"/>
    <w:rsid w:val="006F1587"/>
    <w:rsid w:val="006F4277"/>
    <w:rsid w:val="006F5D38"/>
    <w:rsid w:val="006F6575"/>
    <w:rsid w:val="006F7F3D"/>
    <w:rsid w:val="00703DD0"/>
    <w:rsid w:val="00705C8E"/>
    <w:rsid w:val="00706FBB"/>
    <w:rsid w:val="00710B91"/>
    <w:rsid w:val="0071536C"/>
    <w:rsid w:val="0071791A"/>
    <w:rsid w:val="00721A45"/>
    <w:rsid w:val="00726040"/>
    <w:rsid w:val="00726F2C"/>
    <w:rsid w:val="00727238"/>
    <w:rsid w:val="007272E2"/>
    <w:rsid w:val="00727395"/>
    <w:rsid w:val="00727887"/>
    <w:rsid w:val="00727EA3"/>
    <w:rsid w:val="00730741"/>
    <w:rsid w:val="007312B0"/>
    <w:rsid w:val="00731A7A"/>
    <w:rsid w:val="00733353"/>
    <w:rsid w:val="007333A1"/>
    <w:rsid w:val="00733D2A"/>
    <w:rsid w:val="00736240"/>
    <w:rsid w:val="0074288D"/>
    <w:rsid w:val="00745D76"/>
    <w:rsid w:val="00746E88"/>
    <w:rsid w:val="00746FD9"/>
    <w:rsid w:val="00747411"/>
    <w:rsid w:val="00751E0A"/>
    <w:rsid w:val="00751F78"/>
    <w:rsid w:val="007523CD"/>
    <w:rsid w:val="00754210"/>
    <w:rsid w:val="0075519E"/>
    <w:rsid w:val="00760BCD"/>
    <w:rsid w:val="007633D6"/>
    <w:rsid w:val="007646D0"/>
    <w:rsid w:val="007657B3"/>
    <w:rsid w:val="007668AF"/>
    <w:rsid w:val="007678E2"/>
    <w:rsid w:val="00774559"/>
    <w:rsid w:val="007745B8"/>
    <w:rsid w:val="00774AD6"/>
    <w:rsid w:val="00774BE3"/>
    <w:rsid w:val="007757DF"/>
    <w:rsid w:val="00780FF4"/>
    <w:rsid w:val="00781D27"/>
    <w:rsid w:val="00782825"/>
    <w:rsid w:val="00782E42"/>
    <w:rsid w:val="00784C05"/>
    <w:rsid w:val="00785127"/>
    <w:rsid w:val="0078566B"/>
    <w:rsid w:val="007877AC"/>
    <w:rsid w:val="00787945"/>
    <w:rsid w:val="00787D27"/>
    <w:rsid w:val="00790F14"/>
    <w:rsid w:val="007915FF"/>
    <w:rsid w:val="0079270A"/>
    <w:rsid w:val="00793189"/>
    <w:rsid w:val="00793506"/>
    <w:rsid w:val="00793B11"/>
    <w:rsid w:val="00794E70"/>
    <w:rsid w:val="00795C5D"/>
    <w:rsid w:val="0079648E"/>
    <w:rsid w:val="007970B6"/>
    <w:rsid w:val="007A1BFA"/>
    <w:rsid w:val="007A2F1E"/>
    <w:rsid w:val="007A3E53"/>
    <w:rsid w:val="007A58CD"/>
    <w:rsid w:val="007A6886"/>
    <w:rsid w:val="007A7244"/>
    <w:rsid w:val="007B34F0"/>
    <w:rsid w:val="007B5C63"/>
    <w:rsid w:val="007B631C"/>
    <w:rsid w:val="007B7805"/>
    <w:rsid w:val="007C0063"/>
    <w:rsid w:val="007C22BB"/>
    <w:rsid w:val="007C3259"/>
    <w:rsid w:val="007C4E5F"/>
    <w:rsid w:val="007C53C4"/>
    <w:rsid w:val="007C568B"/>
    <w:rsid w:val="007C59B4"/>
    <w:rsid w:val="007C73DB"/>
    <w:rsid w:val="007D0FA8"/>
    <w:rsid w:val="007D1F24"/>
    <w:rsid w:val="007D2056"/>
    <w:rsid w:val="007D267D"/>
    <w:rsid w:val="007D4B77"/>
    <w:rsid w:val="007D5AB3"/>
    <w:rsid w:val="007D6EB5"/>
    <w:rsid w:val="007D7284"/>
    <w:rsid w:val="007E1CB2"/>
    <w:rsid w:val="007E3A25"/>
    <w:rsid w:val="007E5841"/>
    <w:rsid w:val="007F398B"/>
    <w:rsid w:val="007F7D1E"/>
    <w:rsid w:val="00800BCA"/>
    <w:rsid w:val="008011B6"/>
    <w:rsid w:val="00801382"/>
    <w:rsid w:val="008020F2"/>
    <w:rsid w:val="00802AE5"/>
    <w:rsid w:val="008056BA"/>
    <w:rsid w:val="0081008D"/>
    <w:rsid w:val="008114C7"/>
    <w:rsid w:val="00812402"/>
    <w:rsid w:val="00812651"/>
    <w:rsid w:val="00814147"/>
    <w:rsid w:val="0081570D"/>
    <w:rsid w:val="00816678"/>
    <w:rsid w:val="0082173A"/>
    <w:rsid w:val="00822CD6"/>
    <w:rsid w:val="00823140"/>
    <w:rsid w:val="00824B5D"/>
    <w:rsid w:val="008277F9"/>
    <w:rsid w:val="00827C45"/>
    <w:rsid w:val="008301D8"/>
    <w:rsid w:val="008305E5"/>
    <w:rsid w:val="008317A9"/>
    <w:rsid w:val="00832032"/>
    <w:rsid w:val="00836B99"/>
    <w:rsid w:val="00836D0E"/>
    <w:rsid w:val="0083743A"/>
    <w:rsid w:val="00840E4D"/>
    <w:rsid w:val="0084188A"/>
    <w:rsid w:val="00841DD1"/>
    <w:rsid w:val="008422EC"/>
    <w:rsid w:val="00842FCA"/>
    <w:rsid w:val="00844852"/>
    <w:rsid w:val="00844A51"/>
    <w:rsid w:val="008468C4"/>
    <w:rsid w:val="00847B4B"/>
    <w:rsid w:val="00847CA1"/>
    <w:rsid w:val="008521B5"/>
    <w:rsid w:val="00853B42"/>
    <w:rsid w:val="00853EDC"/>
    <w:rsid w:val="00860F3D"/>
    <w:rsid w:val="008652F2"/>
    <w:rsid w:val="0086670F"/>
    <w:rsid w:val="0086674F"/>
    <w:rsid w:val="00870D91"/>
    <w:rsid w:val="0087539F"/>
    <w:rsid w:val="00881698"/>
    <w:rsid w:val="00882065"/>
    <w:rsid w:val="00882546"/>
    <w:rsid w:val="00884653"/>
    <w:rsid w:val="008849FA"/>
    <w:rsid w:val="008872FD"/>
    <w:rsid w:val="008905F7"/>
    <w:rsid w:val="0089293A"/>
    <w:rsid w:val="00892A52"/>
    <w:rsid w:val="0089473F"/>
    <w:rsid w:val="00894A32"/>
    <w:rsid w:val="008A0F07"/>
    <w:rsid w:val="008A4872"/>
    <w:rsid w:val="008A5283"/>
    <w:rsid w:val="008A7910"/>
    <w:rsid w:val="008A7F4B"/>
    <w:rsid w:val="008B1641"/>
    <w:rsid w:val="008B365E"/>
    <w:rsid w:val="008B3EB5"/>
    <w:rsid w:val="008B63ED"/>
    <w:rsid w:val="008B7188"/>
    <w:rsid w:val="008C0017"/>
    <w:rsid w:val="008C0791"/>
    <w:rsid w:val="008C568C"/>
    <w:rsid w:val="008C774A"/>
    <w:rsid w:val="008D06AA"/>
    <w:rsid w:val="008D5BCA"/>
    <w:rsid w:val="008E021D"/>
    <w:rsid w:val="008E0469"/>
    <w:rsid w:val="008E054C"/>
    <w:rsid w:val="008E09D9"/>
    <w:rsid w:val="008E1CFF"/>
    <w:rsid w:val="008E2589"/>
    <w:rsid w:val="008F3617"/>
    <w:rsid w:val="008F3C5E"/>
    <w:rsid w:val="008F429A"/>
    <w:rsid w:val="008F5E6E"/>
    <w:rsid w:val="008F75AE"/>
    <w:rsid w:val="00900B19"/>
    <w:rsid w:val="00903248"/>
    <w:rsid w:val="00903D16"/>
    <w:rsid w:val="00904954"/>
    <w:rsid w:val="00907469"/>
    <w:rsid w:val="00907D98"/>
    <w:rsid w:val="0091037A"/>
    <w:rsid w:val="009125F7"/>
    <w:rsid w:val="00914175"/>
    <w:rsid w:val="009165B9"/>
    <w:rsid w:val="00916A8F"/>
    <w:rsid w:val="00916DB0"/>
    <w:rsid w:val="00917111"/>
    <w:rsid w:val="00917D98"/>
    <w:rsid w:val="0092116A"/>
    <w:rsid w:val="009215A7"/>
    <w:rsid w:val="00923830"/>
    <w:rsid w:val="009240DE"/>
    <w:rsid w:val="00925978"/>
    <w:rsid w:val="00930F35"/>
    <w:rsid w:val="00932982"/>
    <w:rsid w:val="00933984"/>
    <w:rsid w:val="00933D12"/>
    <w:rsid w:val="00934143"/>
    <w:rsid w:val="009360C9"/>
    <w:rsid w:val="009418EC"/>
    <w:rsid w:val="009431FB"/>
    <w:rsid w:val="0094386A"/>
    <w:rsid w:val="009444B1"/>
    <w:rsid w:val="00945E79"/>
    <w:rsid w:val="009462AF"/>
    <w:rsid w:val="00946FC5"/>
    <w:rsid w:val="009518E0"/>
    <w:rsid w:val="00952D11"/>
    <w:rsid w:val="0095378C"/>
    <w:rsid w:val="00954416"/>
    <w:rsid w:val="00955D8F"/>
    <w:rsid w:val="00957491"/>
    <w:rsid w:val="00957EBA"/>
    <w:rsid w:val="00960B48"/>
    <w:rsid w:val="00961319"/>
    <w:rsid w:val="00961E62"/>
    <w:rsid w:val="009620FB"/>
    <w:rsid w:val="00966D9E"/>
    <w:rsid w:val="0096782A"/>
    <w:rsid w:val="00967B4F"/>
    <w:rsid w:val="00970F09"/>
    <w:rsid w:val="00971D77"/>
    <w:rsid w:val="00973699"/>
    <w:rsid w:val="00974352"/>
    <w:rsid w:val="0097643F"/>
    <w:rsid w:val="00977C6B"/>
    <w:rsid w:val="0098029D"/>
    <w:rsid w:val="009804A4"/>
    <w:rsid w:val="009822C8"/>
    <w:rsid w:val="00982317"/>
    <w:rsid w:val="00982E9F"/>
    <w:rsid w:val="00985B29"/>
    <w:rsid w:val="00991B7A"/>
    <w:rsid w:val="00995CFD"/>
    <w:rsid w:val="00996397"/>
    <w:rsid w:val="009A25E8"/>
    <w:rsid w:val="009A449E"/>
    <w:rsid w:val="009A46F1"/>
    <w:rsid w:val="009A570B"/>
    <w:rsid w:val="009A6369"/>
    <w:rsid w:val="009A6B22"/>
    <w:rsid w:val="009A717F"/>
    <w:rsid w:val="009A7FBB"/>
    <w:rsid w:val="009B0E81"/>
    <w:rsid w:val="009B1403"/>
    <w:rsid w:val="009B217B"/>
    <w:rsid w:val="009B2482"/>
    <w:rsid w:val="009B287E"/>
    <w:rsid w:val="009B423C"/>
    <w:rsid w:val="009B4C0F"/>
    <w:rsid w:val="009B4CCE"/>
    <w:rsid w:val="009B642C"/>
    <w:rsid w:val="009B7537"/>
    <w:rsid w:val="009B7CD9"/>
    <w:rsid w:val="009C1224"/>
    <w:rsid w:val="009C2B07"/>
    <w:rsid w:val="009C5941"/>
    <w:rsid w:val="009C5DC8"/>
    <w:rsid w:val="009C63D2"/>
    <w:rsid w:val="009D107C"/>
    <w:rsid w:val="009E0120"/>
    <w:rsid w:val="009E02D5"/>
    <w:rsid w:val="009E26A2"/>
    <w:rsid w:val="009E270E"/>
    <w:rsid w:val="009E3AFC"/>
    <w:rsid w:val="009E6468"/>
    <w:rsid w:val="009E6F0F"/>
    <w:rsid w:val="009E707E"/>
    <w:rsid w:val="009E752A"/>
    <w:rsid w:val="009F25F7"/>
    <w:rsid w:val="009F25FB"/>
    <w:rsid w:val="009F2705"/>
    <w:rsid w:val="009F2C2D"/>
    <w:rsid w:val="009F3CD8"/>
    <w:rsid w:val="009F529B"/>
    <w:rsid w:val="009F6423"/>
    <w:rsid w:val="009F71D2"/>
    <w:rsid w:val="00A013FE"/>
    <w:rsid w:val="00A0156C"/>
    <w:rsid w:val="00A01B93"/>
    <w:rsid w:val="00A05871"/>
    <w:rsid w:val="00A11A5C"/>
    <w:rsid w:val="00A1355E"/>
    <w:rsid w:val="00A13E4F"/>
    <w:rsid w:val="00A145FD"/>
    <w:rsid w:val="00A146F3"/>
    <w:rsid w:val="00A14D4E"/>
    <w:rsid w:val="00A15B71"/>
    <w:rsid w:val="00A16821"/>
    <w:rsid w:val="00A17CFF"/>
    <w:rsid w:val="00A21583"/>
    <w:rsid w:val="00A23BD1"/>
    <w:rsid w:val="00A241B5"/>
    <w:rsid w:val="00A24BD9"/>
    <w:rsid w:val="00A25CBA"/>
    <w:rsid w:val="00A30782"/>
    <w:rsid w:val="00A319A2"/>
    <w:rsid w:val="00A371AC"/>
    <w:rsid w:val="00A37488"/>
    <w:rsid w:val="00A3789F"/>
    <w:rsid w:val="00A40547"/>
    <w:rsid w:val="00A416FD"/>
    <w:rsid w:val="00A425B9"/>
    <w:rsid w:val="00A4268D"/>
    <w:rsid w:val="00A42B8A"/>
    <w:rsid w:val="00A44C2F"/>
    <w:rsid w:val="00A467CE"/>
    <w:rsid w:val="00A479C8"/>
    <w:rsid w:val="00A52997"/>
    <w:rsid w:val="00A53A7A"/>
    <w:rsid w:val="00A54FFB"/>
    <w:rsid w:val="00A55055"/>
    <w:rsid w:val="00A5514F"/>
    <w:rsid w:val="00A55C61"/>
    <w:rsid w:val="00A5714D"/>
    <w:rsid w:val="00A61C0B"/>
    <w:rsid w:val="00A620E2"/>
    <w:rsid w:val="00A64DDC"/>
    <w:rsid w:val="00A64F86"/>
    <w:rsid w:val="00A67F13"/>
    <w:rsid w:val="00A70763"/>
    <w:rsid w:val="00A70FD4"/>
    <w:rsid w:val="00A72DB9"/>
    <w:rsid w:val="00A749A5"/>
    <w:rsid w:val="00A75263"/>
    <w:rsid w:val="00A7541A"/>
    <w:rsid w:val="00A762B8"/>
    <w:rsid w:val="00A7636D"/>
    <w:rsid w:val="00A76713"/>
    <w:rsid w:val="00A7782E"/>
    <w:rsid w:val="00A801DE"/>
    <w:rsid w:val="00A80EE2"/>
    <w:rsid w:val="00A84F48"/>
    <w:rsid w:val="00A87093"/>
    <w:rsid w:val="00A91365"/>
    <w:rsid w:val="00A92A5D"/>
    <w:rsid w:val="00A938F0"/>
    <w:rsid w:val="00A96ED1"/>
    <w:rsid w:val="00AA6103"/>
    <w:rsid w:val="00AA6466"/>
    <w:rsid w:val="00AB1197"/>
    <w:rsid w:val="00AB1C9B"/>
    <w:rsid w:val="00AB1E93"/>
    <w:rsid w:val="00AB22F0"/>
    <w:rsid w:val="00AB28DB"/>
    <w:rsid w:val="00AB421B"/>
    <w:rsid w:val="00AB5610"/>
    <w:rsid w:val="00AB60C1"/>
    <w:rsid w:val="00AC150E"/>
    <w:rsid w:val="00AC27E4"/>
    <w:rsid w:val="00AC2B72"/>
    <w:rsid w:val="00AC2F0F"/>
    <w:rsid w:val="00AC600D"/>
    <w:rsid w:val="00AC66BA"/>
    <w:rsid w:val="00AC6C8F"/>
    <w:rsid w:val="00AC6EAA"/>
    <w:rsid w:val="00AC7C79"/>
    <w:rsid w:val="00AD3E30"/>
    <w:rsid w:val="00AD3F74"/>
    <w:rsid w:val="00AE07CE"/>
    <w:rsid w:val="00AE52F1"/>
    <w:rsid w:val="00AE5582"/>
    <w:rsid w:val="00AE55F9"/>
    <w:rsid w:val="00AE583D"/>
    <w:rsid w:val="00AE5FDA"/>
    <w:rsid w:val="00AF06AF"/>
    <w:rsid w:val="00AF1594"/>
    <w:rsid w:val="00AF2703"/>
    <w:rsid w:val="00AF2F33"/>
    <w:rsid w:val="00AF42E5"/>
    <w:rsid w:val="00B011BF"/>
    <w:rsid w:val="00B01BA4"/>
    <w:rsid w:val="00B03805"/>
    <w:rsid w:val="00B0477C"/>
    <w:rsid w:val="00B047C7"/>
    <w:rsid w:val="00B07A82"/>
    <w:rsid w:val="00B108D5"/>
    <w:rsid w:val="00B10A0C"/>
    <w:rsid w:val="00B1162F"/>
    <w:rsid w:val="00B14100"/>
    <w:rsid w:val="00B141E0"/>
    <w:rsid w:val="00B1451A"/>
    <w:rsid w:val="00B14B65"/>
    <w:rsid w:val="00B14FE0"/>
    <w:rsid w:val="00B1692B"/>
    <w:rsid w:val="00B1700A"/>
    <w:rsid w:val="00B202E2"/>
    <w:rsid w:val="00B22377"/>
    <w:rsid w:val="00B23F96"/>
    <w:rsid w:val="00B25668"/>
    <w:rsid w:val="00B260E8"/>
    <w:rsid w:val="00B267C4"/>
    <w:rsid w:val="00B301E1"/>
    <w:rsid w:val="00B33211"/>
    <w:rsid w:val="00B33904"/>
    <w:rsid w:val="00B343AC"/>
    <w:rsid w:val="00B40311"/>
    <w:rsid w:val="00B41752"/>
    <w:rsid w:val="00B4350B"/>
    <w:rsid w:val="00B45EF3"/>
    <w:rsid w:val="00B47D87"/>
    <w:rsid w:val="00B50293"/>
    <w:rsid w:val="00B51B31"/>
    <w:rsid w:val="00B52113"/>
    <w:rsid w:val="00B5388D"/>
    <w:rsid w:val="00B53E35"/>
    <w:rsid w:val="00B5509A"/>
    <w:rsid w:val="00B55DF6"/>
    <w:rsid w:val="00B560AF"/>
    <w:rsid w:val="00B5671D"/>
    <w:rsid w:val="00B571D9"/>
    <w:rsid w:val="00B578E8"/>
    <w:rsid w:val="00B57BB8"/>
    <w:rsid w:val="00B57E1F"/>
    <w:rsid w:val="00B612B2"/>
    <w:rsid w:val="00B62B2D"/>
    <w:rsid w:val="00B64FB3"/>
    <w:rsid w:val="00B66B30"/>
    <w:rsid w:val="00B679B9"/>
    <w:rsid w:val="00B70FDD"/>
    <w:rsid w:val="00B72C66"/>
    <w:rsid w:val="00B73405"/>
    <w:rsid w:val="00B73E32"/>
    <w:rsid w:val="00B75121"/>
    <w:rsid w:val="00B805D2"/>
    <w:rsid w:val="00B81710"/>
    <w:rsid w:val="00B836F8"/>
    <w:rsid w:val="00B863C0"/>
    <w:rsid w:val="00B91EEE"/>
    <w:rsid w:val="00B933A7"/>
    <w:rsid w:val="00B9712B"/>
    <w:rsid w:val="00BA1A87"/>
    <w:rsid w:val="00BA2056"/>
    <w:rsid w:val="00BA2C25"/>
    <w:rsid w:val="00BA38CD"/>
    <w:rsid w:val="00BA686E"/>
    <w:rsid w:val="00BA688F"/>
    <w:rsid w:val="00BB16D6"/>
    <w:rsid w:val="00BC0038"/>
    <w:rsid w:val="00BC0064"/>
    <w:rsid w:val="00BC1325"/>
    <w:rsid w:val="00BC1EB8"/>
    <w:rsid w:val="00BC324E"/>
    <w:rsid w:val="00BC333F"/>
    <w:rsid w:val="00BC6DB6"/>
    <w:rsid w:val="00BC7BF2"/>
    <w:rsid w:val="00BC7E52"/>
    <w:rsid w:val="00BD1E99"/>
    <w:rsid w:val="00BD2C66"/>
    <w:rsid w:val="00BD310A"/>
    <w:rsid w:val="00BD3B91"/>
    <w:rsid w:val="00BD3FBA"/>
    <w:rsid w:val="00BD40EF"/>
    <w:rsid w:val="00BD4C21"/>
    <w:rsid w:val="00BE02D3"/>
    <w:rsid w:val="00BE19C2"/>
    <w:rsid w:val="00BE38F0"/>
    <w:rsid w:val="00BE4684"/>
    <w:rsid w:val="00BF1FA4"/>
    <w:rsid w:val="00BF28A6"/>
    <w:rsid w:val="00BF6078"/>
    <w:rsid w:val="00BF6BF9"/>
    <w:rsid w:val="00C011BF"/>
    <w:rsid w:val="00C023E4"/>
    <w:rsid w:val="00C03964"/>
    <w:rsid w:val="00C0495D"/>
    <w:rsid w:val="00C04A7A"/>
    <w:rsid w:val="00C0774D"/>
    <w:rsid w:val="00C1026C"/>
    <w:rsid w:val="00C10818"/>
    <w:rsid w:val="00C11CDD"/>
    <w:rsid w:val="00C11D51"/>
    <w:rsid w:val="00C14293"/>
    <w:rsid w:val="00C16267"/>
    <w:rsid w:val="00C17F72"/>
    <w:rsid w:val="00C20D88"/>
    <w:rsid w:val="00C20EF1"/>
    <w:rsid w:val="00C210DA"/>
    <w:rsid w:val="00C24467"/>
    <w:rsid w:val="00C26667"/>
    <w:rsid w:val="00C267F9"/>
    <w:rsid w:val="00C272F3"/>
    <w:rsid w:val="00C27BAF"/>
    <w:rsid w:val="00C30A8D"/>
    <w:rsid w:val="00C3123A"/>
    <w:rsid w:val="00C31886"/>
    <w:rsid w:val="00C321AD"/>
    <w:rsid w:val="00C34ED2"/>
    <w:rsid w:val="00C36001"/>
    <w:rsid w:val="00C36D45"/>
    <w:rsid w:val="00C40248"/>
    <w:rsid w:val="00C40505"/>
    <w:rsid w:val="00C41739"/>
    <w:rsid w:val="00C42BF5"/>
    <w:rsid w:val="00C43B4C"/>
    <w:rsid w:val="00C440AC"/>
    <w:rsid w:val="00C440BE"/>
    <w:rsid w:val="00C461B6"/>
    <w:rsid w:val="00C47939"/>
    <w:rsid w:val="00C51B93"/>
    <w:rsid w:val="00C52777"/>
    <w:rsid w:val="00C52903"/>
    <w:rsid w:val="00C52AE1"/>
    <w:rsid w:val="00C53FD1"/>
    <w:rsid w:val="00C5582A"/>
    <w:rsid w:val="00C55FA4"/>
    <w:rsid w:val="00C562EC"/>
    <w:rsid w:val="00C5718E"/>
    <w:rsid w:val="00C64ED3"/>
    <w:rsid w:val="00C6556D"/>
    <w:rsid w:val="00C657CB"/>
    <w:rsid w:val="00C702E2"/>
    <w:rsid w:val="00C7080E"/>
    <w:rsid w:val="00C72BD1"/>
    <w:rsid w:val="00C73020"/>
    <w:rsid w:val="00C73EBB"/>
    <w:rsid w:val="00C74440"/>
    <w:rsid w:val="00C767F5"/>
    <w:rsid w:val="00C76E7E"/>
    <w:rsid w:val="00C805EA"/>
    <w:rsid w:val="00C80AA6"/>
    <w:rsid w:val="00C81EE4"/>
    <w:rsid w:val="00C85354"/>
    <w:rsid w:val="00C86CC3"/>
    <w:rsid w:val="00C87A8B"/>
    <w:rsid w:val="00C910AB"/>
    <w:rsid w:val="00C911E3"/>
    <w:rsid w:val="00C91572"/>
    <w:rsid w:val="00C91C50"/>
    <w:rsid w:val="00C92067"/>
    <w:rsid w:val="00C9628D"/>
    <w:rsid w:val="00CA1BAC"/>
    <w:rsid w:val="00CA1EC6"/>
    <w:rsid w:val="00CA5297"/>
    <w:rsid w:val="00CA5952"/>
    <w:rsid w:val="00CA710B"/>
    <w:rsid w:val="00CB0B79"/>
    <w:rsid w:val="00CB1077"/>
    <w:rsid w:val="00CB16EF"/>
    <w:rsid w:val="00CB3325"/>
    <w:rsid w:val="00CB5299"/>
    <w:rsid w:val="00CB6E95"/>
    <w:rsid w:val="00CB7123"/>
    <w:rsid w:val="00CC1112"/>
    <w:rsid w:val="00CC16EF"/>
    <w:rsid w:val="00CC18BC"/>
    <w:rsid w:val="00CC568E"/>
    <w:rsid w:val="00CC5718"/>
    <w:rsid w:val="00CC5915"/>
    <w:rsid w:val="00CC5D9B"/>
    <w:rsid w:val="00CC6F65"/>
    <w:rsid w:val="00CD19E7"/>
    <w:rsid w:val="00CD2636"/>
    <w:rsid w:val="00CD27F5"/>
    <w:rsid w:val="00CD37AD"/>
    <w:rsid w:val="00CD3B9D"/>
    <w:rsid w:val="00CD430A"/>
    <w:rsid w:val="00CD4A93"/>
    <w:rsid w:val="00CD5533"/>
    <w:rsid w:val="00CD5636"/>
    <w:rsid w:val="00CD5A89"/>
    <w:rsid w:val="00CD63D5"/>
    <w:rsid w:val="00CE0A2A"/>
    <w:rsid w:val="00CE14A0"/>
    <w:rsid w:val="00CE2507"/>
    <w:rsid w:val="00CE2711"/>
    <w:rsid w:val="00CE271A"/>
    <w:rsid w:val="00CE3A38"/>
    <w:rsid w:val="00CE535A"/>
    <w:rsid w:val="00CE56DE"/>
    <w:rsid w:val="00CE5C2B"/>
    <w:rsid w:val="00CE6155"/>
    <w:rsid w:val="00CE61ED"/>
    <w:rsid w:val="00CF1444"/>
    <w:rsid w:val="00CF1683"/>
    <w:rsid w:val="00CF1EAC"/>
    <w:rsid w:val="00CF2290"/>
    <w:rsid w:val="00CF2ABE"/>
    <w:rsid w:val="00CF6A59"/>
    <w:rsid w:val="00CF7561"/>
    <w:rsid w:val="00D156B4"/>
    <w:rsid w:val="00D158D7"/>
    <w:rsid w:val="00D17DE1"/>
    <w:rsid w:val="00D20BCF"/>
    <w:rsid w:val="00D21754"/>
    <w:rsid w:val="00D21B7D"/>
    <w:rsid w:val="00D22258"/>
    <w:rsid w:val="00D2252C"/>
    <w:rsid w:val="00D237F0"/>
    <w:rsid w:val="00D25742"/>
    <w:rsid w:val="00D25E5D"/>
    <w:rsid w:val="00D26E3E"/>
    <w:rsid w:val="00D33012"/>
    <w:rsid w:val="00D3358B"/>
    <w:rsid w:val="00D350BD"/>
    <w:rsid w:val="00D3514C"/>
    <w:rsid w:val="00D36F06"/>
    <w:rsid w:val="00D411F3"/>
    <w:rsid w:val="00D4261B"/>
    <w:rsid w:val="00D43F3C"/>
    <w:rsid w:val="00D43FFC"/>
    <w:rsid w:val="00D45A89"/>
    <w:rsid w:val="00D46E42"/>
    <w:rsid w:val="00D4770D"/>
    <w:rsid w:val="00D47EC8"/>
    <w:rsid w:val="00D5137E"/>
    <w:rsid w:val="00D51714"/>
    <w:rsid w:val="00D528E6"/>
    <w:rsid w:val="00D5456C"/>
    <w:rsid w:val="00D54621"/>
    <w:rsid w:val="00D61118"/>
    <w:rsid w:val="00D64BB7"/>
    <w:rsid w:val="00D65385"/>
    <w:rsid w:val="00D663E0"/>
    <w:rsid w:val="00D67515"/>
    <w:rsid w:val="00D7037D"/>
    <w:rsid w:val="00D70E25"/>
    <w:rsid w:val="00D71226"/>
    <w:rsid w:val="00D72EAA"/>
    <w:rsid w:val="00D73224"/>
    <w:rsid w:val="00D77644"/>
    <w:rsid w:val="00D77ADD"/>
    <w:rsid w:val="00D80BCE"/>
    <w:rsid w:val="00D82EB7"/>
    <w:rsid w:val="00D835FF"/>
    <w:rsid w:val="00D849DC"/>
    <w:rsid w:val="00D84DD9"/>
    <w:rsid w:val="00D86183"/>
    <w:rsid w:val="00D92923"/>
    <w:rsid w:val="00D9336E"/>
    <w:rsid w:val="00D93647"/>
    <w:rsid w:val="00DA3C5D"/>
    <w:rsid w:val="00DA5FF4"/>
    <w:rsid w:val="00DA7127"/>
    <w:rsid w:val="00DB02C9"/>
    <w:rsid w:val="00DB0772"/>
    <w:rsid w:val="00DB2E39"/>
    <w:rsid w:val="00DB2EE4"/>
    <w:rsid w:val="00DB2F3F"/>
    <w:rsid w:val="00DB69AB"/>
    <w:rsid w:val="00DB7786"/>
    <w:rsid w:val="00DC06EE"/>
    <w:rsid w:val="00DC41C2"/>
    <w:rsid w:val="00DC4AA0"/>
    <w:rsid w:val="00DC61FB"/>
    <w:rsid w:val="00DC7B1C"/>
    <w:rsid w:val="00DD1E25"/>
    <w:rsid w:val="00DD2D84"/>
    <w:rsid w:val="00DE401B"/>
    <w:rsid w:val="00DE5CB7"/>
    <w:rsid w:val="00DE65EF"/>
    <w:rsid w:val="00DE74E8"/>
    <w:rsid w:val="00DE7D71"/>
    <w:rsid w:val="00DF06F6"/>
    <w:rsid w:val="00DF27B2"/>
    <w:rsid w:val="00DF7F8B"/>
    <w:rsid w:val="00E007E1"/>
    <w:rsid w:val="00E00E3A"/>
    <w:rsid w:val="00E015DE"/>
    <w:rsid w:val="00E04CD9"/>
    <w:rsid w:val="00E10A15"/>
    <w:rsid w:val="00E11693"/>
    <w:rsid w:val="00E11785"/>
    <w:rsid w:val="00E12954"/>
    <w:rsid w:val="00E14996"/>
    <w:rsid w:val="00E1642D"/>
    <w:rsid w:val="00E16A59"/>
    <w:rsid w:val="00E1708D"/>
    <w:rsid w:val="00E17865"/>
    <w:rsid w:val="00E17EAE"/>
    <w:rsid w:val="00E20C71"/>
    <w:rsid w:val="00E215E2"/>
    <w:rsid w:val="00E23791"/>
    <w:rsid w:val="00E24EC8"/>
    <w:rsid w:val="00E2709E"/>
    <w:rsid w:val="00E31C75"/>
    <w:rsid w:val="00E3205C"/>
    <w:rsid w:val="00E33554"/>
    <w:rsid w:val="00E33A5C"/>
    <w:rsid w:val="00E3437E"/>
    <w:rsid w:val="00E345A1"/>
    <w:rsid w:val="00E35F56"/>
    <w:rsid w:val="00E36B8F"/>
    <w:rsid w:val="00E444C8"/>
    <w:rsid w:val="00E46DD3"/>
    <w:rsid w:val="00E5053B"/>
    <w:rsid w:val="00E508CD"/>
    <w:rsid w:val="00E51A89"/>
    <w:rsid w:val="00E534D1"/>
    <w:rsid w:val="00E53778"/>
    <w:rsid w:val="00E55737"/>
    <w:rsid w:val="00E55A16"/>
    <w:rsid w:val="00E55B48"/>
    <w:rsid w:val="00E5743E"/>
    <w:rsid w:val="00E577A9"/>
    <w:rsid w:val="00E6041F"/>
    <w:rsid w:val="00E64ED1"/>
    <w:rsid w:val="00E65649"/>
    <w:rsid w:val="00E67B72"/>
    <w:rsid w:val="00E67BCA"/>
    <w:rsid w:val="00E67FE1"/>
    <w:rsid w:val="00E70ED7"/>
    <w:rsid w:val="00E70F39"/>
    <w:rsid w:val="00E73477"/>
    <w:rsid w:val="00E73CDE"/>
    <w:rsid w:val="00E77027"/>
    <w:rsid w:val="00E77315"/>
    <w:rsid w:val="00E8692E"/>
    <w:rsid w:val="00E86A4F"/>
    <w:rsid w:val="00E90B03"/>
    <w:rsid w:val="00E92161"/>
    <w:rsid w:val="00E935CF"/>
    <w:rsid w:val="00E93A4D"/>
    <w:rsid w:val="00E9421B"/>
    <w:rsid w:val="00EA000B"/>
    <w:rsid w:val="00EA1589"/>
    <w:rsid w:val="00EA1E2C"/>
    <w:rsid w:val="00EA4ABC"/>
    <w:rsid w:val="00EA4EA1"/>
    <w:rsid w:val="00EA5F21"/>
    <w:rsid w:val="00EA7666"/>
    <w:rsid w:val="00EB2FAF"/>
    <w:rsid w:val="00EB5F67"/>
    <w:rsid w:val="00EB6397"/>
    <w:rsid w:val="00EB728B"/>
    <w:rsid w:val="00EB739F"/>
    <w:rsid w:val="00EC2D88"/>
    <w:rsid w:val="00EC4DA6"/>
    <w:rsid w:val="00EC737D"/>
    <w:rsid w:val="00ED03EB"/>
    <w:rsid w:val="00ED0A4A"/>
    <w:rsid w:val="00ED0FA9"/>
    <w:rsid w:val="00ED1BE5"/>
    <w:rsid w:val="00ED264B"/>
    <w:rsid w:val="00ED5D78"/>
    <w:rsid w:val="00ED68FC"/>
    <w:rsid w:val="00ED7A79"/>
    <w:rsid w:val="00EE057F"/>
    <w:rsid w:val="00EE09F1"/>
    <w:rsid w:val="00EE1B57"/>
    <w:rsid w:val="00EE26A5"/>
    <w:rsid w:val="00EE2764"/>
    <w:rsid w:val="00EE292D"/>
    <w:rsid w:val="00EE4003"/>
    <w:rsid w:val="00EE5927"/>
    <w:rsid w:val="00EE61BC"/>
    <w:rsid w:val="00EE6D21"/>
    <w:rsid w:val="00EE78C9"/>
    <w:rsid w:val="00EF0920"/>
    <w:rsid w:val="00EF7482"/>
    <w:rsid w:val="00EF7FBC"/>
    <w:rsid w:val="00F00B8C"/>
    <w:rsid w:val="00F02281"/>
    <w:rsid w:val="00F0266D"/>
    <w:rsid w:val="00F02671"/>
    <w:rsid w:val="00F03A0C"/>
    <w:rsid w:val="00F03C58"/>
    <w:rsid w:val="00F04A5B"/>
    <w:rsid w:val="00F052CC"/>
    <w:rsid w:val="00F055CC"/>
    <w:rsid w:val="00F059D0"/>
    <w:rsid w:val="00F06318"/>
    <w:rsid w:val="00F07615"/>
    <w:rsid w:val="00F077DE"/>
    <w:rsid w:val="00F11833"/>
    <w:rsid w:val="00F12205"/>
    <w:rsid w:val="00F12B82"/>
    <w:rsid w:val="00F1429D"/>
    <w:rsid w:val="00F143E6"/>
    <w:rsid w:val="00F1580F"/>
    <w:rsid w:val="00F17171"/>
    <w:rsid w:val="00F20B8D"/>
    <w:rsid w:val="00F2164A"/>
    <w:rsid w:val="00F226A0"/>
    <w:rsid w:val="00F23E54"/>
    <w:rsid w:val="00F24932"/>
    <w:rsid w:val="00F26D4F"/>
    <w:rsid w:val="00F318EC"/>
    <w:rsid w:val="00F31E1F"/>
    <w:rsid w:val="00F35551"/>
    <w:rsid w:val="00F37AAA"/>
    <w:rsid w:val="00F41F4B"/>
    <w:rsid w:val="00F4290B"/>
    <w:rsid w:val="00F42C0C"/>
    <w:rsid w:val="00F42C2F"/>
    <w:rsid w:val="00F439E8"/>
    <w:rsid w:val="00F46C46"/>
    <w:rsid w:val="00F46E9C"/>
    <w:rsid w:val="00F4711A"/>
    <w:rsid w:val="00F4793C"/>
    <w:rsid w:val="00F50A43"/>
    <w:rsid w:val="00F510CC"/>
    <w:rsid w:val="00F577E8"/>
    <w:rsid w:val="00F60169"/>
    <w:rsid w:val="00F62C75"/>
    <w:rsid w:val="00F63E60"/>
    <w:rsid w:val="00F644CE"/>
    <w:rsid w:val="00F6474A"/>
    <w:rsid w:val="00F64AC1"/>
    <w:rsid w:val="00F722E8"/>
    <w:rsid w:val="00F73508"/>
    <w:rsid w:val="00F736AA"/>
    <w:rsid w:val="00F75F8A"/>
    <w:rsid w:val="00F81D81"/>
    <w:rsid w:val="00F82FD6"/>
    <w:rsid w:val="00F8408A"/>
    <w:rsid w:val="00F867CB"/>
    <w:rsid w:val="00F923A0"/>
    <w:rsid w:val="00F97626"/>
    <w:rsid w:val="00FA1A04"/>
    <w:rsid w:val="00FA4A89"/>
    <w:rsid w:val="00FA5EE2"/>
    <w:rsid w:val="00FA6516"/>
    <w:rsid w:val="00FB0258"/>
    <w:rsid w:val="00FB0B64"/>
    <w:rsid w:val="00FB10BA"/>
    <w:rsid w:val="00FB159F"/>
    <w:rsid w:val="00FB2355"/>
    <w:rsid w:val="00FB255D"/>
    <w:rsid w:val="00FB5765"/>
    <w:rsid w:val="00FB595C"/>
    <w:rsid w:val="00FB7773"/>
    <w:rsid w:val="00FB7A63"/>
    <w:rsid w:val="00FB7FFE"/>
    <w:rsid w:val="00FC0523"/>
    <w:rsid w:val="00FC2397"/>
    <w:rsid w:val="00FC3340"/>
    <w:rsid w:val="00FC4ACE"/>
    <w:rsid w:val="00FC51E9"/>
    <w:rsid w:val="00FC5A3E"/>
    <w:rsid w:val="00FC74EE"/>
    <w:rsid w:val="00FD1AFE"/>
    <w:rsid w:val="00FD4B39"/>
    <w:rsid w:val="00FD4C81"/>
    <w:rsid w:val="00FD5347"/>
    <w:rsid w:val="00FE161C"/>
    <w:rsid w:val="00FE32E1"/>
    <w:rsid w:val="00FE3B93"/>
    <w:rsid w:val="00FE5119"/>
    <w:rsid w:val="00FE566E"/>
    <w:rsid w:val="00FE7A0B"/>
    <w:rsid w:val="00FF0D40"/>
    <w:rsid w:val="00FF24B8"/>
    <w:rsid w:val="00FF3513"/>
    <w:rsid w:val="00FF5C72"/>
    <w:rsid w:val="00FF639D"/>
    <w:rsid w:val="00FF79E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CB29F"/>
  <w15:chartTrackingRefBased/>
  <w15:docId w15:val="{7868FFDE-707B-4BED-8F08-962AE3CC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38C"/>
    <w:pPr>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paragraph" w:styleId="Titre1">
    <w:name w:val="heading 1"/>
    <w:basedOn w:val="Normal"/>
    <w:next w:val="Normal"/>
    <w:link w:val="Titre1Car"/>
    <w:qFormat/>
    <w:rsid w:val="00CE14A0"/>
    <w:pPr>
      <w:keepNext/>
      <w:keepLines/>
      <w:numPr>
        <w:numId w:val="1"/>
      </w:numPr>
      <w:tabs>
        <w:tab w:val="left" w:pos="567"/>
      </w:tabs>
      <w:spacing w:before="240"/>
      <w:outlineLvl w:val="0"/>
    </w:pPr>
    <w:rPr>
      <w:b/>
      <w:caps/>
      <w:sz w:val="24"/>
      <w:szCs w:val="24"/>
    </w:rPr>
  </w:style>
  <w:style w:type="paragraph" w:styleId="Titre2">
    <w:name w:val="heading 2"/>
    <w:basedOn w:val="Normal"/>
    <w:next w:val="Normal"/>
    <w:link w:val="Titre2Car"/>
    <w:qFormat/>
    <w:rsid w:val="00CE14A0"/>
    <w:pPr>
      <w:keepNext/>
      <w:keepLines/>
      <w:numPr>
        <w:ilvl w:val="1"/>
        <w:numId w:val="1"/>
      </w:numPr>
      <w:tabs>
        <w:tab w:val="left" w:pos="567"/>
      </w:tabs>
      <w:spacing w:before="240"/>
      <w:outlineLvl w:val="1"/>
    </w:pPr>
    <w:rPr>
      <w:b/>
      <w:caps/>
    </w:rPr>
  </w:style>
  <w:style w:type="paragraph" w:styleId="Titre3">
    <w:name w:val="heading 3"/>
    <w:basedOn w:val="Normal"/>
    <w:next w:val="Normal"/>
    <w:link w:val="Titre3Car"/>
    <w:qFormat/>
    <w:rsid w:val="00CE14A0"/>
    <w:pPr>
      <w:keepNext/>
      <w:keepLines/>
      <w:numPr>
        <w:ilvl w:val="2"/>
        <w:numId w:val="1"/>
      </w:numPr>
      <w:tabs>
        <w:tab w:val="left" w:pos="709"/>
      </w:tabs>
      <w:spacing w:before="120"/>
      <w:outlineLvl w:val="2"/>
    </w:pPr>
    <w:rPr>
      <w:b/>
      <w:caps/>
      <w:sz w:val="20"/>
    </w:rPr>
  </w:style>
  <w:style w:type="paragraph" w:styleId="Titre4">
    <w:name w:val="heading 4"/>
    <w:basedOn w:val="Normal"/>
    <w:next w:val="Normal"/>
    <w:link w:val="Titre4Car"/>
    <w:qFormat/>
    <w:rsid w:val="00CE14A0"/>
    <w:pPr>
      <w:keepNext/>
      <w:keepLines/>
      <w:numPr>
        <w:ilvl w:val="3"/>
        <w:numId w:val="1"/>
      </w:numPr>
      <w:tabs>
        <w:tab w:val="clear" w:pos="0"/>
        <w:tab w:val="left" w:pos="851"/>
      </w:tabs>
      <w:spacing w:before="120"/>
      <w:ind w:left="851" w:hanging="851"/>
      <w:outlineLvl w:val="3"/>
    </w:pPr>
    <w:rPr>
      <w:b/>
      <w:sz w:val="20"/>
    </w:rPr>
  </w:style>
  <w:style w:type="paragraph" w:styleId="Titre5">
    <w:name w:val="heading 5"/>
    <w:basedOn w:val="Normal"/>
    <w:next w:val="Normal"/>
    <w:link w:val="Titre5Car"/>
    <w:qFormat/>
    <w:rsid w:val="00CE14A0"/>
    <w:pPr>
      <w:numPr>
        <w:ilvl w:val="4"/>
        <w:numId w:val="1"/>
      </w:numPr>
      <w:spacing w:after="60"/>
      <w:outlineLvl w:val="4"/>
    </w:pPr>
    <w:rPr>
      <w:b/>
      <w:i/>
      <w:sz w:val="26"/>
    </w:rPr>
  </w:style>
  <w:style w:type="paragraph" w:styleId="Titre6">
    <w:name w:val="heading 6"/>
    <w:basedOn w:val="Normal"/>
    <w:next w:val="Normal"/>
    <w:link w:val="Titre6Car"/>
    <w:qFormat/>
    <w:rsid w:val="00CE14A0"/>
    <w:pPr>
      <w:numPr>
        <w:ilvl w:val="5"/>
        <w:numId w:val="1"/>
      </w:numPr>
      <w:spacing w:after="60"/>
      <w:outlineLvl w:val="5"/>
    </w:pPr>
    <w:rPr>
      <w:b/>
    </w:rPr>
  </w:style>
  <w:style w:type="paragraph" w:styleId="Titre7">
    <w:name w:val="heading 7"/>
    <w:basedOn w:val="Normal"/>
    <w:next w:val="Normal"/>
    <w:link w:val="Titre7Car"/>
    <w:qFormat/>
    <w:rsid w:val="00CE14A0"/>
    <w:pPr>
      <w:numPr>
        <w:ilvl w:val="6"/>
        <w:numId w:val="1"/>
      </w:numPr>
      <w:spacing w:after="60"/>
      <w:outlineLvl w:val="6"/>
    </w:pPr>
  </w:style>
  <w:style w:type="paragraph" w:styleId="Titre8">
    <w:name w:val="heading 8"/>
    <w:basedOn w:val="Normal"/>
    <w:next w:val="Normal"/>
    <w:link w:val="Titre8Car"/>
    <w:qFormat/>
    <w:rsid w:val="00CE14A0"/>
    <w:pPr>
      <w:numPr>
        <w:ilvl w:val="7"/>
        <w:numId w:val="1"/>
      </w:numPr>
      <w:spacing w:line="280" w:lineRule="atLeast"/>
      <w:outlineLvl w:val="7"/>
    </w:pPr>
    <w:rPr>
      <w:rFonts w:ascii="Palatino" w:hAnsi="Palatino"/>
      <w:i/>
      <w:sz w:val="20"/>
    </w:rPr>
  </w:style>
  <w:style w:type="paragraph" w:styleId="Titre9">
    <w:name w:val="heading 9"/>
    <w:basedOn w:val="Normal"/>
    <w:next w:val="Normal"/>
    <w:link w:val="Titre9Car"/>
    <w:rsid w:val="00CE14A0"/>
    <w:pPr>
      <w:numPr>
        <w:ilvl w:val="8"/>
        <w:numId w:val="1"/>
      </w:numPr>
      <w:spacing w:after="60"/>
      <w:outlineLvl w:val="8"/>
    </w:pPr>
    <w:rPr>
      <w:rFonts w:ascii="Arial" w:hAnsi="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E14A0"/>
    <w:rPr>
      <w:rFonts w:ascii="Calibri" w:eastAsia="Times New Roman" w:hAnsi="Calibri" w:cs="Times New Roman"/>
      <w:b/>
      <w:caps/>
      <w:sz w:val="24"/>
      <w:szCs w:val="24"/>
      <w:lang w:eastAsia="fr-FR"/>
    </w:rPr>
  </w:style>
  <w:style w:type="character" w:customStyle="1" w:styleId="Titre2Car">
    <w:name w:val="Titre 2 Car"/>
    <w:basedOn w:val="Policepardfaut"/>
    <w:link w:val="Titre2"/>
    <w:rsid w:val="00CE14A0"/>
    <w:rPr>
      <w:rFonts w:ascii="Calibri" w:eastAsia="Times New Roman" w:hAnsi="Calibri" w:cs="Times New Roman"/>
      <w:b/>
      <w:caps/>
      <w:szCs w:val="20"/>
      <w:lang w:eastAsia="fr-FR"/>
    </w:rPr>
  </w:style>
  <w:style w:type="character" w:customStyle="1" w:styleId="Titre3Car">
    <w:name w:val="Titre 3 Car"/>
    <w:basedOn w:val="Policepardfaut"/>
    <w:link w:val="Titre3"/>
    <w:rsid w:val="00CE14A0"/>
    <w:rPr>
      <w:rFonts w:ascii="Calibri" w:eastAsia="Times New Roman" w:hAnsi="Calibri" w:cs="Times New Roman"/>
      <w:b/>
      <w:caps/>
      <w:sz w:val="20"/>
      <w:szCs w:val="20"/>
      <w:lang w:eastAsia="fr-FR"/>
    </w:rPr>
  </w:style>
  <w:style w:type="character" w:customStyle="1" w:styleId="Titre4Car">
    <w:name w:val="Titre 4 Car"/>
    <w:basedOn w:val="Policepardfaut"/>
    <w:link w:val="Titre4"/>
    <w:rsid w:val="00CE14A0"/>
    <w:rPr>
      <w:rFonts w:ascii="Calibri" w:eastAsia="Times New Roman" w:hAnsi="Calibri" w:cs="Times New Roman"/>
      <w:b/>
      <w:sz w:val="20"/>
      <w:szCs w:val="20"/>
      <w:lang w:eastAsia="fr-FR"/>
    </w:rPr>
  </w:style>
  <w:style w:type="character" w:customStyle="1" w:styleId="Titre5Car">
    <w:name w:val="Titre 5 Car"/>
    <w:basedOn w:val="Policepardfaut"/>
    <w:link w:val="Titre5"/>
    <w:rsid w:val="00CE14A0"/>
    <w:rPr>
      <w:rFonts w:ascii="Calibri" w:eastAsia="Times New Roman" w:hAnsi="Calibri" w:cs="Times New Roman"/>
      <w:b/>
      <w:i/>
      <w:sz w:val="26"/>
      <w:szCs w:val="20"/>
      <w:lang w:eastAsia="fr-FR"/>
    </w:rPr>
  </w:style>
  <w:style w:type="character" w:customStyle="1" w:styleId="Titre6Car">
    <w:name w:val="Titre 6 Car"/>
    <w:basedOn w:val="Policepardfaut"/>
    <w:link w:val="Titre6"/>
    <w:rsid w:val="00CE14A0"/>
    <w:rPr>
      <w:rFonts w:ascii="Calibri" w:eastAsia="Times New Roman" w:hAnsi="Calibri" w:cs="Times New Roman"/>
      <w:b/>
      <w:szCs w:val="20"/>
      <w:lang w:eastAsia="fr-FR"/>
    </w:rPr>
  </w:style>
  <w:style w:type="character" w:customStyle="1" w:styleId="Titre7Car">
    <w:name w:val="Titre 7 Car"/>
    <w:basedOn w:val="Policepardfaut"/>
    <w:link w:val="Titre7"/>
    <w:rsid w:val="00CE14A0"/>
    <w:rPr>
      <w:rFonts w:ascii="Calibri" w:eastAsia="Times New Roman" w:hAnsi="Calibri" w:cs="Times New Roman"/>
      <w:szCs w:val="20"/>
      <w:lang w:eastAsia="fr-FR"/>
    </w:rPr>
  </w:style>
  <w:style w:type="character" w:customStyle="1" w:styleId="Titre8Car">
    <w:name w:val="Titre 8 Car"/>
    <w:basedOn w:val="Policepardfaut"/>
    <w:link w:val="Titre8"/>
    <w:rsid w:val="00CE14A0"/>
    <w:rPr>
      <w:rFonts w:ascii="Palatino" w:eastAsia="Times New Roman" w:hAnsi="Palatino" w:cs="Times New Roman"/>
      <w:i/>
      <w:sz w:val="20"/>
      <w:szCs w:val="20"/>
      <w:lang w:eastAsia="fr-FR"/>
    </w:rPr>
  </w:style>
  <w:style w:type="character" w:customStyle="1" w:styleId="Titre9Car">
    <w:name w:val="Titre 9 Car"/>
    <w:basedOn w:val="Policepardfaut"/>
    <w:link w:val="Titre9"/>
    <w:rsid w:val="00CE14A0"/>
    <w:rPr>
      <w:rFonts w:ascii="Arial" w:eastAsia="Times New Roman" w:hAnsi="Arial" w:cs="Times New Roman"/>
      <w:szCs w:val="20"/>
      <w:lang w:eastAsia="fr-FR"/>
    </w:rPr>
  </w:style>
  <w:style w:type="paragraph" w:styleId="Textedebulles">
    <w:name w:val="Balloon Text"/>
    <w:basedOn w:val="Normal"/>
    <w:link w:val="TextedebullesCar"/>
    <w:uiPriority w:val="99"/>
    <w:semiHidden/>
    <w:unhideWhenUsed/>
    <w:rsid w:val="00CE14A0"/>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14A0"/>
    <w:rPr>
      <w:rFonts w:ascii="Segoe UI" w:eastAsia="Times New Roman" w:hAnsi="Segoe UI" w:cs="Segoe UI"/>
      <w:sz w:val="18"/>
      <w:szCs w:val="18"/>
      <w:lang w:eastAsia="fr-FR"/>
    </w:rPr>
  </w:style>
  <w:style w:type="paragraph" w:styleId="Titre">
    <w:name w:val="Title"/>
    <w:basedOn w:val="Normal"/>
    <w:next w:val="Normal"/>
    <w:link w:val="TitreCar"/>
    <w:uiPriority w:val="10"/>
    <w:qFormat/>
    <w:rsid w:val="00CE14A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E14A0"/>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CE14A0"/>
    <w:pPr>
      <w:ind w:left="720"/>
      <w:contextualSpacing/>
      <w:jc w:val="left"/>
    </w:pPr>
  </w:style>
  <w:style w:type="paragraph" w:styleId="Lgende">
    <w:name w:val="caption"/>
    <w:basedOn w:val="Normal"/>
    <w:next w:val="Normal"/>
    <w:uiPriority w:val="35"/>
    <w:unhideWhenUsed/>
    <w:qFormat/>
    <w:rsid w:val="00CE14A0"/>
    <w:pPr>
      <w:overflowPunct/>
      <w:autoSpaceDE/>
      <w:autoSpaceDN/>
      <w:adjustRightInd/>
      <w:spacing w:after="200"/>
      <w:jc w:val="left"/>
      <w:textAlignment w:val="auto"/>
    </w:pPr>
    <w:rPr>
      <w:rFonts w:asciiTheme="minorHAnsi" w:eastAsiaTheme="minorEastAsia" w:hAnsiTheme="minorHAnsi" w:cstheme="minorBidi"/>
      <w:i/>
      <w:iCs/>
      <w:color w:val="000000" w:themeColor="text1"/>
      <w:sz w:val="18"/>
      <w:szCs w:val="18"/>
      <w:lang w:eastAsia="zh-CN"/>
    </w:rPr>
  </w:style>
  <w:style w:type="character" w:styleId="Appelnotedebasdep">
    <w:name w:val="footnote reference"/>
    <w:basedOn w:val="Policepardfaut"/>
    <w:uiPriority w:val="99"/>
    <w:semiHidden/>
    <w:unhideWhenUsed/>
    <w:rsid w:val="00CE14A0"/>
    <w:rPr>
      <w:vertAlign w:val="superscript"/>
    </w:rPr>
  </w:style>
  <w:style w:type="character" w:customStyle="1" w:styleId="hps">
    <w:name w:val="hps"/>
    <w:basedOn w:val="Policepardfaut"/>
    <w:rsid w:val="00CE14A0"/>
  </w:style>
  <w:style w:type="character" w:styleId="Textedelespacerserv">
    <w:name w:val="Placeholder Text"/>
    <w:basedOn w:val="Policepardfaut"/>
    <w:uiPriority w:val="99"/>
    <w:semiHidden/>
    <w:rsid w:val="00CE14A0"/>
    <w:rPr>
      <w:color w:val="808080"/>
    </w:rPr>
  </w:style>
  <w:style w:type="table" w:styleId="Grilledutableau">
    <w:name w:val="Table Grid"/>
    <w:basedOn w:val="TableauNormal"/>
    <w:uiPriority w:val="59"/>
    <w:rsid w:val="00CE14A0"/>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rsid w:val="00CE14A0"/>
    <w:pPr>
      <w:numPr>
        <w:numId w:val="13"/>
      </w:numPr>
    </w:pPr>
  </w:style>
  <w:style w:type="character" w:customStyle="1" w:styleId="shorttext">
    <w:name w:val="short_text"/>
    <w:basedOn w:val="Policepardfaut"/>
    <w:rsid w:val="00CE14A0"/>
  </w:style>
  <w:style w:type="character" w:styleId="Marquedecommentaire">
    <w:name w:val="annotation reference"/>
    <w:basedOn w:val="Policepardfaut"/>
    <w:uiPriority w:val="99"/>
    <w:semiHidden/>
    <w:unhideWhenUsed/>
    <w:rsid w:val="00CE14A0"/>
    <w:rPr>
      <w:sz w:val="16"/>
      <w:szCs w:val="16"/>
    </w:rPr>
  </w:style>
  <w:style w:type="paragraph" w:styleId="Commentaire">
    <w:name w:val="annotation text"/>
    <w:basedOn w:val="Normal"/>
    <w:link w:val="CommentaireCar"/>
    <w:uiPriority w:val="99"/>
    <w:semiHidden/>
    <w:unhideWhenUsed/>
    <w:rsid w:val="00CE14A0"/>
    <w:rPr>
      <w:sz w:val="20"/>
    </w:rPr>
  </w:style>
  <w:style w:type="character" w:customStyle="1" w:styleId="CommentaireCar">
    <w:name w:val="Commentaire Car"/>
    <w:basedOn w:val="Policepardfaut"/>
    <w:link w:val="Commentaire"/>
    <w:uiPriority w:val="99"/>
    <w:semiHidden/>
    <w:rsid w:val="00CE14A0"/>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CE14A0"/>
    <w:rPr>
      <w:b/>
      <w:bCs/>
    </w:rPr>
  </w:style>
  <w:style w:type="character" w:customStyle="1" w:styleId="ObjetducommentaireCar">
    <w:name w:val="Objet du commentaire Car"/>
    <w:basedOn w:val="CommentaireCar"/>
    <w:link w:val="Objetducommentaire"/>
    <w:uiPriority w:val="99"/>
    <w:semiHidden/>
    <w:rsid w:val="00CE14A0"/>
    <w:rPr>
      <w:rFonts w:ascii="Calibri" w:eastAsia="Times New Roman" w:hAnsi="Calibri" w:cs="Times New Roman"/>
      <w:b/>
      <w:bCs/>
      <w:sz w:val="20"/>
      <w:szCs w:val="20"/>
      <w:lang w:eastAsia="fr-FR"/>
    </w:rPr>
  </w:style>
  <w:style w:type="paragraph" w:customStyle="1" w:styleId="Default">
    <w:name w:val="Default"/>
    <w:rsid w:val="00CE14A0"/>
    <w:pPr>
      <w:autoSpaceDE w:val="0"/>
      <w:autoSpaceDN w:val="0"/>
      <w:adjustRightInd w:val="0"/>
      <w:spacing w:after="0" w:line="240" w:lineRule="auto"/>
    </w:pPr>
    <w:rPr>
      <w:rFonts w:ascii="Calibri" w:hAnsi="Calibri" w:cs="Calibri"/>
      <w:color w:val="000000"/>
      <w:sz w:val="24"/>
      <w:szCs w:val="24"/>
    </w:rPr>
  </w:style>
  <w:style w:type="paragraph" w:customStyle="1" w:styleId="MDPI31text">
    <w:name w:val="MDPI_3.1_text"/>
    <w:qFormat/>
    <w:rsid w:val="007A2F1E"/>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basedOn w:val="MDPI31text"/>
    <w:qFormat/>
    <w:rsid w:val="00E00E3A"/>
    <w:pPr>
      <w:spacing w:before="120" w:after="120"/>
      <w:ind w:left="709" w:firstLine="0"/>
      <w:jc w:val="center"/>
    </w:pPr>
  </w:style>
  <w:style w:type="paragraph" w:customStyle="1" w:styleId="MDPI3aequationnumber">
    <w:name w:val="MDPI_3.a_equation_number"/>
    <w:basedOn w:val="MDPI31text"/>
    <w:qFormat/>
    <w:rsid w:val="00E00E3A"/>
    <w:pPr>
      <w:spacing w:before="120" w:after="120" w:line="240" w:lineRule="auto"/>
      <w:ind w:firstLine="0"/>
      <w:jc w:val="right"/>
    </w:pPr>
  </w:style>
  <w:style w:type="character" w:styleId="lev">
    <w:name w:val="Strong"/>
    <w:basedOn w:val="Policepardfaut"/>
    <w:uiPriority w:val="22"/>
    <w:qFormat/>
    <w:rsid w:val="00325E43"/>
    <w:rPr>
      <w:b/>
      <w:bCs/>
    </w:rPr>
  </w:style>
  <w:style w:type="table" w:styleId="TableauListe3">
    <w:name w:val="List Table 3"/>
    <w:basedOn w:val="TableauNormal"/>
    <w:uiPriority w:val="48"/>
    <w:rsid w:val="006939F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DPI51figurecaption">
    <w:name w:val="MDPI_5.1_figure_caption"/>
    <w:basedOn w:val="Normal"/>
    <w:qFormat/>
    <w:rsid w:val="002F522D"/>
    <w:pPr>
      <w:overflowPunct/>
      <w:autoSpaceDE/>
      <w:autoSpaceDN/>
      <w:snapToGrid w:val="0"/>
      <w:spacing w:before="120" w:after="240" w:line="260" w:lineRule="atLeast"/>
      <w:ind w:left="425" w:right="425"/>
      <w:textAlignment w:val="auto"/>
    </w:pPr>
    <w:rPr>
      <w:rFonts w:ascii="Palatino Linotype" w:hAnsi="Palatino Linotype"/>
      <w:color w:val="000000"/>
      <w:sz w:val="18"/>
      <w:lang w:val="en-US" w:eastAsia="de-DE" w:bidi="en-US"/>
    </w:rPr>
  </w:style>
  <w:style w:type="paragraph" w:customStyle="1" w:styleId="MDPI52figure">
    <w:name w:val="MDPI_5.2_figure"/>
    <w:qFormat/>
    <w:rsid w:val="002F522D"/>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styleId="En-tte">
    <w:name w:val="header"/>
    <w:basedOn w:val="Normal"/>
    <w:link w:val="En-tteCar"/>
    <w:uiPriority w:val="99"/>
    <w:unhideWhenUsed/>
    <w:rsid w:val="009F25FB"/>
    <w:pPr>
      <w:tabs>
        <w:tab w:val="center" w:pos="4536"/>
        <w:tab w:val="right" w:pos="9072"/>
      </w:tabs>
    </w:pPr>
  </w:style>
  <w:style w:type="character" w:customStyle="1" w:styleId="En-tteCar">
    <w:name w:val="En-tête Car"/>
    <w:basedOn w:val="Policepardfaut"/>
    <w:link w:val="En-tte"/>
    <w:uiPriority w:val="99"/>
    <w:rsid w:val="009F25FB"/>
    <w:rPr>
      <w:rFonts w:ascii="Calibri" w:eastAsia="Times New Roman" w:hAnsi="Calibri" w:cs="Times New Roman"/>
      <w:szCs w:val="20"/>
      <w:lang w:eastAsia="fr-FR"/>
    </w:rPr>
  </w:style>
  <w:style w:type="paragraph" w:styleId="Pieddepage">
    <w:name w:val="footer"/>
    <w:basedOn w:val="Normal"/>
    <w:link w:val="PieddepageCar"/>
    <w:uiPriority w:val="99"/>
    <w:unhideWhenUsed/>
    <w:rsid w:val="009F25FB"/>
    <w:pPr>
      <w:tabs>
        <w:tab w:val="center" w:pos="4536"/>
        <w:tab w:val="right" w:pos="9072"/>
      </w:tabs>
    </w:pPr>
  </w:style>
  <w:style w:type="character" w:customStyle="1" w:styleId="PieddepageCar">
    <w:name w:val="Pied de page Car"/>
    <w:basedOn w:val="Policepardfaut"/>
    <w:link w:val="Pieddepage"/>
    <w:uiPriority w:val="99"/>
    <w:rsid w:val="009F25FB"/>
    <w:rPr>
      <w:rFonts w:ascii="Calibri" w:eastAsia="Times New Roman" w:hAnsi="Calibri" w:cs="Times New Roman"/>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BAA16-BDF1-4A6C-AA1D-921BE9304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8122</TotalTime>
  <Pages>23</Pages>
  <Words>6627</Words>
  <Characters>37780</Characters>
  <Application>Microsoft Office Word</Application>
  <DocSecurity>0</DocSecurity>
  <Lines>314</Lines>
  <Paragraphs>88</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44319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Silun</dc:creator>
  <cp:keywords/>
  <dc:description/>
  <cp:lastModifiedBy>ZhangSilun</cp:lastModifiedBy>
  <cp:revision>1489</cp:revision>
  <cp:lastPrinted>2018-10-03T10:09:00Z</cp:lastPrinted>
  <dcterms:created xsi:type="dcterms:W3CDTF">2018-09-27T08:39:00Z</dcterms:created>
  <dcterms:modified xsi:type="dcterms:W3CDTF">2018-10-30T22:33:00Z</dcterms:modified>
</cp:coreProperties>
</file>