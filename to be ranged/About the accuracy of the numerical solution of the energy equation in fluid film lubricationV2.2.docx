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4.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8.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12.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16.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22.xml" ContentType="application/vnd.openxmlformats-officedocument.drawingml.chart+xml"/>
  <Override PartName="/word/charts/chart23.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24.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25.xml" ContentType="application/vnd.openxmlformats-officedocument.drawingml.chart+xml"/>
  <Override PartName="/word/theme/themeOverride1.xml" ContentType="application/vnd.openxmlformats-officedocument.themeOverride+xml"/>
  <Override PartName="/word/charts/chart26.xml" ContentType="application/vnd.openxmlformats-officedocument.drawingml.chart+xml"/>
  <Override PartName="/word/charts/chart27.xml" ContentType="application/vnd.openxmlformats-officedocument.drawingml.chart+xml"/>
  <Override PartName="/word/theme/themeOverride2.xml" ContentType="application/vnd.openxmlformats-officedocument.themeOverride+xml"/>
  <Override PartName="/word/charts/chart28.xml" ContentType="application/vnd.openxmlformats-officedocument.drawingml.chart+xml"/>
  <Override PartName="/word/theme/themeOverride3.xml" ContentType="application/vnd.openxmlformats-officedocument.themeOverrid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AA3C8A" w14:textId="77777777" w:rsidR="006A5BAB" w:rsidRPr="002318B3" w:rsidRDefault="006A5BAB" w:rsidP="002318B3">
      <w:pPr>
        <w:spacing w:after="0" w:line="276" w:lineRule="auto"/>
        <w:jc w:val="center"/>
        <w:rPr>
          <w:rFonts w:ascii="Times New Roman" w:eastAsia="Times New Roman" w:hAnsi="Times New Roman" w:cs="Times New Roman"/>
          <w:b/>
          <w:sz w:val="40"/>
          <w:szCs w:val="40"/>
          <w:lang w:val="en-US" w:eastAsia="fr-FR"/>
        </w:rPr>
      </w:pPr>
      <w:r w:rsidRPr="002318B3">
        <w:rPr>
          <w:rFonts w:ascii="Times New Roman" w:eastAsia="Times New Roman" w:hAnsi="Times New Roman" w:cs="Times New Roman"/>
          <w:b/>
          <w:sz w:val="40"/>
          <w:szCs w:val="40"/>
          <w:lang w:val="en-US" w:eastAsia="fr-FR"/>
        </w:rPr>
        <w:t>About the accuracy of the numerical solution of the energy equation in fluid film lubrication</w:t>
      </w:r>
    </w:p>
    <w:p w14:paraId="27E13D1F" w14:textId="77777777" w:rsidR="002318B3" w:rsidRPr="00E71BB7" w:rsidRDefault="002318B3" w:rsidP="002318B3">
      <w:pPr>
        <w:spacing w:after="0" w:line="276" w:lineRule="auto"/>
        <w:jc w:val="center"/>
        <w:rPr>
          <w:rFonts w:ascii="Times New Roman" w:eastAsia="Times New Roman" w:hAnsi="Times New Roman" w:cs="Times New Roman"/>
          <w:b/>
          <w:sz w:val="28"/>
          <w:szCs w:val="28"/>
          <w:lang w:val="en-US" w:eastAsia="fr-FR"/>
        </w:rPr>
      </w:pPr>
    </w:p>
    <w:p w14:paraId="5387B215" w14:textId="726B03AB" w:rsidR="00A50E9E" w:rsidRPr="00A50E9E" w:rsidRDefault="00A50E9E" w:rsidP="00A50E9E">
      <w:pPr>
        <w:spacing w:line="276" w:lineRule="auto"/>
        <w:jc w:val="center"/>
        <w:rPr>
          <w:rFonts w:ascii="Times New Roman" w:eastAsia="SimSun" w:hAnsi="Times New Roman"/>
          <w:b/>
          <w:sz w:val="28"/>
          <w:szCs w:val="28"/>
          <w:lang w:eastAsia="zh-CN"/>
        </w:rPr>
      </w:pPr>
      <w:r w:rsidRPr="00F45EA3">
        <w:rPr>
          <w:rFonts w:ascii="Times New Roman" w:eastAsia="Times New Roman" w:hAnsi="Times New Roman"/>
          <w:b/>
          <w:sz w:val="28"/>
          <w:szCs w:val="28"/>
        </w:rPr>
        <w:t xml:space="preserve">Silun </w:t>
      </w:r>
      <w:proofErr w:type="spellStart"/>
      <w:r w:rsidRPr="00F45EA3">
        <w:rPr>
          <w:rFonts w:ascii="Times New Roman" w:eastAsia="Times New Roman" w:hAnsi="Times New Roman"/>
          <w:b/>
          <w:sz w:val="28"/>
          <w:szCs w:val="28"/>
        </w:rPr>
        <w:t>Zhang</w:t>
      </w:r>
      <w:r w:rsidRPr="00B60508">
        <w:rPr>
          <w:rFonts w:ascii="Times New Roman" w:eastAsia="SimSun" w:hAnsi="Times New Roman" w:hint="eastAsia"/>
          <w:b/>
          <w:sz w:val="28"/>
          <w:szCs w:val="28"/>
          <w:vertAlign w:val="superscript"/>
          <w:lang w:eastAsia="zh-CN"/>
        </w:rPr>
        <w:t>a</w:t>
      </w:r>
      <w:proofErr w:type="gramStart"/>
      <w:r>
        <w:rPr>
          <w:rFonts w:ascii="Times New Roman" w:eastAsia="SimSun" w:hAnsi="Times New Roman"/>
          <w:b/>
          <w:sz w:val="28"/>
          <w:szCs w:val="28"/>
          <w:vertAlign w:val="superscript"/>
          <w:lang w:eastAsia="zh-CN"/>
        </w:rPr>
        <w:t>,b</w:t>
      </w:r>
      <w:proofErr w:type="spellEnd"/>
      <w:proofErr w:type="gramEnd"/>
      <w:r w:rsidRPr="00F45EA3">
        <w:rPr>
          <w:rFonts w:ascii="Times New Roman" w:eastAsia="Times New Roman" w:hAnsi="Times New Roman"/>
          <w:b/>
          <w:sz w:val="28"/>
          <w:szCs w:val="28"/>
        </w:rPr>
        <w:t xml:space="preserve">, Mohamed-Amine </w:t>
      </w:r>
      <w:proofErr w:type="spellStart"/>
      <w:r w:rsidRPr="00F45EA3">
        <w:rPr>
          <w:rFonts w:ascii="Times New Roman" w:eastAsia="Times New Roman" w:hAnsi="Times New Roman"/>
          <w:b/>
          <w:sz w:val="28"/>
          <w:szCs w:val="28"/>
        </w:rPr>
        <w:t>Hassini</w:t>
      </w:r>
      <w:r w:rsidRPr="00B60508">
        <w:rPr>
          <w:rFonts w:ascii="Times New Roman" w:eastAsia="SimSun" w:hAnsi="Times New Roman" w:hint="eastAsia"/>
          <w:b/>
          <w:sz w:val="28"/>
          <w:szCs w:val="28"/>
          <w:vertAlign w:val="superscript"/>
          <w:lang w:eastAsia="zh-CN"/>
        </w:rPr>
        <w:t>a</w:t>
      </w:r>
      <w:proofErr w:type="spellEnd"/>
      <w:r>
        <w:rPr>
          <w:rFonts w:ascii="Times New Roman" w:eastAsia="Times New Roman" w:hAnsi="Times New Roman"/>
          <w:b/>
          <w:sz w:val="28"/>
          <w:szCs w:val="28"/>
        </w:rPr>
        <w:t xml:space="preserve">, </w:t>
      </w:r>
      <w:proofErr w:type="spellStart"/>
      <w:r>
        <w:rPr>
          <w:rFonts w:ascii="Times New Roman" w:eastAsia="Times New Roman" w:hAnsi="Times New Roman"/>
          <w:b/>
          <w:sz w:val="28"/>
          <w:szCs w:val="28"/>
        </w:rPr>
        <w:t>Mihai</w:t>
      </w:r>
      <w:proofErr w:type="spellEnd"/>
      <w:r>
        <w:rPr>
          <w:rFonts w:ascii="Times New Roman" w:eastAsia="Times New Roman" w:hAnsi="Times New Roman"/>
          <w:b/>
          <w:sz w:val="28"/>
          <w:szCs w:val="28"/>
        </w:rPr>
        <w:t xml:space="preserve"> </w:t>
      </w:r>
      <w:proofErr w:type="spellStart"/>
      <w:r>
        <w:rPr>
          <w:rFonts w:ascii="Times New Roman" w:eastAsia="Times New Roman" w:hAnsi="Times New Roman"/>
          <w:b/>
          <w:sz w:val="28"/>
          <w:szCs w:val="28"/>
        </w:rPr>
        <w:t>Arghir</w:t>
      </w:r>
      <w:r w:rsidRPr="00B60508">
        <w:rPr>
          <w:rFonts w:ascii="Times New Roman" w:eastAsia="SimSun" w:hAnsi="Times New Roman" w:hint="eastAsia"/>
          <w:b/>
          <w:sz w:val="28"/>
          <w:szCs w:val="28"/>
          <w:vertAlign w:val="superscript"/>
          <w:lang w:eastAsia="zh-CN"/>
        </w:rPr>
        <w:t>b</w:t>
      </w:r>
      <w:proofErr w:type="spellEnd"/>
    </w:p>
    <w:p w14:paraId="17C7C1E6" w14:textId="77777777" w:rsidR="00A50E9E" w:rsidRPr="00B60508" w:rsidRDefault="00A50E9E" w:rsidP="00A50E9E">
      <w:pPr>
        <w:spacing w:line="276" w:lineRule="auto"/>
        <w:jc w:val="center"/>
        <w:rPr>
          <w:rFonts w:ascii="Times New Roman" w:eastAsia="SimSun" w:hAnsi="Times New Roman"/>
          <w:lang w:eastAsia="zh-CN"/>
        </w:rPr>
      </w:pPr>
      <w:r w:rsidRPr="00B60508">
        <w:rPr>
          <w:rFonts w:ascii="Times New Roman" w:eastAsia="SimSun" w:hAnsi="Times New Roman" w:hint="eastAsia"/>
          <w:lang w:eastAsia="zh-CN"/>
        </w:rPr>
        <w:t xml:space="preserve">a. </w:t>
      </w:r>
      <w:r>
        <w:rPr>
          <w:rFonts w:ascii="Times New Roman" w:eastAsia="SimSun" w:hAnsi="Times New Roman"/>
          <w:lang w:eastAsia="zh-CN"/>
        </w:rPr>
        <w:t xml:space="preserve">ERMES-IMSIA, </w:t>
      </w:r>
      <w:r w:rsidRPr="002930CE">
        <w:rPr>
          <w:rFonts w:ascii="Times New Roman" w:eastAsia="Times New Roman" w:hAnsi="Times New Roman"/>
        </w:rPr>
        <w:t xml:space="preserve">EDF </w:t>
      </w:r>
      <w:proofErr w:type="spellStart"/>
      <w:r w:rsidRPr="002930CE">
        <w:rPr>
          <w:rFonts w:ascii="Times New Roman" w:eastAsia="Times New Roman" w:hAnsi="Times New Roman"/>
        </w:rPr>
        <w:t>Lab</w:t>
      </w:r>
      <w:proofErr w:type="spellEnd"/>
      <w:r w:rsidRPr="002930CE">
        <w:rPr>
          <w:rFonts w:ascii="Times New Roman" w:eastAsia="Times New Roman" w:hAnsi="Times New Roman"/>
        </w:rPr>
        <w:t xml:space="preserve"> Paris-Saclay, 91120 Palaiseau, </w:t>
      </w:r>
      <w:r>
        <w:rPr>
          <w:rFonts w:ascii="Times New Roman" w:eastAsia="Times New Roman" w:hAnsi="Times New Roman"/>
        </w:rPr>
        <w:t>France</w:t>
      </w:r>
    </w:p>
    <w:p w14:paraId="65665F1B" w14:textId="77777777" w:rsidR="00A50E9E" w:rsidRPr="002930CE" w:rsidRDefault="00A50E9E" w:rsidP="00A50E9E">
      <w:pPr>
        <w:spacing w:line="276" w:lineRule="auto"/>
        <w:jc w:val="center"/>
        <w:rPr>
          <w:rFonts w:ascii="Times New Roman" w:eastAsia="Times New Roman" w:hAnsi="Times New Roman"/>
        </w:rPr>
      </w:pPr>
      <w:proofErr w:type="gramStart"/>
      <w:r w:rsidRPr="004A55CD">
        <w:rPr>
          <w:rFonts w:ascii="Times New Roman" w:eastAsia="Times New Roman" w:hAnsi="Times New Roman"/>
        </w:rPr>
        <w:t>b</w:t>
      </w:r>
      <w:proofErr w:type="gramEnd"/>
      <w:r w:rsidRPr="004A55CD">
        <w:rPr>
          <w:rFonts w:ascii="Times New Roman" w:eastAsia="Times New Roman" w:hAnsi="Times New Roman"/>
        </w:rPr>
        <w:t>.</w:t>
      </w:r>
      <w:r w:rsidRPr="00B60508">
        <w:rPr>
          <w:rFonts w:ascii="Times New Roman" w:eastAsia="SimSun" w:hAnsi="Times New Roman" w:hint="eastAsia"/>
          <w:lang w:eastAsia="zh-CN"/>
        </w:rPr>
        <w:t xml:space="preserve"> </w:t>
      </w:r>
      <w:r w:rsidRPr="002930CE">
        <w:rPr>
          <w:rFonts w:ascii="Times New Roman" w:eastAsia="Times New Roman" w:hAnsi="Times New Roman"/>
        </w:rPr>
        <w:t>PPRIME Institute, UPR CNRS 3346, Université de Poitiers, ISAE ENSMA,</w:t>
      </w:r>
    </w:p>
    <w:p w14:paraId="235B84BF" w14:textId="77777777" w:rsidR="00A50E9E" w:rsidRPr="0076569D" w:rsidRDefault="00A50E9E" w:rsidP="00A50E9E">
      <w:pPr>
        <w:spacing w:line="276" w:lineRule="auto"/>
        <w:jc w:val="center"/>
        <w:rPr>
          <w:rFonts w:ascii="Times New Roman" w:eastAsia="SimSun" w:hAnsi="Times New Roman"/>
          <w:lang w:eastAsia="zh-CN"/>
        </w:rPr>
      </w:pPr>
      <w:r w:rsidRPr="0076569D">
        <w:rPr>
          <w:rFonts w:ascii="Times New Roman" w:eastAsia="Times New Roman" w:hAnsi="Times New Roman"/>
        </w:rPr>
        <w:t xml:space="preserve">86962 </w:t>
      </w:r>
      <w:proofErr w:type="spellStart"/>
      <w:r w:rsidRPr="0076569D">
        <w:rPr>
          <w:rFonts w:ascii="Times New Roman" w:eastAsia="Times New Roman" w:hAnsi="Times New Roman"/>
        </w:rPr>
        <w:t>Chasseneuil</w:t>
      </w:r>
      <w:proofErr w:type="spellEnd"/>
      <w:r w:rsidRPr="0076569D">
        <w:rPr>
          <w:rFonts w:ascii="Times New Roman" w:eastAsia="Times New Roman" w:hAnsi="Times New Roman"/>
        </w:rPr>
        <w:t xml:space="preserve"> Futuroscope, France</w:t>
      </w:r>
    </w:p>
    <w:p w14:paraId="46127470" w14:textId="77777777" w:rsidR="002318B3" w:rsidRDefault="002318B3" w:rsidP="002318B3">
      <w:pPr>
        <w:pStyle w:val="Titre1"/>
        <w:numPr>
          <w:ilvl w:val="0"/>
          <w:numId w:val="7"/>
        </w:numPr>
      </w:pPr>
      <w:r>
        <w:t>Introduction</w:t>
      </w:r>
    </w:p>
    <w:p w14:paraId="4D09D80F" w14:textId="49AB2668" w:rsidR="006A5BAB" w:rsidRDefault="006A5BAB" w:rsidP="001D0FCB">
      <w:pPr>
        <w:jc w:val="both"/>
        <w:rPr>
          <w:lang w:val="en-US"/>
        </w:rPr>
      </w:pPr>
      <w:r>
        <w:rPr>
          <w:lang w:val="en-US"/>
        </w:rPr>
        <w:t>T</w:t>
      </w:r>
      <w:r w:rsidR="00DA7C67">
        <w:rPr>
          <w:lang w:val="en-US"/>
        </w:rPr>
        <w:t xml:space="preserve">he flow of thin lubricant films in journal and thrust </w:t>
      </w:r>
      <w:r w:rsidR="006F40A8">
        <w:rPr>
          <w:lang w:val="en-US"/>
        </w:rPr>
        <w:t>bearings</w:t>
      </w:r>
      <w:r>
        <w:rPr>
          <w:lang w:val="en-US"/>
        </w:rPr>
        <w:t xml:space="preserve"> is most often</w:t>
      </w:r>
      <w:r w:rsidR="005C7491">
        <w:rPr>
          <w:lang w:val="en-US"/>
        </w:rPr>
        <w:t xml:space="preserve"> described</w:t>
      </w:r>
      <w:r>
        <w:rPr>
          <w:lang w:val="en-US"/>
        </w:rPr>
        <w:t xml:space="preserve"> by governed Reynolds equation of lubrication coupled with the energy transport equation</w:t>
      </w:r>
      <w:r w:rsidR="006F40A8">
        <w:rPr>
          <w:lang w:val="en-US"/>
        </w:rPr>
        <w:t xml:space="preserve">. </w:t>
      </w:r>
      <w:r w:rsidR="00DA7C67">
        <w:rPr>
          <w:lang w:val="en-US"/>
        </w:rPr>
        <w:t xml:space="preserve">The numerical solution of these </w:t>
      </w:r>
      <w:r w:rsidR="006F40A8">
        <w:rPr>
          <w:lang w:val="en-US"/>
        </w:rPr>
        <w:t>two-coupled</w:t>
      </w:r>
      <w:r w:rsidR="00DA7C67">
        <w:rPr>
          <w:lang w:val="en-US"/>
        </w:rPr>
        <w:t xml:space="preserve"> equations is a problem </w:t>
      </w:r>
      <w:r>
        <w:rPr>
          <w:lang w:val="en-US"/>
        </w:rPr>
        <w:t xml:space="preserve">solved </w:t>
      </w:r>
      <w:r w:rsidR="00DA7C67">
        <w:rPr>
          <w:lang w:val="en-US"/>
        </w:rPr>
        <w:t xml:space="preserve">since many decades. However, </w:t>
      </w:r>
      <w:r w:rsidR="00704968">
        <w:rPr>
          <w:lang w:val="en-US"/>
        </w:rPr>
        <w:t>it</w:t>
      </w:r>
      <w:r w:rsidR="00DA7C67">
        <w:rPr>
          <w:lang w:val="en-US"/>
        </w:rPr>
        <w:t xml:space="preserve"> </w:t>
      </w:r>
      <w:r w:rsidR="00265C3A">
        <w:rPr>
          <w:lang w:val="en-US"/>
        </w:rPr>
        <w:t>require</w:t>
      </w:r>
      <w:r w:rsidR="00704968">
        <w:rPr>
          <w:lang w:val="en-US"/>
        </w:rPr>
        <w:t>s</w:t>
      </w:r>
      <w:r w:rsidR="00265C3A">
        <w:rPr>
          <w:lang w:val="en-US"/>
        </w:rPr>
        <w:t xml:space="preserve"> a computational effort that can render transient analyses </w:t>
      </w:r>
      <w:r w:rsidR="00175B9E">
        <w:rPr>
          <w:lang w:val="en-US"/>
        </w:rPr>
        <w:t>very</w:t>
      </w:r>
      <w:r w:rsidR="00265C3A">
        <w:rPr>
          <w:lang w:val="en-US"/>
        </w:rPr>
        <w:t xml:space="preserve"> time consuming. </w:t>
      </w:r>
      <w:r>
        <w:rPr>
          <w:lang w:val="en-US"/>
        </w:rPr>
        <w:t xml:space="preserve">It then becomes important to have efficient solvers and coupling strategy. </w:t>
      </w:r>
    </w:p>
    <w:p w14:paraId="0DB29C75" w14:textId="77777777" w:rsidR="006A5BAB" w:rsidRDefault="006A5BAB" w:rsidP="001D0FCB">
      <w:pPr>
        <w:jc w:val="both"/>
        <w:rPr>
          <w:lang w:val="en-US"/>
        </w:rPr>
      </w:pPr>
      <w:r>
        <w:rPr>
          <w:lang w:val="en-US"/>
        </w:rPr>
        <w:t>If</w:t>
      </w:r>
      <w:r w:rsidR="00265C3A">
        <w:rPr>
          <w:lang w:val="en-US"/>
        </w:rPr>
        <w:t xml:space="preserve"> film rupture and reformation (traditional</w:t>
      </w:r>
      <w:r w:rsidR="00E92E4A">
        <w:rPr>
          <w:lang w:val="en-US"/>
        </w:rPr>
        <w:t>l</w:t>
      </w:r>
      <w:r w:rsidR="00265C3A">
        <w:rPr>
          <w:lang w:val="en-US"/>
        </w:rPr>
        <w:t xml:space="preserve">y designed as “cavitation”) are absent and if the flow regime is laminar and isothermal, then Reynolds equation is </w:t>
      </w:r>
      <w:r>
        <w:rPr>
          <w:lang w:val="en-US"/>
        </w:rPr>
        <w:t xml:space="preserve">an elliptic </w:t>
      </w:r>
      <w:r w:rsidR="00265C3A">
        <w:rPr>
          <w:lang w:val="en-US"/>
        </w:rPr>
        <w:t>linear</w:t>
      </w:r>
      <w:r>
        <w:rPr>
          <w:lang w:val="en-US"/>
        </w:rPr>
        <w:t xml:space="preserve"> differential equation</w:t>
      </w:r>
      <w:r w:rsidR="00DB1EFB">
        <w:rPr>
          <w:lang w:val="en-US"/>
        </w:rPr>
        <w:t>. A direct solver can be used after its discretization in the thin film plane.</w:t>
      </w:r>
      <w:r w:rsidR="00265C3A">
        <w:rPr>
          <w:lang w:val="en-US"/>
        </w:rPr>
        <w:t xml:space="preserve"> </w:t>
      </w:r>
    </w:p>
    <w:p w14:paraId="1828E24A" w14:textId="77777777" w:rsidR="006A5BAB" w:rsidRDefault="006A5BAB" w:rsidP="001D0FCB">
      <w:pPr>
        <w:jc w:val="both"/>
        <w:rPr>
          <w:lang w:val="en-US"/>
        </w:rPr>
      </w:pPr>
      <w:r>
        <w:rPr>
          <w:lang w:val="en-US"/>
        </w:rPr>
        <w:t>The energy equation contains convective transport terms</w:t>
      </w:r>
      <w:r w:rsidR="008753FD">
        <w:rPr>
          <w:lang w:val="en-US"/>
        </w:rPr>
        <w:t>, conductive transport across the thin film</w:t>
      </w:r>
      <w:r>
        <w:rPr>
          <w:lang w:val="en-US"/>
        </w:rPr>
        <w:t xml:space="preserve"> and source terms arising from its coupling with the </w:t>
      </w:r>
      <w:r w:rsidR="008753FD">
        <w:rPr>
          <w:lang w:val="en-US"/>
        </w:rPr>
        <w:t>Reynolds equation.</w:t>
      </w:r>
      <w:r>
        <w:rPr>
          <w:lang w:val="en-US"/>
        </w:rPr>
        <w:t xml:space="preserve"> Its character is therefore not </w:t>
      </w:r>
      <w:r w:rsidR="008753FD">
        <w:rPr>
          <w:lang w:val="en-US"/>
        </w:rPr>
        <w:t xml:space="preserve">entirely </w:t>
      </w:r>
      <w:r>
        <w:rPr>
          <w:lang w:val="en-US"/>
        </w:rPr>
        <w:t>elliptic and its solver is different from the one used for Reyno</w:t>
      </w:r>
      <w:r w:rsidR="008753FD">
        <w:rPr>
          <w:lang w:val="en-US"/>
        </w:rPr>
        <w:t>lds equation.</w:t>
      </w:r>
    </w:p>
    <w:p w14:paraId="737DE3AE" w14:textId="77777777" w:rsidR="009D2F14" w:rsidRDefault="008753FD" w:rsidP="001D0FCB">
      <w:pPr>
        <w:jc w:val="both"/>
        <w:rPr>
          <w:lang w:val="en-US"/>
        </w:rPr>
      </w:pPr>
      <w:r>
        <w:rPr>
          <w:lang w:val="en-US"/>
        </w:rPr>
        <w:t xml:space="preserve">Moreover, the energy equation </w:t>
      </w:r>
      <w:r w:rsidR="00DB1EFB">
        <w:rPr>
          <w:lang w:val="en-US"/>
        </w:rPr>
        <w:t xml:space="preserve">must be discretized also </w:t>
      </w:r>
      <w:r w:rsidR="00704968">
        <w:rPr>
          <w:lang w:val="en-US"/>
        </w:rPr>
        <w:t>across</w:t>
      </w:r>
      <w:r w:rsidR="00DB1EFB">
        <w:rPr>
          <w:lang w:val="en-US"/>
        </w:rPr>
        <w:t xml:space="preserve"> the </w:t>
      </w:r>
      <w:r w:rsidR="00704968">
        <w:rPr>
          <w:lang w:val="en-US"/>
        </w:rPr>
        <w:t xml:space="preserve">thin fluid </w:t>
      </w:r>
      <w:r>
        <w:rPr>
          <w:lang w:val="en-US"/>
        </w:rPr>
        <w:t>film and t</w:t>
      </w:r>
      <w:r w:rsidR="00F03749">
        <w:rPr>
          <w:lang w:val="en-US"/>
        </w:rPr>
        <w:t xml:space="preserve">he number of discretization points in this direction must be large enough </w:t>
      </w:r>
      <w:r>
        <w:rPr>
          <w:lang w:val="en-US"/>
        </w:rPr>
        <w:t>for capturing</w:t>
      </w:r>
      <w:r w:rsidR="00F03749">
        <w:rPr>
          <w:lang w:val="en-US"/>
        </w:rPr>
        <w:t xml:space="preserve"> the wall temperature gradient</w:t>
      </w:r>
      <w:r w:rsidR="00843792">
        <w:rPr>
          <w:lang w:val="en-US"/>
        </w:rPr>
        <w:t>s</w:t>
      </w:r>
      <w:r w:rsidR="00F03749">
        <w:rPr>
          <w:lang w:val="en-US"/>
        </w:rPr>
        <w:t xml:space="preserve">. </w:t>
      </w:r>
      <w:r>
        <w:rPr>
          <w:lang w:val="en-US"/>
        </w:rPr>
        <w:t xml:space="preserve">The computational effort for the energy equation is then considerably higher than for Reynolds equation. Developing an accurate and efficient solver for the energy equation is then an important step in solving non-isothermal lubrication problems. </w:t>
      </w:r>
      <w:r w:rsidR="00C9031D">
        <w:rPr>
          <w:lang w:val="en-US"/>
        </w:rPr>
        <w:t xml:space="preserve">The task is not simple because there is no analytic solution of the complete energy equation to be used for validations. For example, if the analytic solution of the laminar and isothermal thin film flow in a one dimensional </w:t>
      </w:r>
      <w:r w:rsidR="001E39F2">
        <w:rPr>
          <w:lang w:val="en-US"/>
        </w:rPr>
        <w:t xml:space="preserve">(1D) </w:t>
      </w:r>
      <w:r w:rsidR="00C9031D">
        <w:rPr>
          <w:lang w:val="en-US"/>
        </w:rPr>
        <w:t xml:space="preserve">slider can be used for validating a Reynolds equation solver, no similar </w:t>
      </w:r>
      <w:r w:rsidR="009D2F14">
        <w:rPr>
          <w:lang w:val="en-US"/>
        </w:rPr>
        <w:t xml:space="preserve">solution exists for the energy equation. For validation, a numerical solver for the energy equation will have to be tested with different wall boundary conditions (isothermal or adiabatic) and the numerical results must be checked for various grid densities. </w:t>
      </w:r>
    </w:p>
    <w:p w14:paraId="3F949042" w14:textId="77777777" w:rsidR="003A3441" w:rsidRDefault="009D2F14" w:rsidP="007E790A">
      <w:pPr>
        <w:jc w:val="both"/>
        <w:rPr>
          <w:lang w:val="en-US"/>
        </w:rPr>
      </w:pPr>
      <w:r>
        <w:rPr>
          <w:lang w:val="en-US"/>
        </w:rPr>
        <w:t xml:space="preserve">As mentioned, the energy equation must be discretized also </w:t>
      </w:r>
      <w:r w:rsidR="00992CA6">
        <w:rPr>
          <w:lang w:val="en-US"/>
        </w:rPr>
        <w:t xml:space="preserve">across the film thickness. This renders its solution time consuming and the normal practice is to increase the number of </w:t>
      </w:r>
      <w:r w:rsidR="007E790A">
        <w:rPr>
          <w:lang w:val="en-US"/>
        </w:rPr>
        <w:t>discretization cells</w:t>
      </w:r>
      <w:r w:rsidR="00992CA6">
        <w:rPr>
          <w:lang w:val="en-US"/>
        </w:rPr>
        <w:t xml:space="preserve"> across the thin film </w:t>
      </w:r>
      <w:r w:rsidR="007E790A">
        <w:rPr>
          <w:lang w:val="en-US"/>
        </w:rPr>
        <w:t xml:space="preserve">until obtaining grid independent numerical solutions. In natural discretization methods (NDM) the variation of the temperature between two cells is linear or quadratic. This leads to an important number of discretization cells across the thin film. An efficient </w:t>
      </w:r>
      <w:r w:rsidR="00704968">
        <w:rPr>
          <w:lang w:val="en-US"/>
        </w:rPr>
        <w:t xml:space="preserve">approach for solving the energy equation makes use of the Legendre polynomials for describing the temperature variation across the thin film. </w:t>
      </w:r>
      <w:r w:rsidR="00843792">
        <w:rPr>
          <w:lang w:val="en-US"/>
        </w:rPr>
        <w:t xml:space="preserve">The coefficients of these approximations are obtained by a collocation method applied at the roots of </w:t>
      </w:r>
      <w:r w:rsidR="003A3441">
        <w:rPr>
          <w:lang w:val="en-US"/>
        </w:rPr>
        <w:t xml:space="preserve">the highest used Legendre polynomial. These roots are the Lobatto points and the method is known as the “Lobatto points collocation method” (LPCM). The method is known since decades but was used only on an ad hoc basis. </w:t>
      </w:r>
    </w:p>
    <w:p w14:paraId="416F0C2B" w14:textId="4E65F0DE" w:rsidR="007A2EC9" w:rsidRDefault="003A3441" w:rsidP="001D0FCB">
      <w:pPr>
        <w:jc w:val="both"/>
        <w:rPr>
          <w:lang w:val="en-US"/>
        </w:rPr>
      </w:pPr>
      <w:r>
        <w:rPr>
          <w:lang w:val="en-US"/>
        </w:rPr>
        <w:lastRenderedPageBreak/>
        <w:t>The present work presents a systematic comparison between the natural discretization method (NDM) of the energy equation and its LPCM approximation.</w:t>
      </w:r>
      <w:r w:rsidR="005718B5">
        <w:rPr>
          <w:lang w:val="en-US"/>
        </w:rPr>
        <w:t xml:space="preserve"> </w:t>
      </w:r>
      <w:r w:rsidR="001E39F2">
        <w:rPr>
          <w:lang w:val="en-US"/>
        </w:rPr>
        <w:t xml:space="preserve">In order to decouple Reynolds and energy equation, the viscosity is supposed constant and the flow laminar. A one dimensional (1D) inclined slider is used for numerical tests. The Reynolds equation has then an analytic solution and the analysis </w:t>
      </w:r>
      <w:r w:rsidR="00725CBF">
        <w:rPr>
          <w:lang w:val="en-US"/>
        </w:rPr>
        <w:t>is entirely</w:t>
      </w:r>
      <w:r w:rsidR="001E39F2">
        <w:rPr>
          <w:lang w:val="en-US"/>
        </w:rPr>
        <w:t xml:space="preserve"> focused on the energy equation.</w:t>
      </w:r>
    </w:p>
    <w:p w14:paraId="5C329F71" w14:textId="77777777" w:rsidR="005718B5" w:rsidRDefault="005718B5" w:rsidP="001D0FCB">
      <w:pPr>
        <w:jc w:val="both"/>
        <w:rPr>
          <w:lang w:val="en-US"/>
        </w:rPr>
      </w:pPr>
      <w:r>
        <w:rPr>
          <w:lang w:val="en-US"/>
        </w:rPr>
        <w:t xml:space="preserve">The results for the 1D slider </w:t>
      </w:r>
      <w:r w:rsidR="001C02E6">
        <w:rPr>
          <w:lang w:val="en-US"/>
        </w:rPr>
        <w:t xml:space="preserve">compare the number of points needed by the NDM and by the LPCM for obtaining grid independent results. </w:t>
      </w:r>
      <w:r w:rsidR="00E5206A">
        <w:rPr>
          <w:lang w:val="en-US"/>
        </w:rPr>
        <w:t xml:space="preserve">Both situations, with imposed wall temperatures and wall temperature gradients are analyzed. </w:t>
      </w:r>
      <w:r w:rsidR="001C02E6">
        <w:rPr>
          <w:lang w:val="en-US"/>
        </w:rPr>
        <w:t>When wall temperatures are imposed, then the wall temperature gradient is used for estimatin</w:t>
      </w:r>
      <w:r w:rsidR="00E5206A">
        <w:rPr>
          <w:lang w:val="en-US"/>
        </w:rPr>
        <w:t xml:space="preserve">g the accuracy of the solution and reciprocal. The results show how the NDM is </w:t>
      </w:r>
      <w:r w:rsidR="006F40A8">
        <w:rPr>
          <w:lang w:val="en-US"/>
        </w:rPr>
        <w:t>excessively</w:t>
      </w:r>
      <w:r w:rsidR="00E5206A">
        <w:rPr>
          <w:lang w:val="en-US"/>
        </w:rPr>
        <w:t xml:space="preserve"> time consuming when high accuracy is needed and the net economy of computational time brought by the LPCM approach.</w:t>
      </w:r>
    </w:p>
    <w:p w14:paraId="1D1B9961" w14:textId="77777777" w:rsidR="007C02FF" w:rsidRDefault="00E5206A" w:rsidP="001D0FCB">
      <w:pPr>
        <w:jc w:val="both"/>
        <w:rPr>
          <w:lang w:val="en-US"/>
        </w:rPr>
      </w:pPr>
      <w:r>
        <w:rPr>
          <w:lang w:val="en-US"/>
        </w:rPr>
        <w:t xml:space="preserve">The same analyses is then carried on for a circular journal bearing with a circumferential, central, feeding groove. For evaluation purposes, the film rupture/reformation is dealt with by using the two approaches previously mentioned. </w:t>
      </w:r>
      <w:proofErr w:type="gramStart"/>
      <w:r w:rsidR="007C02FF">
        <w:rPr>
          <w:lang w:val="en-US"/>
        </w:rPr>
        <w:t xml:space="preserve">The </w:t>
      </w:r>
      <w:r w:rsidR="001D0FCB">
        <w:rPr>
          <w:lang w:val="en-US"/>
        </w:rPr>
        <w:t>a</w:t>
      </w:r>
      <w:proofErr w:type="gramEnd"/>
      <w:r w:rsidR="001D0FCB">
        <w:rPr>
          <w:lang w:val="en-US"/>
        </w:rPr>
        <w:t xml:space="preserve"> free boundary formulation of the incompressible Reynolds equation </w:t>
      </w:r>
      <w:r w:rsidR="007C02FF">
        <w:rPr>
          <w:lang w:val="en-US"/>
        </w:rPr>
        <w:t>was solved by using an efficient solver based on Fischer-</w:t>
      </w:r>
      <w:proofErr w:type="spellStart"/>
      <w:r w:rsidR="007C02FF">
        <w:rPr>
          <w:lang w:val="en-US"/>
        </w:rPr>
        <w:t>Burmeister</w:t>
      </w:r>
      <w:proofErr w:type="spellEnd"/>
      <w:r w:rsidR="007C02FF">
        <w:rPr>
          <w:lang w:val="en-US"/>
        </w:rPr>
        <w:t xml:space="preserve"> form, Newton algorithm and </w:t>
      </w:r>
      <w:proofErr w:type="spellStart"/>
      <w:r w:rsidR="007C02FF">
        <w:rPr>
          <w:lang w:val="en-US"/>
        </w:rPr>
        <w:t>Shur’s</w:t>
      </w:r>
      <w:proofErr w:type="spellEnd"/>
      <w:r w:rsidR="007C02FF">
        <w:rPr>
          <w:lang w:val="en-US"/>
        </w:rPr>
        <w:t xml:space="preserve"> complement. The artificial compressibility approach was combined with a regularization technique for avoiding discontinuities and the discretized equation were solved with a Newton algorithm.</w:t>
      </w:r>
    </w:p>
    <w:p w14:paraId="46D7E439" w14:textId="77777777" w:rsidR="00E5206A" w:rsidRDefault="00E5206A" w:rsidP="001D0FCB">
      <w:pPr>
        <w:jc w:val="both"/>
        <w:rPr>
          <w:lang w:val="en-US"/>
        </w:rPr>
      </w:pPr>
      <w:r>
        <w:rPr>
          <w:lang w:val="en-US"/>
        </w:rPr>
        <w:t xml:space="preserve">The two approaches show comparable results in terms of robustness and computational effort. The </w:t>
      </w:r>
      <w:r w:rsidR="007C02FF">
        <w:rPr>
          <w:lang w:val="en-US"/>
        </w:rPr>
        <w:t>LPCM approach was again largely superior to the NDM solution in terms of computational time.</w:t>
      </w:r>
    </w:p>
    <w:p w14:paraId="3AE06AEE" w14:textId="4E730D45" w:rsidR="002A4505" w:rsidRDefault="007C02FF" w:rsidP="001D0FCB">
      <w:pPr>
        <w:jc w:val="both"/>
        <w:rPr>
          <w:lang w:val="en-US"/>
        </w:rPr>
      </w:pPr>
      <w:r>
        <w:rPr>
          <w:lang w:val="en-US"/>
        </w:rPr>
        <w:t xml:space="preserve">These results show that efficient </w:t>
      </w:r>
      <w:r w:rsidR="006F40A8">
        <w:rPr>
          <w:lang w:val="en-US"/>
        </w:rPr>
        <w:t xml:space="preserve">numerical </w:t>
      </w:r>
      <w:r>
        <w:rPr>
          <w:lang w:val="en-US"/>
        </w:rPr>
        <w:t>solutions of the couple</w:t>
      </w:r>
      <w:r w:rsidR="006F40A8">
        <w:rPr>
          <w:lang w:val="en-US"/>
        </w:rPr>
        <w:t>d Reynolds and energy equations</w:t>
      </w:r>
      <w:r>
        <w:rPr>
          <w:lang w:val="en-US"/>
        </w:rPr>
        <w:t xml:space="preserve"> are possible if a good approximation </w:t>
      </w:r>
      <w:r w:rsidR="006F40A8">
        <w:rPr>
          <w:lang w:val="en-US"/>
        </w:rPr>
        <w:t>of the temperature variation across the film is used together with robust film rupture/reformation algorithms.</w:t>
      </w:r>
    </w:p>
    <w:p w14:paraId="1E9ECD61" w14:textId="64B265BA" w:rsidR="00700E6D" w:rsidRDefault="00EA0539" w:rsidP="00EA0539">
      <w:pPr>
        <w:jc w:val="both"/>
        <w:rPr>
          <w:lang w:val="en-US"/>
        </w:rPr>
      </w:pPr>
      <w:r w:rsidRPr="00EA0539">
        <w:rPr>
          <w:lang w:val="en-US"/>
        </w:rPr>
        <w:t xml:space="preserve">The </w:t>
      </w:r>
      <w:r>
        <w:rPr>
          <w:lang w:val="en-US"/>
        </w:rPr>
        <w:t xml:space="preserve">proposed test case </w:t>
      </w:r>
      <w:r w:rsidRPr="00EA0539">
        <w:rPr>
          <w:lang w:val="en-US"/>
        </w:rPr>
        <w:t xml:space="preserve">is an infinite </w:t>
      </w:r>
      <w:r w:rsidR="003C069E">
        <w:rPr>
          <w:lang w:val="en-US"/>
        </w:rPr>
        <w:t>width</w:t>
      </w:r>
      <w:r w:rsidR="000D69C4">
        <w:rPr>
          <w:lang w:val="en-US"/>
        </w:rPr>
        <w:t xml:space="preserve"> </w:t>
      </w:r>
      <w:r w:rsidRPr="00EA0539">
        <w:rPr>
          <w:lang w:val="en-US"/>
        </w:rPr>
        <w:t>inclined slider</w:t>
      </w:r>
      <w:r w:rsidR="000B1E8F">
        <w:rPr>
          <w:lang w:val="en-US"/>
        </w:rPr>
        <w:t xml:space="preserve"> </w:t>
      </w:r>
      <w:r w:rsidR="000B1E8F" w:rsidRPr="00EA0539">
        <w:rPr>
          <w:lang w:val="en-US"/>
        </w:rPr>
        <w:t>whose</w:t>
      </w:r>
      <w:r w:rsidR="000D69C4">
        <w:rPr>
          <w:lang w:val="en-US"/>
        </w:rPr>
        <w:t xml:space="preserve"> length </w:t>
      </w:r>
      <w:r w:rsidR="00526158">
        <w:rPr>
          <w:lang w:val="en-US"/>
        </w:rPr>
        <w:t>is</w:t>
      </w:r>
      <m:oMath>
        <m:r>
          <m:rPr>
            <m:sty m:val="p"/>
          </m:rPr>
          <w:rPr>
            <w:rFonts w:ascii="Cambria Math" w:hAnsi="Cambria Math"/>
            <w:lang w:val="en-US"/>
          </w:rPr>
          <m:t xml:space="preserve"> </m:t>
        </m:r>
        <m:r>
          <w:rPr>
            <w:rFonts w:ascii="Cambria Math" w:hAnsi="Cambria Math"/>
            <w:lang w:val="en-US"/>
          </w:rPr>
          <m:t>L</m:t>
        </m:r>
        <m:r>
          <m:rPr>
            <m:sty m:val="p"/>
          </m:rPr>
          <w:rPr>
            <w:rFonts w:ascii="Cambria Math" w:hAnsi="Cambria Math"/>
            <w:lang w:val="en-US"/>
          </w:rPr>
          <m:t xml:space="preserve">=0.18288 </m:t>
        </m:r>
        <m:r>
          <w:rPr>
            <w:rFonts w:ascii="Cambria Math" w:hAnsi="Cambria Math"/>
            <w:lang w:val="en-US"/>
          </w:rPr>
          <m:t>m</m:t>
        </m:r>
      </m:oMath>
      <w:r w:rsidRPr="00EA0539">
        <w:rPr>
          <w:lang w:val="en-US"/>
        </w:rPr>
        <w:t xml:space="preserve">. It presents a linearly decreasing film thickness varying from </w:t>
      </w:r>
      <m:oMath>
        <m:sSub>
          <m:sSubPr>
            <m:ctrlPr>
              <w:rPr>
                <w:rFonts w:ascii="Cambria Math" w:hAnsi="Cambria Math"/>
                <w:lang w:val="en-US"/>
              </w:rPr>
            </m:ctrlPr>
          </m:sSubPr>
          <m:e>
            <m:r>
              <w:rPr>
                <w:rFonts w:ascii="Cambria Math" w:hAnsi="Cambria Math"/>
                <w:lang w:val="en-US"/>
              </w:rPr>
              <m:t>h</m:t>
            </m:r>
          </m:e>
          <m:sub>
            <m:r>
              <m:rPr>
                <m:sty m:val="p"/>
              </m:rPr>
              <w:rPr>
                <w:rFonts w:ascii="Cambria Math" w:hAnsi="Cambria Math"/>
                <w:lang w:val="en-US"/>
              </w:rPr>
              <m:t>1</m:t>
            </m:r>
          </m:sub>
        </m:sSub>
        <m:r>
          <m:rPr>
            <m:sty m:val="p"/>
          </m:rPr>
          <w:rPr>
            <w:rFonts w:ascii="Cambria Math" w:hAnsi="Cambria Math"/>
            <w:lang w:val="en-US"/>
          </w:rPr>
          <m:t>=</m:t>
        </m:r>
      </m:oMath>
      <w:r w:rsidRPr="00EA0539">
        <w:rPr>
          <w:lang w:val="en-US"/>
        </w:rPr>
        <w:t xml:space="preserve"> 182.88 </w:t>
      </w:r>
      <m:oMath>
        <m:r>
          <w:rPr>
            <w:rFonts w:ascii="Cambria Math" w:hAnsi="Cambria Math"/>
            <w:lang w:val="en-US"/>
          </w:rPr>
          <m:t>μm</m:t>
        </m:r>
      </m:oMath>
      <w:r w:rsidRPr="00EA0539">
        <w:rPr>
          <w:lang w:val="en-US"/>
        </w:rPr>
        <w:t xml:space="preserve"> to </w:t>
      </w:r>
      <m:oMath>
        <m:sSub>
          <m:sSubPr>
            <m:ctrlPr>
              <w:rPr>
                <w:rFonts w:ascii="Cambria Math" w:hAnsi="Cambria Math"/>
                <w:lang w:val="en-US"/>
              </w:rPr>
            </m:ctrlPr>
          </m:sSubPr>
          <m:e>
            <m:r>
              <w:rPr>
                <w:rFonts w:ascii="Cambria Math" w:hAnsi="Cambria Math"/>
                <w:lang w:val="en-US"/>
              </w:rPr>
              <m:t>h</m:t>
            </m:r>
          </m:e>
          <m:sub>
            <m:r>
              <m:rPr>
                <m:sty m:val="p"/>
              </m:rPr>
              <w:rPr>
                <w:rFonts w:ascii="Cambria Math" w:hAnsi="Cambria Math"/>
                <w:lang w:val="en-US"/>
              </w:rPr>
              <m:t>2</m:t>
            </m:r>
          </m:sub>
        </m:sSub>
        <m:r>
          <m:rPr>
            <m:sty m:val="p"/>
          </m:rPr>
          <w:rPr>
            <w:rFonts w:ascii="Cambria Math" w:hAnsi="Cambria Math"/>
            <w:lang w:val="en-US"/>
          </w:rPr>
          <m:t>=</m:t>
        </m:r>
      </m:oMath>
      <w:r w:rsidRPr="00EA0539">
        <w:rPr>
          <w:lang w:val="en-US"/>
        </w:rPr>
        <w:t xml:space="preserve"> 91.44</w:t>
      </w:r>
      <m:oMath>
        <m:r>
          <m:rPr>
            <m:sty m:val="p"/>
          </m:rPr>
          <w:rPr>
            <w:rFonts w:ascii="Cambria Math" w:hAnsi="Cambria Math"/>
            <w:lang w:val="en-US"/>
          </w:rPr>
          <m:t xml:space="preserve"> </m:t>
        </m:r>
        <m:r>
          <w:rPr>
            <w:rFonts w:ascii="Cambria Math" w:hAnsi="Cambria Math"/>
            <w:lang w:val="en-US"/>
          </w:rPr>
          <m:t>μm</m:t>
        </m:r>
      </m:oMath>
      <w:r w:rsidRPr="00EA0539">
        <w:rPr>
          <w:lang w:val="en-US"/>
        </w:rPr>
        <w:t xml:space="preserve">. The </w:t>
      </w:r>
      <w:r w:rsidR="000710D6">
        <w:rPr>
          <w:lang w:val="en-US"/>
        </w:rPr>
        <w:t>upper</w:t>
      </w:r>
      <w:r w:rsidRPr="00EA0539">
        <w:rPr>
          <w:lang w:val="en-US"/>
        </w:rPr>
        <w:t xml:space="preserve"> wall is stationary while the </w:t>
      </w:r>
      <w:r w:rsidR="000710D6">
        <w:rPr>
          <w:lang w:val="en-US"/>
        </w:rPr>
        <w:t>lower</w:t>
      </w:r>
      <w:r w:rsidRPr="00EA0539">
        <w:rPr>
          <w:lang w:val="en-US"/>
        </w:rPr>
        <w:t xml:space="preserve"> wall has a constant velocity </w:t>
      </w:r>
      <m:oMath>
        <m:r>
          <w:rPr>
            <w:rFonts w:ascii="Cambria Math" w:hAnsi="Cambria Math"/>
            <w:lang w:val="en-US"/>
          </w:rPr>
          <m:t>U</m:t>
        </m:r>
        <m:r>
          <m:rPr>
            <m:sty m:val="p"/>
          </m:rPr>
          <w:rPr>
            <w:rFonts w:ascii="Cambria Math" w:hAnsi="Cambria Math"/>
            <w:lang w:val="en-US"/>
          </w:rPr>
          <m:t>=</m:t>
        </m:r>
      </m:oMath>
      <w:r w:rsidRPr="00EA0539">
        <w:rPr>
          <w:lang w:val="en-US"/>
        </w:rPr>
        <w:t xml:space="preserve"> 31.946</w:t>
      </w:r>
      <m:oMath>
        <m:r>
          <m:rPr>
            <m:sty m:val="p"/>
          </m:rPr>
          <w:rPr>
            <w:rFonts w:ascii="Cambria Math" w:hAnsi="Cambria Math"/>
            <w:lang w:val="en-US"/>
          </w:rPr>
          <m:t xml:space="preserve"> </m:t>
        </m:r>
        <m:r>
          <w:rPr>
            <w:rFonts w:ascii="Cambria Math" w:hAnsi="Cambria Math"/>
            <w:lang w:val="en-US"/>
          </w:rPr>
          <m:t>m</m:t>
        </m:r>
        <m:r>
          <m:rPr>
            <m:sty m:val="p"/>
          </m:rPr>
          <w:rPr>
            <w:rFonts w:ascii="Cambria Math" w:hAnsi="Cambria Math"/>
            <w:lang w:val="en-US"/>
          </w:rPr>
          <m:t>/</m:t>
        </m:r>
        <m:r>
          <w:rPr>
            <w:rFonts w:ascii="Cambria Math" w:hAnsi="Cambria Math"/>
            <w:lang w:val="en-US"/>
          </w:rPr>
          <m:t>s</m:t>
        </m:r>
      </m:oMath>
      <w:r w:rsidRPr="00EA0539">
        <w:rPr>
          <w:lang w:val="en-US"/>
        </w:rPr>
        <w:t xml:space="preserve">. The density of the lubricant is </w:t>
      </w:r>
      <m:oMath>
        <m:r>
          <w:rPr>
            <w:rFonts w:ascii="Cambria Math" w:hAnsi="Cambria Math"/>
            <w:lang w:val="en-US"/>
          </w:rPr>
          <m:t>ρ</m:t>
        </m:r>
        <m:r>
          <m:rPr>
            <m:sty m:val="p"/>
          </m:rPr>
          <w:rPr>
            <w:rFonts w:ascii="Cambria Math" w:hAnsi="Cambria Math"/>
            <w:lang w:val="en-US"/>
          </w:rPr>
          <m:t xml:space="preserve">= </m:t>
        </m:r>
      </m:oMath>
      <w:r w:rsidRPr="00EA0539">
        <w:rPr>
          <w:lang w:val="en-US"/>
        </w:rPr>
        <w:t>800 kg/m</w:t>
      </w:r>
      <w:r w:rsidRPr="00C0387E">
        <w:rPr>
          <w:lang w:val="en-US"/>
        </w:rPr>
        <w:t>3</w:t>
      </w:r>
      <w:r w:rsidRPr="00EA0539">
        <w:rPr>
          <w:lang w:val="en-US"/>
        </w:rPr>
        <w:t xml:space="preserve">, the specific heat capacity </w:t>
      </w:r>
      <m:oMath>
        <m:sSub>
          <m:sSubPr>
            <m:ctrlPr>
              <w:rPr>
                <w:rFonts w:ascii="Cambria Math" w:hAnsi="Cambria Math"/>
                <w:lang w:val="en-US"/>
              </w:rPr>
            </m:ctrlPr>
          </m:sSubPr>
          <m:e>
            <m:r>
              <w:rPr>
                <w:rFonts w:ascii="Cambria Math" w:hAnsi="Cambria Math"/>
                <w:lang w:val="en-US"/>
              </w:rPr>
              <m:t>C</m:t>
            </m:r>
          </m:e>
          <m:sub>
            <m:r>
              <w:rPr>
                <w:rFonts w:ascii="Cambria Math" w:hAnsi="Cambria Math"/>
                <w:lang w:val="en-US"/>
              </w:rPr>
              <m:t>p</m:t>
            </m:r>
          </m:sub>
        </m:sSub>
        <m:r>
          <m:rPr>
            <m:sty m:val="p"/>
          </m:rPr>
          <w:rPr>
            <w:rFonts w:ascii="Cambria Math" w:hAnsi="Cambria Math"/>
            <w:lang w:val="en-US"/>
          </w:rPr>
          <m:t xml:space="preserve">=2000 </m:t>
        </m:r>
        <m:r>
          <w:rPr>
            <w:rFonts w:ascii="Cambria Math" w:hAnsi="Cambria Math"/>
            <w:lang w:val="en-US"/>
          </w:rPr>
          <m:t>J</m:t>
        </m:r>
        <m:r>
          <m:rPr>
            <m:sty m:val="p"/>
          </m:rPr>
          <w:rPr>
            <w:rFonts w:ascii="Cambria Math" w:hAnsi="Cambria Math"/>
            <w:lang w:val="en-US"/>
          </w:rPr>
          <m:t>/(</m:t>
        </m:r>
        <m:r>
          <w:rPr>
            <w:rFonts w:ascii="Cambria Math" w:hAnsi="Cambria Math"/>
            <w:lang w:val="en-US"/>
          </w:rPr>
          <m:t>kgK</m:t>
        </m:r>
        <m:r>
          <m:rPr>
            <m:sty m:val="p"/>
          </m:rPr>
          <w:rPr>
            <w:rFonts w:ascii="Cambria Math" w:hAnsi="Cambria Math"/>
            <w:lang w:val="en-US"/>
          </w:rPr>
          <m:t>)</m:t>
        </m:r>
      </m:oMath>
      <w:r w:rsidRPr="00EA0539">
        <w:rPr>
          <w:lang w:val="en-US"/>
        </w:rPr>
        <w:t xml:space="preserve"> and the thermal conductivity</w:t>
      </w:r>
      <m:oMath>
        <m:r>
          <m:rPr>
            <m:sty m:val="p"/>
          </m:rPr>
          <w:rPr>
            <w:rFonts w:ascii="Cambria Math" w:hAnsi="Cambria Math"/>
            <w:lang w:val="en-US"/>
          </w:rPr>
          <m:t xml:space="preserve"> </m:t>
        </m:r>
        <m:r>
          <w:rPr>
            <w:rFonts w:ascii="Cambria Math" w:hAnsi="Cambria Math"/>
            <w:lang w:val="en-US"/>
          </w:rPr>
          <m:t>λ</m:t>
        </m:r>
        <m:r>
          <m:rPr>
            <m:sty m:val="p"/>
          </m:rPr>
          <w:rPr>
            <w:rFonts w:ascii="Cambria Math" w:hAnsi="Cambria Math"/>
            <w:lang w:val="en-US"/>
          </w:rPr>
          <m:t xml:space="preserve">=0.14 </m:t>
        </m:r>
        <m:r>
          <w:rPr>
            <w:rFonts w:ascii="Cambria Math" w:hAnsi="Cambria Math"/>
            <w:lang w:val="en-US"/>
          </w:rPr>
          <m:t>W</m:t>
        </m:r>
        <m:r>
          <m:rPr>
            <m:sty m:val="p"/>
          </m:rPr>
          <w:rPr>
            <w:rFonts w:ascii="Cambria Math" w:hAnsi="Cambria Math"/>
            <w:lang w:val="en-US"/>
          </w:rPr>
          <m:t>/(</m:t>
        </m:r>
        <m:r>
          <w:rPr>
            <w:rFonts w:ascii="Cambria Math" w:hAnsi="Cambria Math"/>
            <w:lang w:val="en-US"/>
          </w:rPr>
          <m:t>mK</m:t>
        </m:r>
        <m:r>
          <m:rPr>
            <m:sty m:val="p"/>
          </m:rPr>
          <w:rPr>
            <w:rFonts w:ascii="Cambria Math" w:hAnsi="Cambria Math"/>
            <w:lang w:val="en-US"/>
          </w:rPr>
          <m:t>)</m:t>
        </m:r>
      </m:oMath>
      <w:r w:rsidRPr="00EA0539">
        <w:rPr>
          <w:lang w:val="en-US"/>
        </w:rPr>
        <w:t>.</w:t>
      </w:r>
      <w:r w:rsidR="00E85BB9">
        <w:rPr>
          <w:lang w:val="en-US"/>
        </w:rPr>
        <w:t xml:space="preserve"> </w:t>
      </w:r>
      <w:r w:rsidR="00017A4E">
        <w:rPr>
          <w:lang w:val="en-US"/>
        </w:rPr>
        <w:t xml:space="preserve"> </w:t>
      </w:r>
      <w:r w:rsidR="003E7C85">
        <w:rPr>
          <w:lang w:val="en-US"/>
        </w:rPr>
        <w:t>In order to decouple the energy equation with the Reynolds equation, the constant dynamic viscosity is</w:t>
      </w: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η</m:t>
            </m:r>
          </m:e>
          <m:sub>
            <m:r>
              <w:rPr>
                <w:rFonts w:ascii="Cambria Math" w:hAnsi="Cambria Math"/>
                <w:lang w:val="en-US"/>
              </w:rPr>
              <m:t>0</m:t>
            </m:r>
          </m:sub>
        </m:sSub>
        <m:r>
          <w:rPr>
            <w:rFonts w:ascii="Cambria Math" w:hAnsi="Cambria Math"/>
            <w:lang w:val="en-US"/>
          </w:rPr>
          <m:t xml:space="preserve">=0.081 Pa.s </m:t>
        </m:r>
      </m:oMath>
      <w:r w:rsidR="003E7C85">
        <w:rPr>
          <w:lang w:val="en-US"/>
        </w:rPr>
        <w:t>.</w:t>
      </w:r>
    </w:p>
    <w:p w14:paraId="026D46F6" w14:textId="442E1A53" w:rsidR="000710D6" w:rsidRPr="00700E6D" w:rsidRDefault="00017A4E" w:rsidP="00EA0539">
      <w:pPr>
        <w:jc w:val="both"/>
        <w:rPr>
          <w:lang w:val="en-US"/>
        </w:rPr>
      </w:pPr>
      <w:r>
        <w:rPr>
          <w:lang w:val="en-US"/>
        </w:rPr>
        <w:t xml:space="preserve">This 1D </w:t>
      </w:r>
      <w:r w:rsidR="00884134">
        <w:rPr>
          <w:lang w:val="en-US"/>
        </w:rPr>
        <w:t xml:space="preserve">inclined </w:t>
      </w:r>
      <w:r>
        <w:rPr>
          <w:lang w:val="en-US"/>
        </w:rPr>
        <w:t xml:space="preserve">slide is first described in [1] </w:t>
      </w:r>
      <w:r w:rsidR="00490BCD">
        <w:rPr>
          <w:lang w:val="en-US"/>
        </w:rPr>
        <w:t xml:space="preserve">for the resolution </w:t>
      </w:r>
      <w:r w:rsidR="00490BCD" w:rsidRPr="00490BCD">
        <w:rPr>
          <w:lang w:val="en-US"/>
        </w:rPr>
        <w:t>of</w:t>
      </w:r>
      <w:r w:rsidR="00490BCD">
        <w:rPr>
          <w:lang w:val="en-US"/>
        </w:rPr>
        <w:t xml:space="preserve"> the Reynolds equation coupled with the energy equation.</w:t>
      </w:r>
      <w:r w:rsidR="00490BCD" w:rsidRPr="00490BCD">
        <w:rPr>
          <w:lang w:val="en-US"/>
        </w:rPr>
        <w:t xml:space="preserve"> </w:t>
      </w:r>
      <w:r w:rsidR="004575C7">
        <w:rPr>
          <w:lang w:val="en-US"/>
        </w:rPr>
        <w:t xml:space="preserve">In </w:t>
      </w:r>
      <w:r w:rsidR="00175B9E">
        <w:rPr>
          <w:lang w:val="en-US"/>
        </w:rPr>
        <w:t>difference from</w:t>
      </w:r>
      <w:r w:rsidR="00894A10">
        <w:rPr>
          <w:lang w:val="en-US"/>
        </w:rPr>
        <w:t xml:space="preserve"> the purpose in</w:t>
      </w:r>
      <w:r w:rsidR="00175B9E">
        <w:rPr>
          <w:lang w:val="en-US"/>
        </w:rPr>
        <w:t xml:space="preserve"> [1], the current work</w:t>
      </w:r>
      <w:r w:rsidR="004575C7">
        <w:rPr>
          <w:lang w:val="en-US"/>
        </w:rPr>
        <w:t xml:space="preserve"> focus</w:t>
      </w:r>
      <w:r w:rsidR="00175B9E">
        <w:rPr>
          <w:lang w:val="en-US"/>
        </w:rPr>
        <w:t xml:space="preserve"> on the resolution of decouple energy </w:t>
      </w:r>
      <w:r w:rsidR="009A361F">
        <w:rPr>
          <w:lang w:val="en-US"/>
        </w:rPr>
        <w:t>equation using analytical solution of Reynolds equation</w:t>
      </w:r>
      <w:r w:rsidR="00BF3C9D">
        <w:rPr>
          <w:lang w:val="en-US"/>
        </w:rPr>
        <w:t>. This gives accurate numerical solution of the energy equation without the influence of the coupling system. Thus, the obtained result</w:t>
      </w:r>
      <w:r w:rsidR="006D65BA">
        <w:rPr>
          <w:lang w:val="en-US"/>
        </w:rPr>
        <w:t>s c</w:t>
      </w:r>
      <w:r w:rsidR="004B1139">
        <w:rPr>
          <w:lang w:val="en-US"/>
        </w:rPr>
        <w:t>ould</w:t>
      </w:r>
      <w:r w:rsidR="006D65BA">
        <w:rPr>
          <w:lang w:val="en-US"/>
        </w:rPr>
        <w:t xml:space="preserve"> be used for validation of energy equation resolution before coupling with Reynolds equation. </w:t>
      </w:r>
    </w:p>
    <w:p w14:paraId="3802B2A3" w14:textId="77777777" w:rsidR="00CB3FE0" w:rsidRDefault="00421C08" w:rsidP="00CB3FE0">
      <w:pPr>
        <w:keepNext/>
        <w:jc w:val="center"/>
      </w:pPr>
      <w:r>
        <w:rPr>
          <w:rFonts w:ascii="Times New Roman" w:eastAsia="Times New Roman" w:hAnsi="Times New Roman"/>
          <w:noProof/>
          <w:lang w:eastAsia="zh-CN"/>
        </w:rPr>
        <w:drawing>
          <wp:inline distT="0" distB="0" distL="0" distR="0" wp14:anchorId="6DFC1D4D" wp14:editId="7BFD169E">
            <wp:extent cx="3684813" cy="139943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43584" cy="1421750"/>
                    </a:xfrm>
                    <a:prstGeom prst="rect">
                      <a:avLst/>
                    </a:prstGeom>
                    <a:noFill/>
                  </pic:spPr>
                </pic:pic>
              </a:graphicData>
            </a:graphic>
          </wp:inline>
        </w:drawing>
      </w:r>
    </w:p>
    <w:p w14:paraId="1A93EBB3" w14:textId="5F3F8A8C" w:rsidR="00B2105B" w:rsidRPr="00CB3FE0" w:rsidRDefault="00CB3FE0" w:rsidP="00CB3FE0">
      <w:pPr>
        <w:pStyle w:val="Lgende"/>
        <w:jc w:val="center"/>
        <w:rPr>
          <w:b/>
          <w:i w:val="0"/>
          <w:color w:val="000000" w:themeColor="text1"/>
          <w:lang w:val="en-US"/>
        </w:rPr>
      </w:pPr>
      <w:r w:rsidRPr="00CB3FE0">
        <w:rPr>
          <w:b/>
          <w:i w:val="0"/>
          <w:color w:val="000000" w:themeColor="text1"/>
        </w:rPr>
        <w:t xml:space="preserve">Figure </w:t>
      </w:r>
      <w:r w:rsidRPr="00CB3FE0">
        <w:rPr>
          <w:b/>
          <w:i w:val="0"/>
          <w:color w:val="000000" w:themeColor="text1"/>
        </w:rPr>
        <w:fldChar w:fldCharType="begin"/>
      </w:r>
      <w:r w:rsidRPr="00CB3FE0">
        <w:rPr>
          <w:b/>
          <w:i w:val="0"/>
          <w:color w:val="000000" w:themeColor="text1"/>
        </w:rPr>
        <w:instrText xml:space="preserve"> SEQ Figure \* ARABIC </w:instrText>
      </w:r>
      <w:r w:rsidRPr="00CB3FE0">
        <w:rPr>
          <w:b/>
          <w:i w:val="0"/>
          <w:color w:val="000000" w:themeColor="text1"/>
        </w:rPr>
        <w:fldChar w:fldCharType="separate"/>
      </w:r>
      <w:r w:rsidR="005553F7">
        <w:rPr>
          <w:b/>
          <w:i w:val="0"/>
          <w:noProof/>
          <w:color w:val="000000" w:themeColor="text1"/>
        </w:rPr>
        <w:t>1</w:t>
      </w:r>
      <w:r w:rsidRPr="00CB3FE0">
        <w:rPr>
          <w:b/>
          <w:i w:val="0"/>
          <w:color w:val="000000" w:themeColor="text1"/>
        </w:rPr>
        <w:fldChar w:fldCharType="end"/>
      </w:r>
      <w:r w:rsidRPr="00CB3FE0">
        <w:rPr>
          <w:b/>
          <w:i w:val="0"/>
          <w:color w:val="000000" w:themeColor="text1"/>
          <w:lang w:val="en-US"/>
        </w:rPr>
        <w:t xml:space="preserve"> THE 1D slider</w:t>
      </w:r>
    </w:p>
    <w:p w14:paraId="76AE0EA8" w14:textId="0E7533A7" w:rsidR="00797EE5" w:rsidRDefault="00032107" w:rsidP="00797EE5">
      <w:pPr>
        <w:spacing w:after="0"/>
        <w:jc w:val="center"/>
        <w:rPr>
          <w:lang w:val="en-US"/>
        </w:rPr>
      </w:pPr>
      <w:r>
        <w:rPr>
          <w:noProof/>
          <w:lang w:eastAsia="zh-CN"/>
        </w:rPr>
        <w:lastRenderedPageBreak/>
        <mc:AlternateContent>
          <mc:Choice Requires="wps">
            <w:drawing>
              <wp:inline distT="0" distB="0" distL="0" distR="0" wp14:anchorId="63743F44" wp14:editId="711EC783">
                <wp:extent cx="4828032" cy="2165299"/>
                <wp:effectExtent l="0" t="0" r="0" b="6985"/>
                <wp:docPr id="76" name="Zone de texte 76"/>
                <wp:cNvGraphicFramePr/>
                <a:graphic xmlns:a="http://schemas.openxmlformats.org/drawingml/2006/main">
                  <a:graphicData uri="http://schemas.microsoft.com/office/word/2010/wordprocessingShape">
                    <wps:wsp>
                      <wps:cNvSpPr txBox="1"/>
                      <wps:spPr>
                        <a:xfrm>
                          <a:off x="0" y="0"/>
                          <a:ext cx="4828032" cy="2165299"/>
                        </a:xfrm>
                        <a:prstGeom prst="rect">
                          <a:avLst/>
                        </a:prstGeom>
                        <a:solidFill>
                          <a:schemeClr val="lt1"/>
                        </a:solidFill>
                        <a:ln w="6350">
                          <a:noFill/>
                          <a:prstDash val="solid"/>
                        </a:ln>
                        <a:effectLst/>
                      </wps:spPr>
                      <wps:style>
                        <a:lnRef idx="0">
                          <a:schemeClr val="accent1"/>
                        </a:lnRef>
                        <a:fillRef idx="0">
                          <a:schemeClr val="accent1"/>
                        </a:fillRef>
                        <a:effectRef idx="0">
                          <a:schemeClr val="accent1"/>
                        </a:effectRef>
                        <a:fontRef idx="minor">
                          <a:schemeClr val="dk1"/>
                        </a:fontRef>
                      </wps:style>
                      <wps:txbx>
                        <w:txbxContent>
                          <w:p w14:paraId="32997DE2" w14:textId="77777777" w:rsidR="00CF406E" w:rsidRPr="00A77452" w:rsidRDefault="00CF406E" w:rsidP="00032107">
                            <w:pPr>
                              <w:spacing w:after="0"/>
                              <w:jc w:val="both"/>
                              <w:rPr>
                                <w:lang w:val="en-US"/>
                              </w:rPr>
                            </w:pPr>
                            <w:r w:rsidRPr="00A77452">
                              <w:rPr>
                                <w:lang w:val="en-US"/>
                              </w:rPr>
                              <w:t>The data used for the 1D slider are the following:</w:t>
                            </w:r>
                          </w:p>
                          <w:p w14:paraId="457F0A2A" w14:textId="3BC93185" w:rsidR="00CF406E" w:rsidRPr="00A77452" w:rsidRDefault="00CF406E" w:rsidP="00032107">
                            <w:pPr>
                              <w:pStyle w:val="Paragraphedeliste"/>
                              <w:numPr>
                                <w:ilvl w:val="0"/>
                                <w:numId w:val="3"/>
                              </w:numPr>
                              <w:jc w:val="both"/>
                              <w:rPr>
                                <w:lang w:val="en-US"/>
                              </w:rPr>
                            </w:pPr>
                            <w:r w:rsidRPr="00A77452">
                              <w:rPr>
                                <w:lang w:val="en-US"/>
                              </w:rPr>
                              <w:t xml:space="preserve">Density </w:t>
                            </w:r>
                            <m:oMath>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0</m:t>
                                  </m:r>
                                </m:sub>
                              </m:sSub>
                              <m:r>
                                <w:rPr>
                                  <w:rFonts w:ascii="Cambria Math" w:hAnsi="Cambria Math"/>
                                  <w:lang w:val="en-US"/>
                                </w:rPr>
                                <m:t xml:space="preserve">=800 </m:t>
                              </m:r>
                              <m:d>
                                <m:dPr>
                                  <m:begChr m:val="["/>
                                  <m:endChr m:val="]"/>
                                  <m:ctrlPr>
                                    <w:rPr>
                                      <w:rFonts w:ascii="Cambria Math" w:hAnsi="Cambria Math"/>
                                      <w:i/>
                                      <w:lang w:val="en-US"/>
                                    </w:rPr>
                                  </m:ctrlPr>
                                </m:dPr>
                                <m:e>
                                  <m:r>
                                    <w:rPr>
                                      <w:rFonts w:ascii="Cambria Math" w:hAnsi="Cambria Math"/>
                                      <w:lang w:val="en-US"/>
                                    </w:rPr>
                                    <m:t>kg/</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3</m:t>
                                      </m:r>
                                    </m:sup>
                                  </m:sSup>
                                </m:e>
                              </m:d>
                            </m:oMath>
                          </w:p>
                          <w:p w14:paraId="35B5B68A" w14:textId="04B0C883" w:rsidR="00CF406E" w:rsidRPr="00A77452" w:rsidRDefault="00CF406E" w:rsidP="00032107">
                            <w:pPr>
                              <w:pStyle w:val="Paragraphedeliste"/>
                              <w:numPr>
                                <w:ilvl w:val="0"/>
                                <w:numId w:val="3"/>
                              </w:numPr>
                              <w:jc w:val="both"/>
                              <w:rPr>
                                <w:lang w:val="en-US"/>
                              </w:rPr>
                            </w:pPr>
                            <w:r w:rsidRPr="00A77452">
                              <w:rPr>
                                <w:lang w:val="en-US"/>
                              </w:rPr>
                              <w:t xml:space="preserve">Specific heat capacity </w:t>
                            </w: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p</m:t>
                                  </m:r>
                                </m:sub>
                              </m:sSub>
                              <m:r>
                                <w:rPr>
                                  <w:rFonts w:ascii="Cambria Math" w:hAnsi="Cambria Math"/>
                                  <w:lang w:val="en-US"/>
                                </w:rPr>
                                <m:t>=2000  [J/kgK]</m:t>
                              </m:r>
                            </m:oMath>
                          </w:p>
                          <w:p w14:paraId="17289856" w14:textId="3C85762E" w:rsidR="00CF406E" w:rsidRPr="00A77452" w:rsidRDefault="00CF406E" w:rsidP="00032107">
                            <w:pPr>
                              <w:pStyle w:val="Paragraphedeliste"/>
                              <w:numPr>
                                <w:ilvl w:val="0"/>
                                <w:numId w:val="3"/>
                              </w:numPr>
                              <w:jc w:val="both"/>
                              <w:rPr>
                                <w:lang w:val="en-US"/>
                              </w:rPr>
                            </w:pPr>
                            <w:r w:rsidRPr="00A77452">
                              <w:rPr>
                                <w:lang w:val="en-US"/>
                              </w:rPr>
                              <w:t>Thermal conductivity</w:t>
                            </w:r>
                            <m:oMath>
                              <m:r>
                                <w:rPr>
                                  <w:rFonts w:ascii="Cambria Math" w:hAnsi="Cambria Math"/>
                                  <w:lang w:val="en-US"/>
                                </w:rPr>
                                <m:t xml:space="preserve"> λ=0.14 [ W/mK]</m:t>
                              </m:r>
                            </m:oMath>
                          </w:p>
                          <w:p w14:paraId="0B68EAAB" w14:textId="00AEA26E" w:rsidR="00CF406E" w:rsidRPr="00A77452" w:rsidRDefault="00CF406E" w:rsidP="00032107">
                            <w:pPr>
                              <w:pStyle w:val="Paragraphedeliste"/>
                              <w:numPr>
                                <w:ilvl w:val="0"/>
                                <w:numId w:val="3"/>
                              </w:numPr>
                              <w:jc w:val="both"/>
                              <w:rPr>
                                <w:lang w:val="en-US"/>
                              </w:rPr>
                            </w:pPr>
                            <w:r w:rsidRPr="00A77452">
                              <w:rPr>
                                <w:lang w:val="en-US"/>
                              </w:rPr>
                              <w:t xml:space="preserve">Dynamic viscosity  </w:t>
                            </w:r>
                            <m:oMath>
                              <m:sSub>
                                <m:sSubPr>
                                  <m:ctrlPr>
                                    <w:rPr>
                                      <w:rFonts w:ascii="Cambria Math" w:hAnsi="Cambria Math"/>
                                      <w:i/>
                                      <w:lang w:val="en-US"/>
                                    </w:rPr>
                                  </m:ctrlPr>
                                </m:sSubPr>
                                <m:e>
                                  <m:r>
                                    <w:rPr>
                                      <w:rFonts w:ascii="Cambria Math" w:hAnsi="Cambria Math"/>
                                      <w:lang w:val="en-US"/>
                                    </w:rPr>
                                    <m:t>η</m:t>
                                  </m:r>
                                </m:e>
                                <m:sub>
                                  <m:r>
                                    <w:rPr>
                                      <w:rFonts w:ascii="Cambria Math" w:hAnsi="Cambria Math"/>
                                      <w:lang w:val="en-US"/>
                                    </w:rPr>
                                    <m:t>0</m:t>
                                  </m:r>
                                </m:sub>
                              </m:sSub>
                              <m:r>
                                <w:rPr>
                                  <w:rFonts w:ascii="Cambria Math" w:hAnsi="Cambria Math"/>
                                  <w:lang w:val="en-US"/>
                                </w:rPr>
                                <m:t xml:space="preserve">=0.081 </m:t>
                              </m:r>
                              <m:d>
                                <m:dPr>
                                  <m:begChr m:val="["/>
                                  <m:endChr m:val="]"/>
                                  <m:ctrlPr>
                                    <w:rPr>
                                      <w:rFonts w:ascii="Cambria Math" w:hAnsi="Cambria Math"/>
                                      <w:i/>
                                      <w:lang w:val="en-US"/>
                                    </w:rPr>
                                  </m:ctrlPr>
                                </m:dPr>
                                <m:e>
                                  <m:r>
                                    <w:rPr>
                                      <w:rFonts w:ascii="Cambria Math" w:hAnsi="Cambria Math"/>
                                      <w:lang w:val="en-US"/>
                                    </w:rPr>
                                    <m:t>Pa.s</m:t>
                                  </m:r>
                                </m:e>
                              </m:d>
                            </m:oMath>
                          </w:p>
                          <w:p w14:paraId="52FF6A47" w14:textId="5D3BDEF6" w:rsidR="00CF406E" w:rsidRPr="00A77452" w:rsidRDefault="00CF406E" w:rsidP="00032107">
                            <w:pPr>
                              <w:pStyle w:val="Paragraphedeliste"/>
                              <w:numPr>
                                <w:ilvl w:val="0"/>
                                <w:numId w:val="3"/>
                              </w:numPr>
                              <w:jc w:val="both"/>
                              <w:rPr>
                                <w:lang w:val="en-US"/>
                              </w:rPr>
                            </w:pPr>
                            <w:r>
                              <w:rPr>
                                <w:lang w:val="en-US"/>
                              </w:rPr>
                              <w:t xml:space="preserve">Lower wall operating speed </w:t>
                            </w:r>
                            <w:r w:rsidRPr="00A77452">
                              <w:rPr>
                                <w:lang w:val="en-US"/>
                              </w:rPr>
                              <w:t xml:space="preserve"> </w:t>
                            </w:r>
                            <m:oMath>
                              <m:r>
                                <w:rPr>
                                  <w:rFonts w:ascii="Cambria Math" w:hAnsi="Cambria Math"/>
                                  <w:lang w:val="en-US"/>
                                </w:rPr>
                                <m:t>U=31.946 [m/s]</m:t>
                              </m:r>
                            </m:oMath>
                          </w:p>
                          <w:p w14:paraId="2B9CFC90" w14:textId="411D4660" w:rsidR="00CF406E" w:rsidRPr="00A77452" w:rsidRDefault="00CF406E" w:rsidP="00032107">
                            <w:pPr>
                              <w:pStyle w:val="Paragraphedeliste"/>
                              <w:numPr>
                                <w:ilvl w:val="0"/>
                                <w:numId w:val="3"/>
                              </w:numPr>
                              <w:jc w:val="both"/>
                              <w:rPr>
                                <w:lang w:val="en-US"/>
                              </w:rPr>
                            </w:pPr>
                            <w:r>
                              <w:rPr>
                                <w:lang w:val="en-US"/>
                              </w:rPr>
                              <w:t xml:space="preserve">Inlet thickness </w:t>
                            </w:r>
                            <w:r w:rsidRPr="00A77452">
                              <w:rPr>
                                <w:lang w:val="en-US"/>
                              </w:rPr>
                              <w:t xml:space="preserve"> </w:t>
                            </w:r>
                            <m:oMath>
                              <m:r>
                                <w:rPr>
                                  <w:rFonts w:ascii="Cambria Math" w:hAnsi="Cambria Math"/>
                                  <w:lang w:val="en-US"/>
                                </w:rPr>
                                <m:t>he= 1.8288</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-4</m:t>
                                  </m:r>
                                </m:sup>
                              </m:sSup>
                              <m:r>
                                <w:rPr>
                                  <w:rFonts w:ascii="Cambria Math" w:hAnsi="Cambria Math"/>
                                  <w:lang w:val="en-US"/>
                                </w:rPr>
                                <m:t xml:space="preserve"> </m:t>
                              </m:r>
                              <m:d>
                                <m:dPr>
                                  <m:begChr m:val="["/>
                                  <m:endChr m:val="]"/>
                                  <m:ctrlPr>
                                    <w:rPr>
                                      <w:rFonts w:ascii="Cambria Math" w:hAnsi="Cambria Math"/>
                                      <w:i/>
                                      <w:lang w:val="en-US"/>
                                    </w:rPr>
                                  </m:ctrlPr>
                                </m:dPr>
                                <m:e>
                                  <m:r>
                                    <w:rPr>
                                      <w:rFonts w:ascii="Cambria Math" w:hAnsi="Cambria Math"/>
                                      <w:lang w:val="en-US"/>
                                    </w:rPr>
                                    <m:t>m</m:t>
                                  </m:r>
                                </m:e>
                              </m:d>
                            </m:oMath>
                            <w:r w:rsidRPr="00A77452">
                              <w:rPr>
                                <w:lang w:val="en-US"/>
                              </w:rPr>
                              <w:t xml:space="preserve"> </w:t>
                            </w:r>
                          </w:p>
                          <w:p w14:paraId="4091E0D3" w14:textId="4A467127" w:rsidR="00CF406E" w:rsidRPr="00A77452" w:rsidRDefault="00CF406E" w:rsidP="00032107">
                            <w:pPr>
                              <w:pStyle w:val="Paragraphedeliste"/>
                              <w:numPr>
                                <w:ilvl w:val="0"/>
                                <w:numId w:val="3"/>
                              </w:numPr>
                              <w:jc w:val="both"/>
                              <w:rPr>
                                <w:lang w:val="en-US"/>
                              </w:rPr>
                            </w:pPr>
                            <w:r>
                              <w:rPr>
                                <w:lang w:val="en-US"/>
                              </w:rPr>
                              <w:t>Outlet thickness</w:t>
                            </w:r>
                            <w:r w:rsidRPr="00A77452">
                              <w:rPr>
                                <w:lang w:val="en-US"/>
                              </w:rPr>
                              <w:t xml:space="preserve"> </w:t>
                            </w:r>
                            <m:oMath>
                              <m:r>
                                <w:rPr>
                                  <w:rFonts w:ascii="Cambria Math" w:hAnsi="Cambria Math"/>
                                  <w:lang w:val="en-US"/>
                                </w:rPr>
                                <m:t>hs= 0.9144</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-4</m:t>
                                  </m:r>
                                </m:sup>
                              </m:sSup>
                              <m:r>
                                <w:rPr>
                                  <w:rFonts w:ascii="Cambria Math" w:hAnsi="Cambria Math"/>
                                  <w:lang w:val="en-US"/>
                                </w:rPr>
                                <m:t xml:space="preserve"> </m:t>
                              </m:r>
                              <m:d>
                                <m:dPr>
                                  <m:begChr m:val="["/>
                                  <m:endChr m:val="]"/>
                                  <m:ctrlPr>
                                    <w:rPr>
                                      <w:rFonts w:ascii="Cambria Math" w:hAnsi="Cambria Math"/>
                                      <w:i/>
                                      <w:lang w:val="en-US"/>
                                    </w:rPr>
                                  </m:ctrlPr>
                                </m:dPr>
                                <m:e>
                                  <m:r>
                                    <w:rPr>
                                      <w:rFonts w:ascii="Cambria Math" w:hAnsi="Cambria Math"/>
                                      <w:lang w:val="en-US"/>
                                    </w:rPr>
                                    <m:t>m</m:t>
                                  </m:r>
                                </m:e>
                              </m:d>
                            </m:oMath>
                            <w:r w:rsidRPr="00A77452">
                              <w:rPr>
                                <w:lang w:val="en-US"/>
                              </w:rPr>
                              <w:t xml:space="preserve"> </w:t>
                            </w:r>
                          </w:p>
                          <w:p w14:paraId="376AE78E" w14:textId="47967247" w:rsidR="00CF406E" w:rsidRPr="00A77452" w:rsidRDefault="00CF406E" w:rsidP="00032107">
                            <w:pPr>
                              <w:pStyle w:val="Paragraphedeliste"/>
                              <w:numPr>
                                <w:ilvl w:val="0"/>
                                <w:numId w:val="3"/>
                              </w:numPr>
                              <w:jc w:val="both"/>
                              <w:rPr>
                                <w:lang w:val="en-US"/>
                              </w:rPr>
                            </w:pPr>
                            <w:r>
                              <w:rPr>
                                <w:lang w:val="en-US"/>
                              </w:rPr>
                              <w:t xml:space="preserve">Slide length </w:t>
                            </w:r>
                            <w:r w:rsidRPr="00A77452">
                              <w:rPr>
                                <w:lang w:val="en-US"/>
                              </w:rPr>
                              <w:t xml:space="preserve"> </w:t>
                            </w:r>
                            <m:oMath>
                              <m:r>
                                <w:rPr>
                                  <w:rFonts w:ascii="Cambria Math" w:hAnsi="Cambria Math"/>
                                  <w:lang w:val="en-US"/>
                                </w:rPr>
                                <m:t xml:space="preserve">L= 0.18288 </m:t>
                              </m:r>
                              <m:d>
                                <m:dPr>
                                  <m:begChr m:val="["/>
                                  <m:endChr m:val="]"/>
                                  <m:ctrlPr>
                                    <w:rPr>
                                      <w:rFonts w:ascii="Cambria Math" w:hAnsi="Cambria Math"/>
                                      <w:i/>
                                      <w:lang w:val="en-US"/>
                                    </w:rPr>
                                  </m:ctrlPr>
                                </m:dPr>
                                <m:e>
                                  <m:r>
                                    <w:rPr>
                                      <w:rFonts w:ascii="Cambria Math" w:hAnsi="Cambria Math"/>
                                      <w:lang w:val="en-US"/>
                                    </w:rPr>
                                    <m:t>m</m:t>
                                  </m:r>
                                </m:e>
                              </m:d>
                            </m:oMath>
                          </w:p>
                          <w:p w14:paraId="1B41F174" w14:textId="0CF65F4D" w:rsidR="00CF406E" w:rsidRPr="00C0387E" w:rsidRDefault="00CF406E" w:rsidP="00032107">
                            <w:pPr>
                              <w:pStyle w:val="Paragraphedeliste"/>
                              <w:numPr>
                                <w:ilvl w:val="0"/>
                                <w:numId w:val="3"/>
                              </w:numPr>
                              <w:jc w:val="both"/>
                              <w:rPr>
                                <w:lang w:val="en-US"/>
                              </w:rPr>
                            </w:pPr>
                            <w:r w:rsidRPr="00C0387E">
                              <w:rPr>
                                <w:lang w:val="en-US"/>
                              </w:rPr>
                              <w:t xml:space="preserve">Ambient temperature </w:t>
                            </w:r>
                            <m:oMath>
                              <m:r>
                                <w:rPr>
                                  <w:rFonts w:ascii="Cambria Math" w:hAnsi="Cambria Math"/>
                                  <w:lang w:val="en-US"/>
                                </w:rPr>
                                <m:t xml:space="preserve">Ta=20 </m:t>
                              </m:r>
                              <m:d>
                                <m:dPr>
                                  <m:begChr m:val="["/>
                                  <m:endChr m:val="]"/>
                                  <m:ctrlPr>
                                    <w:rPr>
                                      <w:rFonts w:ascii="Cambria Math" w:hAnsi="Cambria Math"/>
                                      <w:i/>
                                      <w:lang w:val="en-US"/>
                                    </w:rPr>
                                  </m:ctrlPr>
                                </m:dPr>
                                <m:e>
                                  <m:r>
                                    <w:rPr>
                                      <w:rFonts w:ascii="Cambria Math" w:hAnsi="Cambria Math"/>
                                      <w:lang w:val="en-US"/>
                                    </w:rPr>
                                    <m:t>°C</m:t>
                                  </m:r>
                                </m:e>
                              </m:d>
                            </m:oMath>
                          </w:p>
                          <w:p w14:paraId="4BD8B1D4" w14:textId="4A3FED25" w:rsidR="00CF406E" w:rsidRPr="00D1180C" w:rsidRDefault="00CF406E" w:rsidP="0009124F">
                            <w:pPr>
                              <w:pStyle w:val="Paragraphedeliste"/>
                              <w:numPr>
                                <w:ilvl w:val="0"/>
                                <w:numId w:val="3"/>
                              </w:numPr>
                              <w:jc w:val="both"/>
                            </w:pPr>
                            <w:r w:rsidRPr="00C0387E">
                              <w:rPr>
                                <w:lang w:val="en-US"/>
                              </w:rPr>
                              <w:t>Ambient pressure</w:t>
                            </w:r>
                            <w:r w:rsidRPr="00D1180C">
                              <w:t xml:space="preserve"> </w:t>
                            </w:r>
                            <m:oMath>
                              <m:r>
                                <w:rPr>
                                  <w:rFonts w:ascii="Cambria Math" w:hAnsi="Cambria Math"/>
                                  <w:lang w:val="en-US"/>
                                </w:rPr>
                                <m:t>Pa</m:t>
                              </m:r>
                              <m:r>
                                <w:rPr>
                                  <w:rFonts w:ascii="Cambria Math" w:hAnsi="Cambria Math"/>
                                </w:rPr>
                                <m:t xml:space="preserve">=1 </m:t>
                              </m:r>
                              <m:d>
                                <m:dPr>
                                  <m:begChr m:val="["/>
                                  <m:endChr m:val="]"/>
                                  <m:ctrlPr>
                                    <w:rPr>
                                      <w:rFonts w:ascii="Cambria Math" w:hAnsi="Cambria Math"/>
                                      <w:i/>
                                    </w:rPr>
                                  </m:ctrlPr>
                                </m:dPr>
                                <m:e>
                                  <m:r>
                                    <w:rPr>
                                      <w:rFonts w:ascii="Cambria Math" w:hAnsi="Cambria Math"/>
                                      <w:lang w:val="en-US"/>
                                    </w:rPr>
                                    <m:t>bar</m:t>
                                  </m:r>
                                  <m:ctrlPr>
                                    <w:rPr>
                                      <w:rFonts w:ascii="Cambria Math" w:hAnsi="Cambria Math"/>
                                      <w:i/>
                                      <w:lang w:val="en-US"/>
                                    </w:rPr>
                                  </m:ctrlPr>
                                </m:e>
                              </m:d>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3743F44" id="_x0000_t202" coordsize="21600,21600" o:spt="202" path="m,l,21600r21600,l21600,xe">
                <v:stroke joinstyle="miter"/>
                <v:path gradientshapeok="t" o:connecttype="rect"/>
              </v:shapetype>
              <v:shape id="Zone de texte 76" o:spid="_x0000_s1026" type="#_x0000_t202" style="width:380.15pt;height:1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" fillcolor="white [3201]" stroked="f" strokeweight=".5pt">
                <v:textbox>
                  <w:txbxContent>
                    <w:p w14:paraId="32997DE2" w14:textId="77777777" w:rsidR="00CF406E" w:rsidRPr="00A77452" w:rsidRDefault="00CF406E" w:rsidP="00032107">
                      <w:pPr>
                        <w:spacing w:after="0"/>
                        <w:jc w:val="both"/>
                        <w:rPr>
                          <w:lang w:val="en-US"/>
                        </w:rPr>
                      </w:pPr>
                      <w:r w:rsidRPr="00A77452">
                        <w:rPr>
                          <w:lang w:val="en-US"/>
                        </w:rPr>
                        <w:t>The data used for the 1D slider are the following:</w:t>
                      </w:r>
                    </w:p>
                    <w:p w14:paraId="457F0A2A" w14:textId="3BC93185" w:rsidR="00CF406E" w:rsidRPr="00A77452" w:rsidRDefault="00CF406E" w:rsidP="00032107">
                      <w:pPr>
                        <w:pStyle w:val="Paragraphedeliste"/>
                        <w:numPr>
                          <w:ilvl w:val="0"/>
                          <w:numId w:val="3"/>
                        </w:numPr>
                        <w:jc w:val="both"/>
                        <w:rPr>
                          <w:lang w:val="en-US"/>
                        </w:rPr>
                      </w:pPr>
                      <w:r w:rsidRPr="00A77452">
                        <w:rPr>
                          <w:lang w:val="en-US"/>
                        </w:rPr>
                        <w:t xml:space="preserve">Density </w:t>
                      </w:r>
                      <m:oMath>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0</m:t>
                            </m:r>
                          </m:sub>
                        </m:sSub>
                        <m:r>
                          <w:rPr>
                            <w:rFonts w:ascii="Cambria Math" w:hAnsi="Cambria Math"/>
                            <w:lang w:val="en-US"/>
                          </w:rPr>
                          <m:t xml:space="preserve">=800 </m:t>
                        </m:r>
                        <m:d>
                          <m:dPr>
                            <m:begChr m:val="["/>
                            <m:endChr m:val="]"/>
                            <m:ctrlPr>
                              <w:rPr>
                                <w:rFonts w:ascii="Cambria Math" w:hAnsi="Cambria Math"/>
                                <w:i/>
                                <w:lang w:val="en-US"/>
                              </w:rPr>
                            </m:ctrlPr>
                          </m:dPr>
                          <m:e>
                            <m:r>
                              <w:rPr>
                                <w:rFonts w:ascii="Cambria Math" w:hAnsi="Cambria Math"/>
                                <w:lang w:val="en-US"/>
                              </w:rPr>
                              <m:t>kg/</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3</m:t>
                                </m:r>
                              </m:sup>
                            </m:sSup>
                          </m:e>
                        </m:d>
                      </m:oMath>
                    </w:p>
                    <w:p w14:paraId="35B5B68A" w14:textId="04B0C883" w:rsidR="00CF406E" w:rsidRPr="00A77452" w:rsidRDefault="00CF406E" w:rsidP="00032107">
                      <w:pPr>
                        <w:pStyle w:val="Paragraphedeliste"/>
                        <w:numPr>
                          <w:ilvl w:val="0"/>
                          <w:numId w:val="3"/>
                        </w:numPr>
                        <w:jc w:val="both"/>
                        <w:rPr>
                          <w:lang w:val="en-US"/>
                        </w:rPr>
                      </w:pPr>
                      <w:r w:rsidRPr="00A77452">
                        <w:rPr>
                          <w:lang w:val="en-US"/>
                        </w:rPr>
                        <w:t xml:space="preserve">Specific heat capacity </w:t>
                      </w: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p</m:t>
                            </m:r>
                          </m:sub>
                        </m:sSub>
                        <m:r>
                          <w:rPr>
                            <w:rFonts w:ascii="Cambria Math" w:hAnsi="Cambria Math"/>
                            <w:lang w:val="en-US"/>
                          </w:rPr>
                          <m:t>=2000  [J/kgK]</m:t>
                        </m:r>
                      </m:oMath>
                    </w:p>
                    <w:p w14:paraId="17289856" w14:textId="3C85762E" w:rsidR="00CF406E" w:rsidRPr="00A77452" w:rsidRDefault="00CF406E" w:rsidP="00032107">
                      <w:pPr>
                        <w:pStyle w:val="Paragraphedeliste"/>
                        <w:numPr>
                          <w:ilvl w:val="0"/>
                          <w:numId w:val="3"/>
                        </w:numPr>
                        <w:jc w:val="both"/>
                        <w:rPr>
                          <w:lang w:val="en-US"/>
                        </w:rPr>
                      </w:pPr>
                      <w:r w:rsidRPr="00A77452">
                        <w:rPr>
                          <w:lang w:val="en-US"/>
                        </w:rPr>
                        <w:t>Thermal conductivity</w:t>
                      </w:r>
                      <m:oMath>
                        <m:r>
                          <w:rPr>
                            <w:rFonts w:ascii="Cambria Math" w:hAnsi="Cambria Math"/>
                            <w:lang w:val="en-US"/>
                          </w:rPr>
                          <m:t xml:space="preserve"> λ=0.14 [ W/mK]</m:t>
                        </m:r>
                      </m:oMath>
                    </w:p>
                    <w:p w14:paraId="0B68EAAB" w14:textId="00AEA26E" w:rsidR="00CF406E" w:rsidRPr="00A77452" w:rsidRDefault="00CF406E" w:rsidP="00032107">
                      <w:pPr>
                        <w:pStyle w:val="Paragraphedeliste"/>
                        <w:numPr>
                          <w:ilvl w:val="0"/>
                          <w:numId w:val="3"/>
                        </w:numPr>
                        <w:jc w:val="both"/>
                        <w:rPr>
                          <w:lang w:val="en-US"/>
                        </w:rPr>
                      </w:pPr>
                      <w:r w:rsidRPr="00A77452">
                        <w:rPr>
                          <w:lang w:val="en-US"/>
                        </w:rPr>
                        <w:t xml:space="preserve">Dynamic viscosity  </w:t>
                      </w:r>
                      <m:oMath>
                        <m:sSub>
                          <m:sSubPr>
                            <m:ctrlPr>
                              <w:rPr>
                                <w:rFonts w:ascii="Cambria Math" w:hAnsi="Cambria Math"/>
                                <w:i/>
                                <w:lang w:val="en-US"/>
                              </w:rPr>
                            </m:ctrlPr>
                          </m:sSubPr>
                          <m:e>
                            <m:r>
                              <w:rPr>
                                <w:rFonts w:ascii="Cambria Math" w:hAnsi="Cambria Math"/>
                                <w:lang w:val="en-US"/>
                              </w:rPr>
                              <m:t>η</m:t>
                            </m:r>
                          </m:e>
                          <m:sub>
                            <m:r>
                              <w:rPr>
                                <w:rFonts w:ascii="Cambria Math" w:hAnsi="Cambria Math"/>
                                <w:lang w:val="en-US"/>
                              </w:rPr>
                              <m:t>0</m:t>
                            </m:r>
                          </m:sub>
                        </m:sSub>
                        <m:r>
                          <w:rPr>
                            <w:rFonts w:ascii="Cambria Math" w:hAnsi="Cambria Math"/>
                            <w:lang w:val="en-US"/>
                          </w:rPr>
                          <m:t xml:space="preserve">=0.081 </m:t>
                        </m:r>
                        <m:d>
                          <m:dPr>
                            <m:begChr m:val="["/>
                            <m:endChr m:val="]"/>
                            <m:ctrlPr>
                              <w:rPr>
                                <w:rFonts w:ascii="Cambria Math" w:hAnsi="Cambria Math"/>
                                <w:i/>
                                <w:lang w:val="en-US"/>
                              </w:rPr>
                            </m:ctrlPr>
                          </m:dPr>
                          <m:e>
                            <m:r>
                              <w:rPr>
                                <w:rFonts w:ascii="Cambria Math" w:hAnsi="Cambria Math"/>
                                <w:lang w:val="en-US"/>
                              </w:rPr>
                              <m:t>Pa.s</m:t>
                            </m:r>
                          </m:e>
                        </m:d>
                      </m:oMath>
                    </w:p>
                    <w:p w14:paraId="52FF6A47" w14:textId="5D3BDEF6" w:rsidR="00CF406E" w:rsidRPr="00A77452" w:rsidRDefault="00CF406E" w:rsidP="00032107">
                      <w:pPr>
                        <w:pStyle w:val="Paragraphedeliste"/>
                        <w:numPr>
                          <w:ilvl w:val="0"/>
                          <w:numId w:val="3"/>
                        </w:numPr>
                        <w:jc w:val="both"/>
                        <w:rPr>
                          <w:lang w:val="en-US"/>
                        </w:rPr>
                      </w:pPr>
                      <w:r>
                        <w:rPr>
                          <w:lang w:val="en-US"/>
                        </w:rPr>
                        <w:t xml:space="preserve">Lower wall operating speed </w:t>
                      </w:r>
                      <w:r w:rsidRPr="00A77452">
                        <w:rPr>
                          <w:lang w:val="en-US"/>
                        </w:rPr>
                        <w:t xml:space="preserve"> </w:t>
                      </w:r>
                      <m:oMath>
                        <m:r>
                          <w:rPr>
                            <w:rFonts w:ascii="Cambria Math" w:hAnsi="Cambria Math"/>
                            <w:lang w:val="en-US"/>
                          </w:rPr>
                          <m:t>U=31.946 [m/s]</m:t>
                        </m:r>
                      </m:oMath>
                    </w:p>
                    <w:p w14:paraId="2B9CFC90" w14:textId="411D4660" w:rsidR="00CF406E" w:rsidRPr="00A77452" w:rsidRDefault="00CF406E" w:rsidP="00032107">
                      <w:pPr>
                        <w:pStyle w:val="Paragraphedeliste"/>
                        <w:numPr>
                          <w:ilvl w:val="0"/>
                          <w:numId w:val="3"/>
                        </w:numPr>
                        <w:jc w:val="both"/>
                        <w:rPr>
                          <w:lang w:val="en-US"/>
                        </w:rPr>
                      </w:pPr>
                      <w:r>
                        <w:rPr>
                          <w:lang w:val="en-US"/>
                        </w:rPr>
                        <w:t xml:space="preserve">Inlet thickness </w:t>
                      </w:r>
                      <w:r w:rsidRPr="00A77452">
                        <w:rPr>
                          <w:lang w:val="en-US"/>
                        </w:rPr>
                        <w:t xml:space="preserve"> </w:t>
                      </w:r>
                      <m:oMath>
                        <m:r>
                          <w:rPr>
                            <w:rFonts w:ascii="Cambria Math" w:hAnsi="Cambria Math"/>
                            <w:lang w:val="en-US"/>
                          </w:rPr>
                          <m:t>he= 1.8288</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-4</m:t>
                            </m:r>
                          </m:sup>
                        </m:sSup>
                        <m:r>
                          <w:rPr>
                            <w:rFonts w:ascii="Cambria Math" w:hAnsi="Cambria Math"/>
                            <w:lang w:val="en-US"/>
                          </w:rPr>
                          <m:t xml:space="preserve"> </m:t>
                        </m:r>
                        <m:d>
                          <m:dPr>
                            <m:begChr m:val="["/>
                            <m:endChr m:val="]"/>
                            <m:ctrlPr>
                              <w:rPr>
                                <w:rFonts w:ascii="Cambria Math" w:hAnsi="Cambria Math"/>
                                <w:i/>
                                <w:lang w:val="en-US"/>
                              </w:rPr>
                            </m:ctrlPr>
                          </m:dPr>
                          <m:e>
                            <m:r>
                              <w:rPr>
                                <w:rFonts w:ascii="Cambria Math" w:hAnsi="Cambria Math"/>
                                <w:lang w:val="en-US"/>
                              </w:rPr>
                              <m:t>m</m:t>
                            </m:r>
                          </m:e>
                        </m:d>
                      </m:oMath>
                      <w:r w:rsidRPr="00A77452">
                        <w:rPr>
                          <w:lang w:val="en-US"/>
                        </w:rPr>
                        <w:t xml:space="preserve"> </w:t>
                      </w:r>
                    </w:p>
                    <w:p w14:paraId="4091E0D3" w14:textId="4A467127" w:rsidR="00CF406E" w:rsidRPr="00A77452" w:rsidRDefault="00CF406E" w:rsidP="00032107">
                      <w:pPr>
                        <w:pStyle w:val="Paragraphedeliste"/>
                        <w:numPr>
                          <w:ilvl w:val="0"/>
                          <w:numId w:val="3"/>
                        </w:numPr>
                        <w:jc w:val="both"/>
                        <w:rPr>
                          <w:lang w:val="en-US"/>
                        </w:rPr>
                      </w:pPr>
                      <w:r>
                        <w:rPr>
                          <w:lang w:val="en-US"/>
                        </w:rPr>
                        <w:t>Outlet thickness</w:t>
                      </w:r>
                      <w:r w:rsidRPr="00A77452">
                        <w:rPr>
                          <w:lang w:val="en-US"/>
                        </w:rPr>
                        <w:t xml:space="preserve"> </w:t>
                      </w:r>
                      <m:oMath>
                        <m:r>
                          <w:rPr>
                            <w:rFonts w:ascii="Cambria Math" w:hAnsi="Cambria Math"/>
                            <w:lang w:val="en-US"/>
                          </w:rPr>
                          <m:t>hs= 0.9144</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-4</m:t>
                            </m:r>
                          </m:sup>
                        </m:sSup>
                        <m:r>
                          <w:rPr>
                            <w:rFonts w:ascii="Cambria Math" w:hAnsi="Cambria Math"/>
                            <w:lang w:val="en-US"/>
                          </w:rPr>
                          <m:t xml:space="preserve"> </m:t>
                        </m:r>
                        <m:d>
                          <m:dPr>
                            <m:begChr m:val="["/>
                            <m:endChr m:val="]"/>
                            <m:ctrlPr>
                              <w:rPr>
                                <w:rFonts w:ascii="Cambria Math" w:hAnsi="Cambria Math"/>
                                <w:i/>
                                <w:lang w:val="en-US"/>
                              </w:rPr>
                            </m:ctrlPr>
                          </m:dPr>
                          <m:e>
                            <m:r>
                              <w:rPr>
                                <w:rFonts w:ascii="Cambria Math" w:hAnsi="Cambria Math"/>
                                <w:lang w:val="en-US"/>
                              </w:rPr>
                              <m:t>m</m:t>
                            </m:r>
                          </m:e>
                        </m:d>
                      </m:oMath>
                      <w:r w:rsidRPr="00A77452">
                        <w:rPr>
                          <w:lang w:val="en-US"/>
                        </w:rPr>
                        <w:t xml:space="preserve"> </w:t>
                      </w:r>
                    </w:p>
                    <w:p w14:paraId="376AE78E" w14:textId="47967247" w:rsidR="00CF406E" w:rsidRPr="00A77452" w:rsidRDefault="00CF406E" w:rsidP="00032107">
                      <w:pPr>
                        <w:pStyle w:val="Paragraphedeliste"/>
                        <w:numPr>
                          <w:ilvl w:val="0"/>
                          <w:numId w:val="3"/>
                        </w:numPr>
                        <w:jc w:val="both"/>
                        <w:rPr>
                          <w:lang w:val="en-US"/>
                        </w:rPr>
                      </w:pPr>
                      <w:r>
                        <w:rPr>
                          <w:lang w:val="en-US"/>
                        </w:rPr>
                        <w:t xml:space="preserve">Slide length </w:t>
                      </w:r>
                      <w:r w:rsidRPr="00A77452">
                        <w:rPr>
                          <w:lang w:val="en-US"/>
                        </w:rPr>
                        <w:t xml:space="preserve"> </w:t>
                      </w:r>
                      <m:oMath>
                        <m:r>
                          <w:rPr>
                            <w:rFonts w:ascii="Cambria Math" w:hAnsi="Cambria Math"/>
                            <w:lang w:val="en-US"/>
                          </w:rPr>
                          <m:t xml:space="preserve">L= 0.18288 </m:t>
                        </m:r>
                        <m:d>
                          <m:dPr>
                            <m:begChr m:val="["/>
                            <m:endChr m:val="]"/>
                            <m:ctrlPr>
                              <w:rPr>
                                <w:rFonts w:ascii="Cambria Math" w:hAnsi="Cambria Math"/>
                                <w:i/>
                                <w:lang w:val="en-US"/>
                              </w:rPr>
                            </m:ctrlPr>
                          </m:dPr>
                          <m:e>
                            <m:r>
                              <w:rPr>
                                <w:rFonts w:ascii="Cambria Math" w:hAnsi="Cambria Math"/>
                                <w:lang w:val="en-US"/>
                              </w:rPr>
                              <m:t>m</m:t>
                            </m:r>
                          </m:e>
                        </m:d>
                      </m:oMath>
                    </w:p>
                    <w:p w14:paraId="1B41F174" w14:textId="0CF65F4D" w:rsidR="00CF406E" w:rsidRPr="00C0387E" w:rsidRDefault="00CF406E" w:rsidP="00032107">
                      <w:pPr>
                        <w:pStyle w:val="Paragraphedeliste"/>
                        <w:numPr>
                          <w:ilvl w:val="0"/>
                          <w:numId w:val="3"/>
                        </w:numPr>
                        <w:jc w:val="both"/>
                        <w:rPr>
                          <w:lang w:val="en-US"/>
                        </w:rPr>
                      </w:pPr>
                      <w:r w:rsidRPr="00C0387E">
                        <w:rPr>
                          <w:lang w:val="en-US"/>
                        </w:rPr>
                        <w:t xml:space="preserve">Ambient temperature </w:t>
                      </w:r>
                      <m:oMath>
                        <m:r>
                          <w:rPr>
                            <w:rFonts w:ascii="Cambria Math" w:hAnsi="Cambria Math"/>
                            <w:lang w:val="en-US"/>
                          </w:rPr>
                          <m:t xml:space="preserve">Ta=20 </m:t>
                        </m:r>
                        <m:d>
                          <m:dPr>
                            <m:begChr m:val="["/>
                            <m:endChr m:val="]"/>
                            <m:ctrlPr>
                              <w:rPr>
                                <w:rFonts w:ascii="Cambria Math" w:hAnsi="Cambria Math"/>
                                <w:i/>
                                <w:lang w:val="en-US"/>
                              </w:rPr>
                            </m:ctrlPr>
                          </m:dPr>
                          <m:e>
                            <m:r>
                              <w:rPr>
                                <w:rFonts w:ascii="Cambria Math" w:hAnsi="Cambria Math"/>
                                <w:lang w:val="en-US"/>
                              </w:rPr>
                              <m:t>°C</m:t>
                            </m:r>
                          </m:e>
                        </m:d>
                      </m:oMath>
                    </w:p>
                    <w:p w14:paraId="4BD8B1D4" w14:textId="4A3FED25" w:rsidR="00CF406E" w:rsidRPr="00D1180C" w:rsidRDefault="00CF406E" w:rsidP="0009124F">
                      <w:pPr>
                        <w:pStyle w:val="Paragraphedeliste"/>
                        <w:numPr>
                          <w:ilvl w:val="0"/>
                          <w:numId w:val="3"/>
                        </w:numPr>
                        <w:jc w:val="both"/>
                      </w:pPr>
                      <w:r w:rsidRPr="00C0387E">
                        <w:rPr>
                          <w:lang w:val="en-US"/>
                        </w:rPr>
                        <w:t>Ambient pressure</w:t>
                      </w:r>
                      <w:r w:rsidRPr="00D1180C">
                        <w:t xml:space="preserve"> </w:t>
                      </w:r>
                      <m:oMath>
                        <m:r>
                          <w:rPr>
                            <w:rFonts w:ascii="Cambria Math" w:hAnsi="Cambria Math"/>
                            <w:lang w:val="en-US"/>
                          </w:rPr>
                          <m:t>Pa</m:t>
                        </m:r>
                        <m:r>
                          <w:rPr>
                            <w:rFonts w:ascii="Cambria Math" w:hAnsi="Cambria Math"/>
                          </w:rPr>
                          <m:t xml:space="preserve">=1 </m:t>
                        </m:r>
                        <m:d>
                          <m:dPr>
                            <m:begChr m:val="["/>
                            <m:endChr m:val="]"/>
                            <m:ctrlPr>
                              <w:rPr>
                                <w:rFonts w:ascii="Cambria Math" w:hAnsi="Cambria Math"/>
                                <w:i/>
                              </w:rPr>
                            </m:ctrlPr>
                          </m:dPr>
                          <m:e>
                            <m:r>
                              <w:rPr>
                                <w:rFonts w:ascii="Cambria Math" w:hAnsi="Cambria Math"/>
                                <w:lang w:val="en-US"/>
                              </w:rPr>
                              <m:t>bar</m:t>
                            </m:r>
                            <m:ctrlPr>
                              <w:rPr>
                                <w:rFonts w:ascii="Cambria Math" w:hAnsi="Cambria Math"/>
                                <w:i/>
                                <w:lang w:val="en-US"/>
                              </w:rPr>
                            </m:ctrlPr>
                          </m:e>
                        </m:d>
                      </m:oMath>
                    </w:p>
                  </w:txbxContent>
                </v:textbox>
                <w10:anchorlock/>
              </v:shape>
            </w:pict>
          </mc:Fallback>
        </mc:AlternateContent>
      </w:r>
    </w:p>
    <w:p w14:paraId="414B4172" w14:textId="77777777" w:rsidR="00797EE5" w:rsidRPr="00797EE5" w:rsidRDefault="00797EE5" w:rsidP="00797EE5">
      <w:pPr>
        <w:spacing w:after="0"/>
        <w:jc w:val="center"/>
        <w:rPr>
          <w:lang w:val="en-US"/>
        </w:rPr>
      </w:pPr>
    </w:p>
    <w:p w14:paraId="0E18EFF6" w14:textId="0B5ECFA6" w:rsidR="00116F0F" w:rsidRDefault="00116F0F" w:rsidP="007776D6">
      <w:pPr>
        <w:pStyle w:val="Titre1"/>
        <w:numPr>
          <w:ilvl w:val="0"/>
          <w:numId w:val="7"/>
        </w:numPr>
      </w:pPr>
      <w:r w:rsidRPr="00116F0F">
        <w:t>The numerical solution of the energy equation based on the natural discretization method</w:t>
      </w:r>
    </w:p>
    <w:p w14:paraId="368B6614" w14:textId="34BA84CC" w:rsidR="00814ADA" w:rsidRDefault="00814ADA" w:rsidP="00825842">
      <w:pPr>
        <w:spacing w:after="0"/>
        <w:jc w:val="both"/>
        <w:rPr>
          <w:lang w:val="en-US"/>
        </w:rPr>
      </w:pPr>
      <w:r>
        <w:rPr>
          <w:lang w:val="en-US"/>
        </w:rPr>
        <w:t>In the natural discretiz</w:t>
      </w:r>
      <w:r w:rsidRPr="00814ADA">
        <w:rPr>
          <w:lang w:val="en-US"/>
        </w:rPr>
        <w:t xml:space="preserve">ation </w:t>
      </w:r>
      <w:r>
        <w:rPr>
          <w:lang w:val="en-US"/>
        </w:rPr>
        <w:t>numerical approach, the energy equation is solved with the finite volume method. The energy equation</w:t>
      </w:r>
      <w:r w:rsidR="00704B54">
        <w:rPr>
          <w:lang w:val="en-US"/>
        </w:rPr>
        <w:t xml:space="preserve"> (</w:t>
      </w:r>
      <w:r w:rsidR="00704B54">
        <w:rPr>
          <w:lang w:val="en-US"/>
        </w:rPr>
        <w:fldChar w:fldCharType="begin"/>
      </w:r>
      <w:r w:rsidR="00704B54">
        <w:rPr>
          <w:lang w:val="en-US"/>
        </w:rPr>
        <w:instrText xml:space="preserve"> REF _Ref520734656 \r \h </w:instrText>
      </w:r>
      <w:r w:rsidR="00C0387E">
        <w:rPr>
          <w:lang w:val="en-US"/>
        </w:rPr>
        <w:instrText xml:space="preserve"> \* MERGEFORMAT </w:instrText>
      </w:r>
      <w:r w:rsidR="00704B54">
        <w:rPr>
          <w:lang w:val="en-US"/>
        </w:rPr>
      </w:r>
      <w:r w:rsidR="00704B54">
        <w:rPr>
          <w:lang w:val="en-US"/>
        </w:rPr>
        <w:fldChar w:fldCharType="separate"/>
      </w:r>
      <w:r w:rsidR="007E2A97">
        <w:rPr>
          <w:lang w:val="en-US"/>
        </w:rPr>
        <w:t>Eq.1</w:t>
      </w:r>
      <w:r w:rsidR="00704B54">
        <w:rPr>
          <w:lang w:val="en-US"/>
        </w:rPr>
        <w:fldChar w:fldCharType="end"/>
      </w:r>
      <w:r w:rsidR="00704B54">
        <w:rPr>
          <w:lang w:val="en-US"/>
        </w:rPr>
        <w:t>)</w:t>
      </w:r>
      <w:r>
        <w:rPr>
          <w:lang w:val="en-US"/>
        </w:rPr>
        <w:t xml:space="preserve"> is integrat</w:t>
      </w:r>
      <w:r w:rsidR="00F4231C">
        <w:rPr>
          <w:lang w:val="en-US"/>
        </w:rPr>
        <w:t xml:space="preserve">ed over a 2D computational cell, </w:t>
      </w:r>
      <w:r w:rsidR="00D14FFF">
        <w:rPr>
          <w:lang w:val="en-US"/>
        </w:rPr>
        <w:t>which is</w:t>
      </w:r>
      <w:r w:rsidR="001302F6">
        <w:rPr>
          <w:lang w:val="en-US"/>
        </w:rPr>
        <w:t xml:space="preserve"> consists of four </w:t>
      </w:r>
      <w:r w:rsidR="001302F6" w:rsidRPr="001302F6">
        <w:rPr>
          <w:lang w:val="en-US"/>
        </w:rPr>
        <w:t>plane faces,</w:t>
      </w:r>
      <w:r w:rsidR="001302F6">
        <w:rPr>
          <w:lang w:val="en-US"/>
        </w:rPr>
        <w:t xml:space="preserve"> </w:t>
      </w:r>
      <w:r w:rsidR="00825842" w:rsidRPr="00825842">
        <w:rPr>
          <w:lang w:val="en-US"/>
        </w:rPr>
        <w:t>denoted by lower-case letters corresponding</w:t>
      </w:r>
      <w:r w:rsidR="00825842">
        <w:rPr>
          <w:lang w:val="en-US"/>
        </w:rPr>
        <w:t xml:space="preserve"> to their direction (e, w, n, s</w:t>
      </w:r>
      <w:r w:rsidR="00825842" w:rsidRPr="00825842">
        <w:rPr>
          <w:lang w:val="en-US"/>
        </w:rPr>
        <w:t>) with respect to the central nod</w:t>
      </w:r>
      <w:r w:rsidR="00E71BB7">
        <w:rPr>
          <w:lang w:val="en-US"/>
        </w:rPr>
        <w:t xml:space="preserve">e </w:t>
      </w:r>
      <w:r w:rsidR="00825842" w:rsidRPr="00825842">
        <w:rPr>
          <w:lang w:val="en-US"/>
        </w:rPr>
        <w:t>P</w:t>
      </w:r>
      <w:r w:rsidR="00E71BB7">
        <w:rPr>
          <w:lang w:val="en-US"/>
        </w:rPr>
        <w:t xml:space="preserve"> (</w:t>
      </w:r>
      <w:r w:rsidR="00E71BB7">
        <w:rPr>
          <w:lang w:val="en-US"/>
        </w:rPr>
        <w:fldChar w:fldCharType="begin"/>
      </w:r>
      <w:r w:rsidR="00E71BB7">
        <w:rPr>
          <w:lang w:val="en-US"/>
        </w:rPr>
        <w:instrText xml:space="preserve"> REF _Ref520749424 \h </w:instrText>
      </w:r>
      <w:r w:rsidR="00C0387E">
        <w:rPr>
          <w:lang w:val="en-US"/>
        </w:rPr>
        <w:instrText xml:space="preserve"> \* MERGEFORMAT </w:instrText>
      </w:r>
      <w:r w:rsidR="00E71BB7">
        <w:rPr>
          <w:lang w:val="en-US"/>
        </w:rPr>
      </w:r>
      <w:r w:rsidR="00E71BB7">
        <w:rPr>
          <w:lang w:val="en-US"/>
        </w:rPr>
        <w:fldChar w:fldCharType="separate"/>
      </w:r>
      <w:r w:rsidR="007E2A97" w:rsidRPr="007E2A97">
        <w:rPr>
          <w:lang w:val="en-US"/>
        </w:rPr>
        <w:t>Figure 2</w:t>
      </w:r>
      <w:r w:rsidR="00E71BB7">
        <w:rPr>
          <w:lang w:val="en-US"/>
        </w:rPr>
        <w:fldChar w:fldCharType="end"/>
      </w:r>
      <w:r w:rsidR="00E71BB7">
        <w:rPr>
          <w:lang w:val="en-US"/>
        </w:rPr>
        <w:t>)</w:t>
      </w:r>
      <w:r w:rsidR="001E4D48">
        <w:rPr>
          <w:lang w:val="en-US"/>
        </w:rPr>
        <w:t xml:space="preserve">. </w:t>
      </w:r>
    </w:p>
    <w:p w14:paraId="7D364D0E" w14:textId="77777777" w:rsidR="004877D2" w:rsidRDefault="004877D2" w:rsidP="004877D2">
      <w:pPr>
        <w:keepNext/>
        <w:spacing w:after="0"/>
        <w:jc w:val="center"/>
      </w:pPr>
      <w:r>
        <w:rPr>
          <w:noProof/>
          <w:lang w:eastAsia="zh-CN"/>
        </w:rPr>
        <w:drawing>
          <wp:inline distT="0" distB="0" distL="0" distR="0" wp14:anchorId="199CBB1B" wp14:editId="22DDB05E">
            <wp:extent cx="3718800" cy="2181600"/>
            <wp:effectExtent l="0" t="0" r="0" b="95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BEBA8EAE-BF5A-486C-A8C5-ECC9F3942E4B}">
                          <a14:imgProps xmlns:a14="http://schemas.microsoft.com/office/drawing/2010/main">
                            <a14:imgLayer r:embed="rId10">
                              <a14:imgEffect>
                                <a14:sharpenSoften amount="50000"/>
                              </a14:imgEffect>
                              <a14:imgEffect>
                                <a14:brightnessContrast contrast="-40000"/>
                              </a14:imgEffect>
                            </a14:imgLayer>
                          </a14:imgProps>
                        </a:ext>
                      </a:extLst>
                    </a:blip>
                    <a:stretch>
                      <a:fillRect/>
                    </a:stretch>
                  </pic:blipFill>
                  <pic:spPr>
                    <a:xfrm>
                      <a:off x="0" y="0"/>
                      <a:ext cx="3718800" cy="2181600"/>
                    </a:xfrm>
                    <a:prstGeom prst="rect">
                      <a:avLst/>
                    </a:prstGeom>
                  </pic:spPr>
                </pic:pic>
              </a:graphicData>
            </a:graphic>
          </wp:inline>
        </w:drawing>
      </w:r>
    </w:p>
    <w:p w14:paraId="226F18CF" w14:textId="5941EF20" w:rsidR="004877D2" w:rsidRPr="00D40707" w:rsidRDefault="004877D2" w:rsidP="004877D2">
      <w:pPr>
        <w:pStyle w:val="Lgende"/>
        <w:jc w:val="center"/>
        <w:rPr>
          <w:rFonts w:ascii="Calibri" w:hAnsi="Calibri" w:cs="Times New Roman"/>
          <w:b/>
          <w:i w:val="0"/>
          <w:color w:val="000000" w:themeColor="text1"/>
          <w:sz w:val="20"/>
          <w:lang w:val="en-US"/>
        </w:rPr>
      </w:pPr>
      <w:bookmarkStart w:id="0" w:name="_Ref520749424"/>
      <w:r w:rsidRPr="00D40707">
        <w:rPr>
          <w:rFonts w:ascii="Calibri" w:hAnsi="Calibri" w:cs="Times New Roman"/>
          <w:b/>
          <w:i w:val="0"/>
          <w:color w:val="000000" w:themeColor="text1"/>
          <w:sz w:val="20"/>
          <w:lang w:val="en-US"/>
        </w:rPr>
        <w:t xml:space="preserve">Figure </w:t>
      </w:r>
      <w:r w:rsidRPr="00D40707">
        <w:rPr>
          <w:rFonts w:ascii="Calibri" w:hAnsi="Calibri" w:cs="Times New Roman"/>
          <w:b/>
          <w:i w:val="0"/>
          <w:color w:val="000000" w:themeColor="text1"/>
          <w:sz w:val="20"/>
          <w:lang w:val="en-US"/>
        </w:rPr>
        <w:fldChar w:fldCharType="begin"/>
      </w:r>
      <w:r w:rsidRPr="00D40707">
        <w:rPr>
          <w:rFonts w:ascii="Calibri" w:hAnsi="Calibri" w:cs="Times New Roman"/>
          <w:b/>
          <w:i w:val="0"/>
          <w:color w:val="000000" w:themeColor="text1"/>
          <w:sz w:val="20"/>
          <w:lang w:val="en-US"/>
        </w:rPr>
        <w:instrText xml:space="preserve"> SEQ Figure \* ARABIC </w:instrText>
      </w:r>
      <w:r w:rsidRPr="00D40707">
        <w:rPr>
          <w:rFonts w:ascii="Calibri" w:hAnsi="Calibri" w:cs="Times New Roman"/>
          <w:b/>
          <w:i w:val="0"/>
          <w:color w:val="000000" w:themeColor="text1"/>
          <w:sz w:val="20"/>
          <w:lang w:val="en-US"/>
        </w:rPr>
        <w:fldChar w:fldCharType="separate"/>
      </w:r>
      <w:r w:rsidR="007E2A97">
        <w:rPr>
          <w:rFonts w:ascii="Calibri" w:hAnsi="Calibri" w:cs="Times New Roman"/>
          <w:b/>
          <w:i w:val="0"/>
          <w:noProof/>
          <w:color w:val="000000" w:themeColor="text1"/>
          <w:sz w:val="20"/>
          <w:lang w:val="en-US"/>
        </w:rPr>
        <w:t>2</w:t>
      </w:r>
      <w:r w:rsidRPr="00D40707">
        <w:rPr>
          <w:rFonts w:ascii="Calibri" w:hAnsi="Calibri" w:cs="Times New Roman"/>
          <w:b/>
          <w:i w:val="0"/>
          <w:color w:val="000000" w:themeColor="text1"/>
          <w:sz w:val="20"/>
          <w:lang w:val="en-US"/>
        </w:rPr>
        <w:fldChar w:fldCharType="end"/>
      </w:r>
      <w:bookmarkEnd w:id="0"/>
      <w:r w:rsidRPr="00D40707">
        <w:rPr>
          <w:rFonts w:ascii="Calibri" w:hAnsi="Calibri" w:cs="Times New Roman"/>
          <w:b/>
          <w:i w:val="0"/>
          <w:color w:val="000000" w:themeColor="text1"/>
          <w:sz w:val="20"/>
          <w:lang w:val="en-US"/>
        </w:rPr>
        <w:t> : A typical 2D computational cell and the notation used for a 2D grid</w:t>
      </w:r>
    </w:p>
    <w:tbl>
      <w:tblPr>
        <w:tblStyle w:val="Grilledutableau"/>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906FDC" w:rsidRPr="00AA3E05" w14:paraId="63661560" w14:textId="77777777" w:rsidTr="00AE64FD">
        <w:trPr>
          <w:trHeight w:val="635"/>
        </w:trPr>
        <w:tc>
          <w:tcPr>
            <w:tcW w:w="7943" w:type="dxa"/>
            <w:vAlign w:val="center"/>
          </w:tcPr>
          <w:p w14:paraId="1CD7D307" w14:textId="77777777" w:rsidR="00906FDC" w:rsidRPr="00906FDC" w:rsidRDefault="00CF406E" w:rsidP="00906FDC">
            <w:pPr>
              <w:spacing w:before="120" w:after="120"/>
              <w:jc w:val="center"/>
              <w:rPr>
                <w:rFonts w:eastAsia="SimSun"/>
                <w:i/>
              </w:rPr>
            </w:pPr>
            <m:oMathPara>
              <m:oMath>
                <m:sSub>
                  <m:sSubPr>
                    <m:ctrlPr>
                      <w:rPr>
                        <w:rFonts w:ascii="Cambria Math" w:hAnsi="Cambria Math"/>
                        <w:i/>
                        <w:color w:val="000000" w:themeColor="text1"/>
                      </w:rPr>
                    </m:ctrlPr>
                  </m:sSubPr>
                  <m:e>
                    <m:r>
                      <w:rPr>
                        <w:rFonts w:ascii="Cambria Math" w:hAnsi="Cambria Math"/>
                        <w:color w:val="000000" w:themeColor="text1"/>
                      </w:rPr>
                      <m:t>ρ</m:t>
                    </m:r>
                  </m:e>
                  <m:sub>
                    <m:r>
                      <w:rPr>
                        <w:rFonts w:ascii="Cambria Math" w:hAnsi="Cambria Math"/>
                        <w:color w:val="000000" w:themeColor="text1"/>
                      </w:rPr>
                      <m:t>0</m:t>
                    </m:r>
                  </m:sub>
                </m:sSub>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p</m:t>
                    </m:r>
                  </m:sub>
                </m:sSub>
                <m:d>
                  <m:dPr>
                    <m:ctrlPr>
                      <w:rPr>
                        <w:rFonts w:ascii="Cambria Math" w:hAnsi="Cambria Math"/>
                        <w:i/>
                        <w:color w:val="000000" w:themeColor="text1"/>
                      </w:rPr>
                    </m:ctrlPr>
                  </m:dPr>
                  <m:e>
                    <m:r>
                      <w:rPr>
                        <w:rFonts w:ascii="Cambria Math" w:hAnsi="Cambria Math"/>
                        <w:color w:val="000000" w:themeColor="text1"/>
                      </w:rPr>
                      <m:t>u</m:t>
                    </m:r>
                    <m:f>
                      <m:fPr>
                        <m:ctrlPr>
                          <w:rPr>
                            <w:rFonts w:ascii="Cambria Math" w:hAnsi="Cambria Math"/>
                            <w:i/>
                            <w:color w:val="000000" w:themeColor="text1"/>
                          </w:rPr>
                        </m:ctrlPr>
                      </m:fPr>
                      <m:num>
                        <m:r>
                          <w:rPr>
                            <w:rFonts w:ascii="Cambria Math" w:hAnsi="Cambria Math"/>
                            <w:color w:val="000000" w:themeColor="text1"/>
                          </w:rPr>
                          <m:t>∂T</m:t>
                        </m:r>
                      </m:num>
                      <m:den>
                        <m:r>
                          <w:rPr>
                            <w:rFonts w:ascii="Cambria Math" w:hAnsi="Cambria Math"/>
                            <w:color w:val="000000" w:themeColor="text1"/>
                          </w:rPr>
                          <m:t>∂x</m:t>
                        </m:r>
                      </m:den>
                    </m:f>
                    <m:r>
                      <w:rPr>
                        <w:rFonts w:ascii="Cambria Math" w:hAnsi="Cambria Math"/>
                        <w:color w:val="000000" w:themeColor="text1"/>
                        <w:lang w:val="en-US"/>
                      </w:rPr>
                      <m:t>+</m:t>
                    </m:r>
                    <m:r>
                      <w:rPr>
                        <w:rFonts w:ascii="Cambria Math" w:hAnsi="Cambria Math"/>
                        <w:color w:val="000000" w:themeColor="text1"/>
                      </w:rPr>
                      <m:t>v</m:t>
                    </m:r>
                    <m:f>
                      <m:fPr>
                        <m:ctrlPr>
                          <w:rPr>
                            <w:rFonts w:ascii="Cambria Math" w:hAnsi="Cambria Math"/>
                            <w:i/>
                            <w:color w:val="000000" w:themeColor="text1"/>
                          </w:rPr>
                        </m:ctrlPr>
                      </m:fPr>
                      <m:num>
                        <m:r>
                          <w:rPr>
                            <w:rFonts w:ascii="Cambria Math" w:hAnsi="Cambria Math"/>
                            <w:color w:val="000000" w:themeColor="text1"/>
                          </w:rPr>
                          <m:t>∂T</m:t>
                        </m:r>
                      </m:num>
                      <m:den>
                        <m:r>
                          <w:rPr>
                            <w:rFonts w:ascii="Cambria Math" w:hAnsi="Cambria Math"/>
                            <w:color w:val="000000" w:themeColor="text1"/>
                          </w:rPr>
                          <m:t>∂y</m:t>
                        </m:r>
                      </m:den>
                    </m:f>
                  </m:e>
                </m:d>
                <m:r>
                  <w:rPr>
                    <w:rFonts w:ascii="Cambria Math" w:hAnsi="Cambria Math"/>
                    <w:color w:val="000000" w:themeColor="text1"/>
                  </w:rPr>
                  <m:t>=λ</m:t>
                </m:r>
                <m:f>
                  <m:fPr>
                    <m:ctrlPr>
                      <w:rPr>
                        <w:rFonts w:ascii="Cambria Math" w:hAnsi="Cambria Math"/>
                        <w:i/>
                        <w:color w:val="000000" w:themeColor="text1"/>
                      </w:rPr>
                    </m:ctrlPr>
                  </m:fPr>
                  <m:num>
                    <m:sSup>
                      <m:sSupPr>
                        <m:ctrlPr>
                          <w:rPr>
                            <w:rFonts w:ascii="Cambria Math" w:hAnsi="Cambria Math"/>
                            <w:i/>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r>
                      <w:rPr>
                        <w:rFonts w:ascii="Cambria Math" w:hAnsi="Cambria Math"/>
                        <w:color w:val="000000" w:themeColor="text1"/>
                      </w:rPr>
                      <m:t>T</m:t>
                    </m:r>
                  </m:num>
                  <m:den>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y</m:t>
                        </m:r>
                      </m:e>
                      <m:sup>
                        <m:r>
                          <w:rPr>
                            <w:rFonts w:ascii="Cambria Math" w:hAnsi="Cambria Math"/>
                            <w:color w:val="000000" w:themeColor="text1"/>
                          </w:rPr>
                          <m:t>2</m:t>
                        </m:r>
                      </m:sup>
                    </m:sSup>
                  </m:den>
                </m:f>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η</m:t>
                    </m:r>
                  </m:e>
                  <m:sub>
                    <m:r>
                      <w:rPr>
                        <w:rFonts w:ascii="Cambria Math" w:hAnsi="Cambria Math"/>
                        <w:color w:val="000000" w:themeColor="text1"/>
                      </w:rPr>
                      <m:t>0</m:t>
                    </m:r>
                  </m:sub>
                </m:sSub>
                <m:sSup>
                  <m:sSupPr>
                    <m:ctrlPr>
                      <w:rPr>
                        <w:rFonts w:ascii="Cambria Math" w:hAnsi="Cambria Math"/>
                        <w:i/>
                        <w:color w:val="000000" w:themeColor="text1"/>
                      </w:rPr>
                    </m:ctrlPr>
                  </m:sSupPr>
                  <m:e>
                    <m:d>
                      <m:dPr>
                        <m:ctrlPr>
                          <w:rPr>
                            <w:rFonts w:ascii="Cambria Math" w:hAnsi="Cambria Math"/>
                            <w:i/>
                            <w:color w:val="000000" w:themeColor="text1"/>
                          </w:rPr>
                        </m:ctrlPr>
                      </m:dPr>
                      <m:e>
                        <m:f>
                          <m:fPr>
                            <m:ctrlPr>
                              <w:rPr>
                                <w:rFonts w:ascii="Cambria Math" w:hAnsi="Cambria Math"/>
                                <w:i/>
                                <w:color w:val="000000" w:themeColor="text1"/>
                              </w:rPr>
                            </m:ctrlPr>
                          </m:fPr>
                          <m:num>
                            <m:r>
                              <w:rPr>
                                <w:rFonts w:ascii="Cambria Math" w:hAnsi="Cambria Math"/>
                                <w:color w:val="000000" w:themeColor="text1"/>
                              </w:rPr>
                              <m:t>∂u</m:t>
                            </m:r>
                          </m:num>
                          <m:den>
                            <m:r>
                              <w:rPr>
                                <w:rFonts w:ascii="Cambria Math" w:hAnsi="Cambria Math"/>
                                <w:color w:val="000000" w:themeColor="text1"/>
                              </w:rPr>
                              <m:t>∂y</m:t>
                            </m:r>
                          </m:den>
                        </m:f>
                      </m:e>
                    </m:d>
                  </m:e>
                  <m:sup>
                    <m:r>
                      <w:rPr>
                        <w:rFonts w:ascii="Cambria Math" w:hAnsi="Cambria Math"/>
                        <w:color w:val="000000" w:themeColor="text1"/>
                      </w:rPr>
                      <m:t>2</m:t>
                    </m:r>
                  </m:sup>
                </m:sSup>
              </m:oMath>
            </m:oMathPara>
          </w:p>
        </w:tc>
        <w:tc>
          <w:tcPr>
            <w:tcW w:w="1096" w:type="dxa"/>
            <w:vAlign w:val="center"/>
          </w:tcPr>
          <w:p w14:paraId="1EC76B24" w14:textId="77777777" w:rsidR="00906FDC" w:rsidRPr="00906FDC" w:rsidRDefault="00906FDC" w:rsidP="00AE64FD">
            <w:pPr>
              <w:pStyle w:val="Lgende"/>
              <w:numPr>
                <w:ilvl w:val="0"/>
                <w:numId w:val="5"/>
              </w:numPr>
              <w:spacing w:before="120" w:after="120"/>
              <w:rPr>
                <w:rFonts w:ascii="Times New Roman" w:eastAsia="Times New Roman" w:hAnsi="Times New Roman"/>
                <w:sz w:val="22"/>
                <w:szCs w:val="22"/>
              </w:rPr>
            </w:pPr>
            <w:bookmarkStart w:id="1" w:name="_Ref520734656"/>
            <w:r w:rsidRPr="00906FDC">
              <w:rPr>
                <w:rFonts w:ascii="Times New Roman" w:eastAsia="Times New Roman" w:hAnsi="Times New Roman"/>
                <w:sz w:val="22"/>
                <w:szCs w:val="22"/>
              </w:rPr>
              <w:t xml:space="preserve"> </w:t>
            </w:r>
            <w:bookmarkEnd w:id="1"/>
          </w:p>
        </w:tc>
      </w:tr>
    </w:tbl>
    <w:p w14:paraId="2A659173" w14:textId="5CBFFF2C" w:rsidR="00F20779" w:rsidRPr="0009124F" w:rsidRDefault="00F20779" w:rsidP="00F20779">
      <w:pPr>
        <w:spacing w:before="120" w:after="120" w:line="276" w:lineRule="auto"/>
        <w:jc w:val="both"/>
        <w:rPr>
          <w:lang w:val="en-US"/>
        </w:rPr>
      </w:pPr>
      <w:r w:rsidRPr="00F20779">
        <w:rPr>
          <w:lang w:val="en-US"/>
        </w:rPr>
        <w:t xml:space="preserve">In order to build 2D quadrilateral cell for the computational </w:t>
      </w:r>
      <w:r>
        <w:rPr>
          <w:lang w:val="en-US"/>
        </w:rPr>
        <w:t>domain</w:t>
      </w:r>
      <w:r w:rsidRPr="0084255D">
        <w:rPr>
          <w:rFonts w:ascii="Times New Roman" w:eastAsia="Times New Roman" w:hAnsi="Times New Roman"/>
          <w:lang w:val="en-US"/>
        </w:rPr>
        <w:t xml:space="preserve">, </w:t>
      </w:r>
      <w:r w:rsidRPr="0009124F">
        <w:rPr>
          <w:lang w:val="en-US"/>
        </w:rPr>
        <w:t>the following coordinate transformation is used:</w:t>
      </w:r>
    </w:p>
    <w:tbl>
      <w:tblPr>
        <w:tblStyle w:val="Grilledutableau"/>
        <w:tblW w:w="0" w:type="auto"/>
        <w:tblInd w:w="-5" w:type="dxa"/>
        <w:tblLook w:val="04A0" w:firstRow="1" w:lastRow="0" w:firstColumn="1" w:lastColumn="0" w:noHBand="0" w:noVBand="1"/>
      </w:tblPr>
      <w:tblGrid>
        <w:gridCol w:w="7943"/>
        <w:gridCol w:w="1096"/>
      </w:tblGrid>
      <w:tr w:rsidR="00F20779" w:rsidRPr="00AA3E05" w14:paraId="49D2250F" w14:textId="77777777" w:rsidTr="00747C13">
        <w:trPr>
          <w:trHeight w:val="635"/>
        </w:trPr>
        <w:tc>
          <w:tcPr>
            <w:tcW w:w="7943" w:type="dxa"/>
            <w:tcBorders>
              <w:top w:val="nil"/>
              <w:left w:val="nil"/>
              <w:bottom w:val="nil"/>
              <w:right w:val="nil"/>
            </w:tcBorders>
            <w:vAlign w:val="center"/>
          </w:tcPr>
          <w:p w14:paraId="1589B0B6" w14:textId="11EF6372" w:rsidR="00F20779" w:rsidRPr="00AA3E05" w:rsidRDefault="00F20779" w:rsidP="006B43C2">
            <w:pPr>
              <w:spacing w:before="120" w:after="120"/>
              <w:jc w:val="center"/>
              <w:rPr>
                <w:rFonts w:eastAsia="SimSun"/>
                <w:i/>
                <w:lang w:val="en-US"/>
              </w:rPr>
            </w:pPr>
            <m:oMathPara>
              <m:oMath>
                <m:r>
                  <w:rPr>
                    <w:rFonts w:ascii="Cambria Math" w:hAnsi="Cambria Math"/>
                  </w:rPr>
                  <m:t>y=</m:t>
                </m:r>
                <m:acc>
                  <m:accPr>
                    <m:chr m:val="̅"/>
                    <m:ctrlPr>
                      <w:rPr>
                        <w:rFonts w:ascii="Cambria Math" w:hAnsi="Cambria Math"/>
                        <w:i/>
                      </w:rPr>
                    </m:ctrlPr>
                  </m:accPr>
                  <m:e>
                    <m:r>
                      <w:rPr>
                        <w:rFonts w:ascii="Cambria Math" w:hAnsi="Cambria Math"/>
                      </w:rPr>
                      <m:t>y</m:t>
                    </m:r>
                  </m:e>
                </m:acc>
                <m:r>
                  <w:rPr>
                    <w:rFonts w:ascii="Cambria Math" w:hAnsi="Cambria Math"/>
                  </w:rPr>
                  <m:t>h</m:t>
                </m:r>
              </m:oMath>
            </m:oMathPara>
          </w:p>
        </w:tc>
        <w:tc>
          <w:tcPr>
            <w:tcW w:w="1096" w:type="dxa"/>
            <w:tcBorders>
              <w:top w:val="nil"/>
              <w:left w:val="nil"/>
              <w:bottom w:val="nil"/>
              <w:right w:val="nil"/>
            </w:tcBorders>
            <w:vAlign w:val="center"/>
          </w:tcPr>
          <w:p w14:paraId="5E4CF7FA" w14:textId="77777777" w:rsidR="00F20779" w:rsidRPr="000A1C9E" w:rsidRDefault="00F20779" w:rsidP="00747C13">
            <w:pPr>
              <w:pStyle w:val="Lgende"/>
              <w:numPr>
                <w:ilvl w:val="0"/>
                <w:numId w:val="5"/>
              </w:numPr>
              <w:spacing w:before="120" w:after="120"/>
              <w:rPr>
                <w:b/>
              </w:rPr>
            </w:pPr>
            <w:r>
              <w:rPr>
                <w:b/>
              </w:rPr>
              <w:t xml:space="preserve"> </w:t>
            </w:r>
          </w:p>
        </w:tc>
      </w:tr>
    </w:tbl>
    <w:p w14:paraId="1DE4983A" w14:textId="28087361" w:rsidR="00F20779" w:rsidRPr="0009124F" w:rsidRDefault="00F20779" w:rsidP="00F20779">
      <w:pPr>
        <w:spacing w:before="120" w:after="120" w:line="276" w:lineRule="auto"/>
        <w:jc w:val="both"/>
        <w:rPr>
          <w:lang w:val="en-US"/>
        </w:rPr>
      </w:pPr>
      <w:r w:rsidRPr="0009124F">
        <w:rPr>
          <w:lang w:val="en-US"/>
        </w:rPr>
        <w:t>Following the coordinate transformation, the energy equation (</w:t>
      </w:r>
      <w:r w:rsidRPr="0009124F">
        <w:rPr>
          <w:lang w:val="en-US"/>
        </w:rPr>
        <w:fldChar w:fldCharType="begin"/>
      </w:r>
      <w:r w:rsidRPr="0009124F">
        <w:rPr>
          <w:lang w:val="en-US"/>
        </w:rPr>
        <w:instrText xml:space="preserve"> REF _Ref520734656 \r \h </w:instrText>
      </w:r>
      <w:r w:rsidR="0009124F">
        <w:rPr>
          <w:lang w:val="en-US"/>
        </w:rPr>
        <w:instrText xml:space="preserve"> \* MERGEFORMAT </w:instrText>
      </w:r>
      <w:r w:rsidRPr="0009124F">
        <w:rPr>
          <w:lang w:val="en-US"/>
        </w:rPr>
      </w:r>
      <w:r w:rsidRPr="0009124F">
        <w:rPr>
          <w:lang w:val="en-US"/>
        </w:rPr>
        <w:fldChar w:fldCharType="separate"/>
      </w:r>
      <w:r w:rsidR="007E2A97">
        <w:rPr>
          <w:lang w:val="en-US"/>
        </w:rPr>
        <w:t>Eq.1</w:t>
      </w:r>
      <w:r w:rsidRPr="0009124F">
        <w:rPr>
          <w:lang w:val="en-US"/>
        </w:rPr>
        <w:fldChar w:fldCharType="end"/>
      </w:r>
      <w:r w:rsidRPr="0009124F">
        <w:rPr>
          <w:lang w:val="en-US"/>
        </w:rPr>
        <w:t>) becomes:</w:t>
      </w:r>
    </w:p>
    <w:tbl>
      <w:tblPr>
        <w:tblStyle w:val="Grilledutableau"/>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F20779" w:rsidRPr="00AA3E05" w14:paraId="501E04C2" w14:textId="77777777" w:rsidTr="00747C13">
        <w:trPr>
          <w:trHeight w:val="635"/>
        </w:trPr>
        <w:tc>
          <w:tcPr>
            <w:tcW w:w="7943" w:type="dxa"/>
            <w:vAlign w:val="center"/>
          </w:tcPr>
          <w:p w14:paraId="65B0B280" w14:textId="626833D1" w:rsidR="00F20779" w:rsidRPr="002241C4" w:rsidRDefault="00CF406E" w:rsidP="0054183C">
            <w:pPr>
              <w:spacing w:before="120" w:after="120"/>
              <w:jc w:val="center"/>
              <w:rPr>
                <w:rFonts w:eastAsia="SimSun"/>
                <w:i/>
                <w:lang w:val="en-US"/>
              </w:rPr>
            </w:pPr>
            <m:oMathPara>
              <m:oMathParaPr>
                <m:jc m:val="center"/>
              </m:oMathParaPr>
              <m:oMath>
                <m:sSub>
                  <m:sSubPr>
                    <m:ctrlPr>
                      <w:rPr>
                        <w:rFonts w:ascii="Cambria Math" w:hAnsi="Cambria Math"/>
                        <w:i/>
                      </w:rPr>
                    </m:ctrlPr>
                  </m:sSubPr>
                  <m:e>
                    <m:r>
                      <w:rPr>
                        <w:rFonts w:ascii="Cambria Math" w:hAnsi="Cambria Math"/>
                      </w:rPr>
                      <m:t>ρ</m:t>
                    </m:r>
                  </m:e>
                  <m:sub>
                    <m:r>
                      <w:rPr>
                        <w:rFonts w:ascii="Cambria Math" w:hAnsi="Cambria Math"/>
                      </w:rPr>
                      <m:t>0</m:t>
                    </m:r>
                  </m:sub>
                </m:sSub>
                <m:sSub>
                  <m:sSubPr>
                    <m:ctrlPr>
                      <w:rPr>
                        <w:rFonts w:ascii="Cambria Math" w:hAnsi="Cambria Math"/>
                        <w:i/>
                      </w:rPr>
                    </m:ctrlPr>
                  </m:sSubPr>
                  <m:e>
                    <m:r>
                      <w:rPr>
                        <w:rFonts w:ascii="Cambria Math" w:hAnsi="Cambria Math"/>
                      </w:rPr>
                      <m:t>C</m:t>
                    </m:r>
                  </m:e>
                  <m:sub>
                    <m:r>
                      <w:rPr>
                        <w:rFonts w:ascii="Cambria Math" w:hAnsi="Cambria Math"/>
                      </w:rPr>
                      <m:t>p</m:t>
                    </m:r>
                  </m:sub>
                </m:sSub>
                <m:d>
                  <m:dPr>
                    <m:begChr m:val="["/>
                    <m:endChr m:val="]"/>
                    <m:ctrlPr>
                      <w:rPr>
                        <w:rFonts w:ascii="Cambria Math" w:hAnsi="Cambria Math"/>
                        <w:i/>
                      </w:rPr>
                    </m:ctrlPr>
                  </m:dPr>
                  <m:e>
                    <m:r>
                      <w:rPr>
                        <w:rFonts w:ascii="Cambria Math" w:hAnsi="Cambria Math"/>
                      </w:rPr>
                      <m:t>u</m:t>
                    </m:r>
                    <m:f>
                      <m:fPr>
                        <m:ctrlPr>
                          <w:rPr>
                            <w:rFonts w:ascii="Cambria Math" w:hAnsi="Cambria Math"/>
                            <w:i/>
                          </w:rPr>
                        </m:ctrlPr>
                      </m:fPr>
                      <m:num>
                        <m:r>
                          <w:rPr>
                            <w:rFonts w:ascii="Cambria Math" w:hAnsi="Cambria Math"/>
                          </w:rPr>
                          <m:t>∂T</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h</m:t>
                        </m:r>
                      </m:den>
                    </m:f>
                    <m:d>
                      <m:dPr>
                        <m:ctrlPr>
                          <w:rPr>
                            <w:rFonts w:ascii="Cambria Math" w:hAnsi="Cambria Math"/>
                            <w:i/>
                          </w:rPr>
                        </m:ctrlPr>
                      </m:dPr>
                      <m:e>
                        <m:r>
                          <w:rPr>
                            <w:rFonts w:ascii="Cambria Math" w:hAnsi="Cambria Math"/>
                          </w:rPr>
                          <m:t>v-u</m:t>
                        </m:r>
                        <m:acc>
                          <m:accPr>
                            <m:chr m:val="̅"/>
                            <m:ctrlPr>
                              <w:rPr>
                                <w:rFonts w:ascii="Cambria Math" w:hAnsi="Cambria Math"/>
                                <w:i/>
                              </w:rPr>
                            </m:ctrlPr>
                          </m:accPr>
                          <m:e>
                            <m:r>
                              <w:rPr>
                                <w:rFonts w:ascii="Cambria Math" w:hAnsi="Cambria Math"/>
                              </w:rPr>
                              <m:t>y</m:t>
                            </m:r>
                          </m:e>
                        </m:acc>
                        <m:f>
                          <m:fPr>
                            <m:ctrlPr>
                              <w:rPr>
                                <w:rFonts w:ascii="Cambria Math" w:hAnsi="Cambria Math"/>
                                <w:i/>
                              </w:rPr>
                            </m:ctrlPr>
                          </m:fPr>
                          <m:num>
                            <m:r>
                              <w:rPr>
                                <w:rFonts w:ascii="Cambria Math" w:hAnsi="Cambria Math"/>
                              </w:rPr>
                              <m:t>∂h</m:t>
                            </m:r>
                          </m:num>
                          <m:den>
                            <m:r>
                              <w:rPr>
                                <w:rFonts w:ascii="Cambria Math" w:hAnsi="Cambria Math"/>
                              </w:rPr>
                              <m:t>∂x</m:t>
                            </m:r>
                          </m:den>
                        </m:f>
                      </m:e>
                    </m:d>
                    <m:f>
                      <m:fPr>
                        <m:ctrlPr>
                          <w:rPr>
                            <w:rFonts w:ascii="Cambria Math" w:hAnsi="Cambria Math"/>
                            <w:i/>
                          </w:rPr>
                        </m:ctrlPr>
                      </m:fPr>
                      <m:num>
                        <m:r>
                          <w:rPr>
                            <w:rFonts w:ascii="Cambria Math" w:hAnsi="Cambria Math"/>
                          </w:rPr>
                          <m:t>∂T</m:t>
                        </m:r>
                      </m:num>
                      <m:den>
                        <m:r>
                          <w:rPr>
                            <w:rFonts w:ascii="Cambria Math" w:hAnsi="Cambria Math"/>
                          </w:rPr>
                          <m:t>∂</m:t>
                        </m:r>
                        <m:acc>
                          <m:accPr>
                            <m:chr m:val="̅"/>
                            <m:ctrlPr>
                              <w:rPr>
                                <w:rFonts w:ascii="Cambria Math" w:hAnsi="Cambria Math"/>
                                <w:i/>
                              </w:rPr>
                            </m:ctrlPr>
                          </m:accPr>
                          <m:e>
                            <m:r>
                              <w:rPr>
                                <w:rFonts w:ascii="Cambria Math" w:hAnsi="Cambria Math"/>
                              </w:rPr>
                              <m:t>y</m:t>
                            </m:r>
                          </m:e>
                        </m:acc>
                      </m:den>
                    </m:f>
                  </m:e>
                </m:d>
                <m:r>
                  <w:rPr>
                    <w:rFonts w:ascii="Cambria Math" w:hAnsi="Cambria Math"/>
                  </w:rPr>
                  <m:t>=λ</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h</m:t>
                        </m:r>
                      </m:e>
                      <m:sup>
                        <m:r>
                          <w:rPr>
                            <w:rFonts w:ascii="Cambria Math" w:hAnsi="Cambria Math"/>
                          </w:rPr>
                          <m:t>2</m:t>
                        </m:r>
                      </m:sup>
                    </m:sSup>
                  </m:den>
                </m:f>
                <m:f>
                  <m:fPr>
                    <m:ctrlPr>
                      <w:rPr>
                        <w:rFonts w:ascii="Cambria Math" w:hAnsi="Cambria Math"/>
                        <w:i/>
                      </w:rPr>
                    </m:ctrlPr>
                  </m:fPr>
                  <m:num>
                    <m:r>
                      <w:rPr>
                        <w:rFonts w:ascii="Cambria Math" w:hAnsi="Cambria Math"/>
                      </w:rPr>
                      <m:t>∂²T</m:t>
                    </m:r>
                  </m:num>
                  <m:den>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²</m:t>
                    </m:r>
                  </m:den>
                </m:f>
                <m:r>
                  <w:rPr>
                    <w:rFonts w:ascii="Cambria Math" w:hAnsi="Cambria Math"/>
                  </w:rPr>
                  <m:t xml:space="preserve"> + </m:t>
                </m:r>
                <m:sSub>
                  <m:sSubPr>
                    <m:ctrlPr>
                      <w:rPr>
                        <w:rFonts w:ascii="Cambria Math" w:hAnsi="Cambria Math"/>
                        <w:i/>
                        <w:color w:val="000000" w:themeColor="text1"/>
                      </w:rPr>
                    </m:ctrlPr>
                  </m:sSubPr>
                  <m:e>
                    <m:r>
                      <w:rPr>
                        <w:rFonts w:ascii="Cambria Math" w:hAnsi="Cambria Math"/>
                        <w:color w:val="000000" w:themeColor="text1"/>
                      </w:rPr>
                      <m:t>η</m:t>
                    </m:r>
                  </m:e>
                  <m:sub>
                    <m:r>
                      <w:rPr>
                        <w:rFonts w:ascii="Cambria Math" w:hAnsi="Cambria Math"/>
                        <w:color w:val="000000" w:themeColor="text1"/>
                      </w:rPr>
                      <m:t>0</m:t>
                    </m:r>
                  </m:sub>
                </m:sSub>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h</m:t>
                        </m:r>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m:t>
                            </m:r>
                            <m:acc>
                              <m:accPr>
                                <m:chr m:val="̅"/>
                                <m:ctrlPr>
                                  <w:rPr>
                                    <w:rFonts w:ascii="Cambria Math" w:hAnsi="Cambria Math"/>
                                    <w:i/>
                                  </w:rPr>
                                </m:ctrlPr>
                              </m:accPr>
                              <m:e>
                                <m:r>
                                  <w:rPr>
                                    <w:rFonts w:ascii="Cambria Math" w:hAnsi="Cambria Math"/>
                                  </w:rPr>
                                  <m:t>y</m:t>
                                </m:r>
                              </m:e>
                            </m:acc>
                          </m:den>
                        </m:f>
                      </m:e>
                    </m:d>
                  </m:e>
                  <m:sup>
                    <m:r>
                      <w:rPr>
                        <w:rFonts w:ascii="Cambria Math" w:hAnsi="Cambria Math"/>
                      </w:rPr>
                      <m:t>2</m:t>
                    </m:r>
                  </m:sup>
                </m:sSup>
              </m:oMath>
            </m:oMathPara>
          </w:p>
        </w:tc>
        <w:tc>
          <w:tcPr>
            <w:tcW w:w="1096" w:type="dxa"/>
            <w:vAlign w:val="center"/>
          </w:tcPr>
          <w:p w14:paraId="46BCB2A3" w14:textId="77777777" w:rsidR="00F20779" w:rsidRPr="00AA3E05" w:rsidRDefault="00F20779" w:rsidP="00747C13">
            <w:pPr>
              <w:pStyle w:val="Lgende"/>
              <w:numPr>
                <w:ilvl w:val="0"/>
                <w:numId w:val="5"/>
              </w:numPr>
              <w:spacing w:before="120" w:after="120"/>
              <w:rPr>
                <w:sz w:val="22"/>
                <w:lang w:val="en-US"/>
              </w:rPr>
            </w:pPr>
            <w:bookmarkStart w:id="2" w:name="_Ref520906232"/>
            <w:r>
              <w:rPr>
                <w:sz w:val="22"/>
                <w:lang w:val="en-US"/>
              </w:rPr>
              <w:t xml:space="preserve"> </w:t>
            </w:r>
            <w:bookmarkEnd w:id="2"/>
          </w:p>
        </w:tc>
      </w:tr>
    </w:tbl>
    <w:p w14:paraId="5B1E9557" w14:textId="77777777" w:rsidR="00791F52" w:rsidRDefault="00791F52" w:rsidP="00CC329C">
      <w:pPr>
        <w:spacing w:after="0"/>
        <w:jc w:val="both"/>
      </w:pPr>
    </w:p>
    <w:p w14:paraId="4D7F0F0D" w14:textId="1C6DE746" w:rsidR="00CC329C" w:rsidRDefault="00CC329C" w:rsidP="00CC329C">
      <w:pPr>
        <w:spacing w:after="0"/>
        <w:jc w:val="both"/>
        <w:rPr>
          <w:lang w:val="en-US"/>
        </w:rPr>
      </w:pPr>
      <w:r>
        <w:rPr>
          <w:lang w:val="en-US"/>
        </w:rPr>
        <w:lastRenderedPageBreak/>
        <w:t>An upwind discretization technique is used for the convective terms</w:t>
      </w:r>
      <w:r w:rsidR="006112F5">
        <w:rPr>
          <w:lang w:val="en-US"/>
        </w:rPr>
        <w:t xml:space="preserve"> when integrating</w:t>
      </w:r>
      <w:r w:rsidR="006A5032">
        <w:rPr>
          <w:lang w:val="en-US"/>
        </w:rPr>
        <w:t xml:space="preserve"> to avoid numerical instability</w:t>
      </w:r>
      <w:r>
        <w:rPr>
          <w:lang w:val="en-US"/>
        </w:rPr>
        <w:t xml:space="preserve">. For example in east face of </w:t>
      </w:r>
      <w:r w:rsidR="005A3E18">
        <w:rPr>
          <w:lang w:val="en-US"/>
        </w:rPr>
        <w:t>control volume</w:t>
      </w:r>
      <w:r>
        <w:rPr>
          <w:lang w:val="en-US"/>
        </w:rPr>
        <w:t xml:space="preserve">, the temperature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oMath>
      <w:r w:rsidR="006F15E7">
        <w:rPr>
          <w:lang w:val="en-US"/>
        </w:rPr>
        <w:t xml:space="preserve"> is up-</w:t>
      </w:r>
      <w:r>
        <w:rPr>
          <w:lang w:val="en-US"/>
        </w:rPr>
        <w:t>winded based on the fluid flow di</w:t>
      </w:r>
      <w:r w:rsidR="001F258C">
        <w:rPr>
          <w:lang w:val="en-US"/>
        </w:rPr>
        <w:t>rection.</w:t>
      </w:r>
      <w:r>
        <w:rPr>
          <w:lang w:val="en-US"/>
        </w:rPr>
        <w:t xml:space="preserve"> </w:t>
      </w:r>
      <w:r w:rsidR="001F258C">
        <w:rPr>
          <w:lang w:val="en-US"/>
        </w:rPr>
        <w:t xml:space="preserve">Mathematically, this can be express in </w:t>
      </w:r>
      <w:r w:rsidR="001F258C">
        <w:rPr>
          <w:lang w:val="en-US"/>
        </w:rPr>
        <w:fldChar w:fldCharType="begin"/>
      </w:r>
      <w:r w:rsidR="001F258C">
        <w:rPr>
          <w:lang w:val="en-US"/>
        </w:rPr>
        <w:instrText xml:space="preserve"> REF _Ref520747442 \r \h </w:instrText>
      </w:r>
      <w:r w:rsidR="001F258C">
        <w:rPr>
          <w:lang w:val="en-US"/>
        </w:rPr>
      </w:r>
      <w:r w:rsidR="001F258C">
        <w:rPr>
          <w:lang w:val="en-US"/>
        </w:rPr>
        <w:fldChar w:fldCharType="separate"/>
      </w:r>
      <w:r w:rsidR="007E2A97">
        <w:rPr>
          <w:lang w:val="en-US"/>
        </w:rPr>
        <w:t>Eq.4</w:t>
      </w:r>
      <w:r w:rsidR="001F258C">
        <w:rPr>
          <w:lang w:val="en-US"/>
        </w:rPr>
        <w:fldChar w:fldCharType="end"/>
      </w:r>
      <w:r w:rsidR="001F258C">
        <w:rPr>
          <w:lang w:val="en-US"/>
        </w:rPr>
        <w:t>.</w:t>
      </w:r>
    </w:p>
    <w:tbl>
      <w:tblPr>
        <w:tblStyle w:val="Grilledutableau"/>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CC329C" w:rsidRPr="00AA3E05" w14:paraId="383299D6" w14:textId="77777777" w:rsidTr="00747C13">
        <w:trPr>
          <w:trHeight w:val="635"/>
        </w:trPr>
        <w:tc>
          <w:tcPr>
            <w:tcW w:w="7943" w:type="dxa"/>
            <w:vAlign w:val="center"/>
          </w:tcPr>
          <w:p w14:paraId="1E714E06" w14:textId="79226625" w:rsidR="00CC329C" w:rsidRPr="00AA3E05" w:rsidRDefault="00CF406E" w:rsidP="0095700A">
            <w:pPr>
              <w:spacing w:before="120" w:after="120"/>
              <w:jc w:val="center"/>
              <w:rPr>
                <w:rFonts w:eastAsia="SimSun"/>
                <w:i/>
                <w:lang w:val="en-US"/>
              </w:rPr>
            </w:pPr>
            <m:oMathPara>
              <m:oMath>
                <m:sSub>
                  <m:sSubPr>
                    <m:ctrlPr>
                      <w:rPr>
                        <w:rFonts w:ascii="Cambria Math" w:eastAsia="SimSun" w:hAnsi="Cambria Math"/>
                        <w:i/>
                        <w:lang w:val="en-US"/>
                      </w:rPr>
                    </m:ctrlPr>
                  </m:sSubPr>
                  <m:e>
                    <m:d>
                      <m:dPr>
                        <m:ctrlPr>
                          <w:rPr>
                            <w:rFonts w:ascii="Cambria Math" w:eastAsia="SimSun" w:hAnsi="Cambria Math"/>
                            <w:i/>
                            <w:lang w:val="en-US"/>
                          </w:rPr>
                        </m:ctrlPr>
                      </m:dPr>
                      <m:e>
                        <m:r>
                          <w:rPr>
                            <w:rFonts w:ascii="Cambria Math" w:eastAsia="SimSun" w:hAnsi="Cambria Math"/>
                            <w:lang w:val="en-US"/>
                          </w:rPr>
                          <m:t>uT</m:t>
                        </m:r>
                      </m:e>
                    </m:d>
                  </m:e>
                  <m:sub>
                    <m:r>
                      <w:rPr>
                        <w:rFonts w:ascii="Cambria Math" w:eastAsia="SimSun" w:hAnsi="Cambria Math"/>
                        <w:lang w:val="en-US"/>
                      </w:rPr>
                      <m:t>e</m:t>
                    </m:r>
                  </m:sub>
                </m:sSub>
                <m:r>
                  <w:rPr>
                    <w:rFonts w:ascii="Cambria Math" w:eastAsia="SimSun" w:hAnsi="Cambria Math"/>
                    <w:lang w:val="en-US"/>
                  </w:rPr>
                  <m:t>=</m:t>
                </m:r>
                <m:sSub>
                  <m:sSubPr>
                    <m:ctrlPr>
                      <w:rPr>
                        <w:rFonts w:ascii="Cambria Math" w:eastAsia="SimSun" w:hAnsi="Cambria Math"/>
                        <w:i/>
                        <w:lang w:val="en-US"/>
                      </w:rPr>
                    </m:ctrlPr>
                  </m:sSubPr>
                  <m:e>
                    <m:r>
                      <w:rPr>
                        <w:rFonts w:ascii="Cambria Math" w:eastAsia="SimSun" w:hAnsi="Cambria Math"/>
                        <w:lang w:val="en-US"/>
                      </w:rPr>
                      <m:t>u</m:t>
                    </m:r>
                  </m:e>
                  <m:sub>
                    <m:r>
                      <w:rPr>
                        <w:rFonts w:ascii="Cambria Math" w:eastAsia="SimSun" w:hAnsi="Cambria Math"/>
                        <w:lang w:val="en-US"/>
                      </w:rPr>
                      <m:t>e</m:t>
                    </m:r>
                  </m:sub>
                </m:sSub>
                <m:d>
                  <m:dPr>
                    <m:begChr m:val="["/>
                    <m:endChr m:val="]"/>
                    <m:ctrlPr>
                      <w:rPr>
                        <w:rFonts w:ascii="Cambria Math" w:eastAsia="SimSun" w:hAnsi="Cambria Math"/>
                        <w:i/>
                        <w:lang w:val="en-US"/>
                      </w:rPr>
                    </m:ctrlPr>
                  </m:dPr>
                  <m:e>
                    <m:r>
                      <w:rPr>
                        <w:rFonts w:ascii="Cambria Math" w:eastAsia="SimSun" w:hAnsi="Cambria Math"/>
                        <w:lang w:val="en-US"/>
                      </w:rPr>
                      <m:t>-</m:t>
                    </m:r>
                    <m:sSub>
                      <m:sSubPr>
                        <m:ctrlPr>
                          <w:rPr>
                            <w:rFonts w:ascii="Cambria Math" w:eastAsia="SimSun" w:hAnsi="Cambria Math"/>
                            <w:i/>
                            <w:lang w:val="en-US"/>
                          </w:rPr>
                        </m:ctrlPr>
                      </m:sSubPr>
                      <m:e>
                        <m:r>
                          <w:rPr>
                            <w:rFonts w:ascii="Cambria Math" w:eastAsia="SimSun" w:hAnsi="Cambria Math"/>
                            <w:lang w:val="en-US"/>
                          </w:rPr>
                          <m:t>T</m:t>
                        </m:r>
                      </m:e>
                      <m:sub>
                        <m:r>
                          <w:rPr>
                            <w:rFonts w:ascii="Cambria Math" w:eastAsia="SimSun" w:hAnsi="Cambria Math"/>
                            <w:lang w:val="en-US"/>
                          </w:rPr>
                          <m:t>P</m:t>
                        </m:r>
                      </m:sub>
                    </m:sSub>
                    <m:f>
                      <m:fPr>
                        <m:ctrlPr>
                          <w:rPr>
                            <w:rFonts w:ascii="Cambria Math" w:eastAsia="SimSun" w:hAnsi="Cambria Math"/>
                            <w:i/>
                            <w:lang w:val="en-US"/>
                          </w:rPr>
                        </m:ctrlPr>
                      </m:fPr>
                      <m:num>
                        <m:r>
                          <w:rPr>
                            <w:rFonts w:ascii="Cambria Math" w:eastAsia="SimSun" w:hAnsi="Cambria Math"/>
                            <w:lang w:val="en-US"/>
                          </w:rPr>
                          <m:t>1-sgn</m:t>
                        </m:r>
                        <m:d>
                          <m:dPr>
                            <m:ctrlPr>
                              <w:rPr>
                                <w:rFonts w:ascii="Cambria Math" w:eastAsia="SimSun" w:hAnsi="Cambria Math"/>
                                <w:i/>
                                <w:lang w:val="en-US"/>
                              </w:rPr>
                            </m:ctrlPr>
                          </m:dPr>
                          <m:e>
                            <m:sSub>
                              <m:sSubPr>
                                <m:ctrlPr>
                                  <w:rPr>
                                    <w:rFonts w:ascii="Cambria Math" w:eastAsia="SimSun" w:hAnsi="Cambria Math"/>
                                    <w:i/>
                                    <w:lang w:val="en-US"/>
                                  </w:rPr>
                                </m:ctrlPr>
                              </m:sSubPr>
                              <m:e>
                                <m:r>
                                  <w:rPr>
                                    <w:rFonts w:ascii="Cambria Math" w:eastAsia="SimSun" w:hAnsi="Cambria Math"/>
                                    <w:lang w:val="en-US"/>
                                  </w:rPr>
                                  <m:t>u</m:t>
                                </m:r>
                              </m:e>
                              <m:sub>
                                <m:r>
                                  <w:rPr>
                                    <w:rFonts w:ascii="Cambria Math" w:eastAsia="SimSun" w:hAnsi="Cambria Math"/>
                                    <w:lang w:val="en-US"/>
                                  </w:rPr>
                                  <m:t>e</m:t>
                                </m:r>
                              </m:sub>
                            </m:sSub>
                          </m:e>
                        </m:d>
                      </m:num>
                      <m:den>
                        <m:r>
                          <w:rPr>
                            <w:rFonts w:ascii="Cambria Math" w:eastAsia="SimSun" w:hAnsi="Cambria Math"/>
                            <w:lang w:val="en-US"/>
                          </w:rPr>
                          <m:t>2</m:t>
                        </m:r>
                      </m:den>
                    </m:f>
                    <m:r>
                      <w:rPr>
                        <w:rFonts w:ascii="Cambria Math" w:eastAsia="SimSun" w:hAnsi="Cambria Math"/>
                        <w:lang w:val="en-US"/>
                      </w:rPr>
                      <m:t>+</m:t>
                    </m:r>
                    <m:sSub>
                      <m:sSubPr>
                        <m:ctrlPr>
                          <w:rPr>
                            <w:rFonts w:ascii="Cambria Math" w:eastAsia="SimSun" w:hAnsi="Cambria Math"/>
                            <w:i/>
                            <w:lang w:val="en-US"/>
                          </w:rPr>
                        </m:ctrlPr>
                      </m:sSubPr>
                      <m:e>
                        <m:r>
                          <w:rPr>
                            <w:rFonts w:ascii="Cambria Math" w:eastAsia="SimSun" w:hAnsi="Cambria Math"/>
                            <w:lang w:val="en-US"/>
                          </w:rPr>
                          <m:t>T</m:t>
                        </m:r>
                      </m:e>
                      <m:sub>
                        <m:r>
                          <w:rPr>
                            <w:rFonts w:ascii="Cambria Math" w:eastAsia="SimSun" w:hAnsi="Cambria Math"/>
                            <w:lang w:val="en-US"/>
                          </w:rPr>
                          <m:t>E</m:t>
                        </m:r>
                      </m:sub>
                    </m:sSub>
                    <m:f>
                      <m:fPr>
                        <m:ctrlPr>
                          <w:rPr>
                            <w:rFonts w:ascii="Cambria Math" w:eastAsia="SimSun" w:hAnsi="Cambria Math"/>
                            <w:i/>
                            <w:lang w:val="en-US"/>
                          </w:rPr>
                        </m:ctrlPr>
                      </m:fPr>
                      <m:num>
                        <m:r>
                          <w:rPr>
                            <w:rFonts w:ascii="Cambria Math" w:eastAsia="SimSun" w:hAnsi="Cambria Math"/>
                            <w:lang w:val="en-US"/>
                          </w:rPr>
                          <m:t>1-sgn</m:t>
                        </m:r>
                        <m:d>
                          <m:dPr>
                            <m:ctrlPr>
                              <w:rPr>
                                <w:rFonts w:ascii="Cambria Math" w:eastAsia="SimSun" w:hAnsi="Cambria Math"/>
                                <w:i/>
                                <w:lang w:val="en-US"/>
                              </w:rPr>
                            </m:ctrlPr>
                          </m:dPr>
                          <m:e>
                            <m:sSub>
                              <m:sSubPr>
                                <m:ctrlPr>
                                  <w:rPr>
                                    <w:rFonts w:ascii="Cambria Math" w:eastAsia="SimSun" w:hAnsi="Cambria Math"/>
                                    <w:i/>
                                    <w:lang w:val="en-US"/>
                                  </w:rPr>
                                </m:ctrlPr>
                              </m:sSubPr>
                              <m:e>
                                <m:r>
                                  <w:rPr>
                                    <w:rFonts w:ascii="Cambria Math" w:eastAsia="SimSun" w:hAnsi="Cambria Math"/>
                                    <w:lang w:val="en-US"/>
                                  </w:rPr>
                                  <m:t>u</m:t>
                                </m:r>
                              </m:e>
                              <m:sub>
                                <m:r>
                                  <w:rPr>
                                    <w:rFonts w:ascii="Cambria Math" w:eastAsia="SimSun" w:hAnsi="Cambria Math"/>
                                    <w:lang w:val="en-US"/>
                                  </w:rPr>
                                  <m:t>e</m:t>
                                </m:r>
                              </m:sub>
                            </m:sSub>
                          </m:e>
                        </m:d>
                      </m:num>
                      <m:den>
                        <m:r>
                          <w:rPr>
                            <w:rFonts w:ascii="Cambria Math" w:eastAsia="SimSun" w:hAnsi="Cambria Math"/>
                            <w:lang w:val="en-US"/>
                          </w:rPr>
                          <m:t>2</m:t>
                        </m:r>
                      </m:den>
                    </m:f>
                    <m:r>
                      <w:rPr>
                        <w:rFonts w:ascii="Cambria Math" w:eastAsia="SimSun" w:hAnsi="Cambria Math"/>
                        <w:lang w:val="en-US"/>
                      </w:rPr>
                      <m:t>+</m:t>
                    </m:r>
                    <m:sSub>
                      <m:sSubPr>
                        <m:ctrlPr>
                          <w:rPr>
                            <w:rFonts w:ascii="Cambria Math" w:eastAsia="SimSun" w:hAnsi="Cambria Math"/>
                            <w:i/>
                            <w:lang w:val="en-US"/>
                          </w:rPr>
                        </m:ctrlPr>
                      </m:sSubPr>
                      <m:e>
                        <m:r>
                          <w:rPr>
                            <w:rFonts w:ascii="Cambria Math" w:eastAsia="SimSun" w:hAnsi="Cambria Math"/>
                            <w:lang w:val="en-US"/>
                          </w:rPr>
                          <m:t>T</m:t>
                        </m:r>
                      </m:e>
                      <m:sub>
                        <m:r>
                          <w:rPr>
                            <w:rFonts w:ascii="Cambria Math" w:eastAsia="SimSun" w:hAnsi="Cambria Math"/>
                            <w:lang w:val="en-US"/>
                          </w:rPr>
                          <m:t>P</m:t>
                        </m:r>
                      </m:sub>
                    </m:sSub>
                  </m:e>
                </m:d>
              </m:oMath>
            </m:oMathPara>
          </w:p>
        </w:tc>
        <w:tc>
          <w:tcPr>
            <w:tcW w:w="1096" w:type="dxa"/>
            <w:vAlign w:val="center"/>
          </w:tcPr>
          <w:p w14:paraId="7BCB1005" w14:textId="77777777" w:rsidR="00CC329C" w:rsidRPr="00752916" w:rsidRDefault="00CC329C" w:rsidP="00747C13">
            <w:pPr>
              <w:pStyle w:val="Lgende"/>
              <w:numPr>
                <w:ilvl w:val="0"/>
                <w:numId w:val="5"/>
              </w:numPr>
              <w:spacing w:before="120" w:after="120"/>
              <w:rPr>
                <w:rFonts w:ascii="Times New Roman" w:eastAsia="Times New Roman" w:hAnsi="Times New Roman"/>
                <w:sz w:val="22"/>
                <w:szCs w:val="22"/>
                <w:lang w:val="en-US"/>
              </w:rPr>
            </w:pPr>
            <w:bookmarkStart w:id="3" w:name="_Ref520747442"/>
            <w:r>
              <w:rPr>
                <w:rFonts w:ascii="Times New Roman" w:eastAsia="Times New Roman" w:hAnsi="Times New Roman"/>
                <w:sz w:val="22"/>
                <w:szCs w:val="22"/>
                <w:lang w:val="en-US"/>
              </w:rPr>
              <w:t xml:space="preserve"> </w:t>
            </w:r>
            <w:bookmarkEnd w:id="3"/>
          </w:p>
        </w:tc>
      </w:tr>
    </w:tbl>
    <w:p w14:paraId="131261DA" w14:textId="74864CA7" w:rsidR="00814ADA" w:rsidRPr="00CC329C" w:rsidRDefault="00814ADA" w:rsidP="00AD2EE6">
      <w:pPr>
        <w:spacing w:after="0"/>
        <w:jc w:val="both"/>
        <w:rPr>
          <w:lang w:val="en-US"/>
        </w:rPr>
      </w:pPr>
      <w:r w:rsidRPr="00CC329C">
        <w:rPr>
          <w:lang w:val="en-US"/>
        </w:rPr>
        <w:t>This yields</w:t>
      </w:r>
      <w:r w:rsidR="00CC329C" w:rsidRPr="00CC329C">
        <w:rPr>
          <w:lang w:val="en-US"/>
        </w:rPr>
        <w:t xml:space="preserve"> the discretization form of</w:t>
      </w:r>
      <w:r w:rsidR="001524F3">
        <w:rPr>
          <w:lang w:val="en-US"/>
        </w:rPr>
        <w:t xml:space="preserve"> </w:t>
      </w:r>
      <w:r w:rsidR="001524F3">
        <w:fldChar w:fldCharType="begin"/>
      </w:r>
      <w:r w:rsidR="001524F3">
        <w:rPr>
          <w:lang w:val="en-US"/>
        </w:rPr>
        <w:instrText xml:space="preserve"> REF _Ref520906232 \r \h </w:instrText>
      </w:r>
      <w:r w:rsidR="001524F3">
        <w:fldChar w:fldCharType="separate"/>
      </w:r>
      <w:r w:rsidR="007E2A97">
        <w:rPr>
          <w:lang w:val="en-US"/>
        </w:rPr>
        <w:t>Eq.3</w:t>
      </w:r>
      <w:r w:rsidR="001524F3">
        <w:fldChar w:fldCharType="end"/>
      </w:r>
      <w:r w:rsidRPr="00CC329C">
        <w:rPr>
          <w:lang w:val="en-US"/>
        </w:rPr>
        <w:t>:</w:t>
      </w:r>
    </w:p>
    <w:tbl>
      <w:tblPr>
        <w:tblStyle w:val="Grilledutableau"/>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760858" w:rsidRPr="00AA0911" w14:paraId="43624CD6" w14:textId="77777777" w:rsidTr="006D204F">
        <w:trPr>
          <w:trHeight w:val="635"/>
        </w:trPr>
        <w:tc>
          <w:tcPr>
            <w:tcW w:w="7943" w:type="dxa"/>
          </w:tcPr>
          <w:p w14:paraId="307D1413" w14:textId="660ABDAD" w:rsidR="00760858" w:rsidRPr="003B2442" w:rsidRDefault="00CF406E" w:rsidP="00A36BDF">
            <w:pPr>
              <w:spacing w:before="120" w:after="120"/>
              <w:jc w:val="center"/>
              <w:rPr>
                <w:rFonts w:eastAsia="SimSun"/>
                <w:i/>
                <w:lang w:val="en-US"/>
              </w:rPr>
            </w:pPr>
            <m:oMathPara>
              <m:oMath>
                <m:d>
                  <m:dPr>
                    <m:ctrlPr>
                      <w:rPr>
                        <w:rFonts w:ascii="Cambria Math" w:eastAsia="SimSun" w:hAnsi="Cambria Math"/>
                        <w:i/>
                        <w:lang w:val="en-US"/>
                      </w:rPr>
                    </m:ctrlPr>
                  </m:dPr>
                  <m:e>
                    <m:sSub>
                      <m:sSubPr>
                        <m:ctrlPr>
                          <w:rPr>
                            <w:rFonts w:ascii="Cambria Math" w:eastAsia="SimSun" w:hAnsi="Cambria Math"/>
                            <w:i/>
                            <w:lang w:val="en-US"/>
                          </w:rPr>
                        </m:ctrlPr>
                      </m:sSubPr>
                      <m:e>
                        <m:r>
                          <w:rPr>
                            <w:rFonts w:ascii="Cambria Math" w:eastAsia="SimSun" w:hAnsi="Cambria Math"/>
                            <w:lang w:val="en-US"/>
                          </w:rPr>
                          <m:t>a</m:t>
                        </m:r>
                      </m:e>
                      <m:sub>
                        <m:r>
                          <w:rPr>
                            <w:rFonts w:ascii="Cambria Math" w:eastAsia="SimSun" w:hAnsi="Cambria Math"/>
                            <w:lang w:val="en-US"/>
                          </w:rPr>
                          <m:t>e</m:t>
                        </m:r>
                      </m:sub>
                    </m:sSub>
                    <m:r>
                      <w:rPr>
                        <w:rFonts w:ascii="Cambria Math" w:eastAsia="SimSun" w:hAnsi="Cambria Math"/>
                        <w:lang w:val="en-US"/>
                      </w:rPr>
                      <m:t>+</m:t>
                    </m:r>
                    <m:sSub>
                      <m:sSubPr>
                        <m:ctrlPr>
                          <w:rPr>
                            <w:rFonts w:ascii="Cambria Math" w:eastAsia="SimSun" w:hAnsi="Cambria Math"/>
                            <w:i/>
                            <w:lang w:val="en-US"/>
                          </w:rPr>
                        </m:ctrlPr>
                      </m:sSubPr>
                      <m:e>
                        <m:r>
                          <w:rPr>
                            <w:rFonts w:ascii="Cambria Math" w:eastAsia="SimSun" w:hAnsi="Cambria Math"/>
                            <w:lang w:val="en-US"/>
                          </w:rPr>
                          <m:t>a</m:t>
                        </m:r>
                      </m:e>
                      <m:sub>
                        <m:r>
                          <w:rPr>
                            <w:rFonts w:ascii="Cambria Math" w:eastAsia="SimSun" w:hAnsi="Cambria Math"/>
                            <w:lang w:val="en-US"/>
                          </w:rPr>
                          <m:t>w</m:t>
                        </m:r>
                      </m:sub>
                    </m:sSub>
                    <m:r>
                      <w:rPr>
                        <w:rFonts w:ascii="Cambria Math" w:eastAsia="SimSun" w:hAnsi="Cambria Math"/>
                        <w:lang w:val="en-US"/>
                      </w:rPr>
                      <m:t>+</m:t>
                    </m:r>
                    <m:sSub>
                      <m:sSubPr>
                        <m:ctrlPr>
                          <w:rPr>
                            <w:rFonts w:ascii="Cambria Math" w:eastAsia="SimSun" w:hAnsi="Cambria Math"/>
                            <w:i/>
                            <w:lang w:val="en-US"/>
                          </w:rPr>
                        </m:ctrlPr>
                      </m:sSubPr>
                      <m:e>
                        <m:r>
                          <w:rPr>
                            <w:rFonts w:ascii="Cambria Math" w:eastAsia="SimSun" w:hAnsi="Cambria Math"/>
                            <w:lang w:val="en-US"/>
                          </w:rPr>
                          <m:t>a</m:t>
                        </m:r>
                      </m:e>
                      <m:sub>
                        <m:r>
                          <w:rPr>
                            <w:rFonts w:ascii="Cambria Math" w:eastAsia="SimSun" w:hAnsi="Cambria Math"/>
                            <w:lang w:val="en-US"/>
                          </w:rPr>
                          <m:t>n</m:t>
                        </m:r>
                      </m:sub>
                    </m:sSub>
                    <m:r>
                      <w:rPr>
                        <w:rFonts w:ascii="Cambria Math" w:eastAsia="SimSun" w:hAnsi="Cambria Math"/>
                        <w:lang w:val="en-US"/>
                      </w:rPr>
                      <m:t>+</m:t>
                    </m:r>
                    <m:sSub>
                      <m:sSubPr>
                        <m:ctrlPr>
                          <w:rPr>
                            <w:rFonts w:ascii="Cambria Math" w:eastAsia="SimSun" w:hAnsi="Cambria Math"/>
                            <w:i/>
                            <w:lang w:val="en-US"/>
                          </w:rPr>
                        </m:ctrlPr>
                      </m:sSubPr>
                      <m:e>
                        <m:r>
                          <w:rPr>
                            <w:rFonts w:ascii="Cambria Math" w:eastAsia="SimSun" w:hAnsi="Cambria Math"/>
                            <w:lang w:val="en-US"/>
                          </w:rPr>
                          <m:t>a</m:t>
                        </m:r>
                      </m:e>
                      <m:sub>
                        <m:r>
                          <w:rPr>
                            <w:rFonts w:ascii="Cambria Math" w:eastAsia="SimSun" w:hAnsi="Cambria Math"/>
                            <w:lang w:val="en-US"/>
                          </w:rPr>
                          <m:t>s</m:t>
                        </m:r>
                      </m:sub>
                    </m:sSub>
                  </m:e>
                </m:d>
                <m:sSub>
                  <m:sSubPr>
                    <m:ctrlPr>
                      <w:rPr>
                        <w:rFonts w:ascii="Cambria Math" w:eastAsia="SimSun" w:hAnsi="Cambria Math"/>
                        <w:i/>
                        <w:lang w:val="en-US"/>
                      </w:rPr>
                    </m:ctrlPr>
                  </m:sSubPr>
                  <m:e>
                    <m:r>
                      <w:rPr>
                        <w:rFonts w:ascii="Cambria Math" w:eastAsia="SimSun" w:hAnsi="Cambria Math"/>
                        <w:lang w:val="en-US"/>
                      </w:rPr>
                      <m:t>T</m:t>
                    </m:r>
                  </m:e>
                  <m:sub>
                    <m:r>
                      <w:rPr>
                        <w:rFonts w:ascii="Cambria Math" w:eastAsia="SimSun" w:hAnsi="Cambria Math"/>
                        <w:lang w:val="en-US"/>
                      </w:rPr>
                      <m:t>P</m:t>
                    </m:r>
                  </m:sub>
                </m:sSub>
                <m:r>
                  <w:rPr>
                    <w:rFonts w:ascii="Cambria Math" w:eastAsia="SimSun" w:hAnsi="Cambria Math"/>
                    <w:lang w:val="en-US"/>
                  </w:rPr>
                  <m:t>-</m:t>
                </m:r>
                <m:sSub>
                  <m:sSubPr>
                    <m:ctrlPr>
                      <w:rPr>
                        <w:rFonts w:ascii="Cambria Math" w:eastAsia="SimSun" w:hAnsi="Cambria Math"/>
                        <w:i/>
                        <w:lang w:val="en-US"/>
                      </w:rPr>
                    </m:ctrlPr>
                  </m:sSubPr>
                  <m:e>
                    <m:r>
                      <w:rPr>
                        <w:rFonts w:ascii="Cambria Math" w:eastAsia="SimSun" w:hAnsi="Cambria Math"/>
                        <w:lang w:val="en-US"/>
                      </w:rPr>
                      <m:t>a</m:t>
                    </m:r>
                  </m:e>
                  <m:sub>
                    <m:r>
                      <w:rPr>
                        <w:rFonts w:ascii="Cambria Math" w:eastAsia="SimSun" w:hAnsi="Cambria Math"/>
                        <w:lang w:val="en-US"/>
                      </w:rPr>
                      <m:t>e</m:t>
                    </m:r>
                  </m:sub>
                </m:sSub>
                <m:sSub>
                  <m:sSubPr>
                    <m:ctrlPr>
                      <w:rPr>
                        <w:rFonts w:ascii="Cambria Math" w:eastAsia="SimSun" w:hAnsi="Cambria Math"/>
                        <w:i/>
                        <w:lang w:val="en-US"/>
                      </w:rPr>
                    </m:ctrlPr>
                  </m:sSubPr>
                  <m:e>
                    <m:r>
                      <w:rPr>
                        <w:rFonts w:ascii="Cambria Math" w:eastAsia="SimSun" w:hAnsi="Cambria Math"/>
                        <w:lang w:val="en-US"/>
                      </w:rPr>
                      <m:t>T</m:t>
                    </m:r>
                  </m:e>
                  <m:sub>
                    <m:r>
                      <w:rPr>
                        <w:rFonts w:ascii="Cambria Math" w:eastAsia="SimSun" w:hAnsi="Cambria Math"/>
                        <w:lang w:val="en-US"/>
                      </w:rPr>
                      <m:t>E</m:t>
                    </m:r>
                  </m:sub>
                </m:sSub>
                <m:r>
                  <w:rPr>
                    <w:rFonts w:ascii="Cambria Math" w:eastAsia="SimSun" w:hAnsi="Cambria Math"/>
                    <w:lang w:val="en-US"/>
                  </w:rPr>
                  <m:t>-</m:t>
                </m:r>
                <m:sSub>
                  <m:sSubPr>
                    <m:ctrlPr>
                      <w:rPr>
                        <w:rFonts w:ascii="Cambria Math" w:eastAsia="SimSun" w:hAnsi="Cambria Math"/>
                        <w:i/>
                        <w:lang w:val="en-US"/>
                      </w:rPr>
                    </m:ctrlPr>
                  </m:sSubPr>
                  <m:e>
                    <m:r>
                      <w:rPr>
                        <w:rFonts w:ascii="Cambria Math" w:eastAsia="SimSun" w:hAnsi="Cambria Math"/>
                        <w:lang w:val="en-US"/>
                      </w:rPr>
                      <m:t>a</m:t>
                    </m:r>
                  </m:e>
                  <m:sub>
                    <m:r>
                      <w:rPr>
                        <w:rFonts w:ascii="Cambria Math" w:eastAsia="SimSun" w:hAnsi="Cambria Math"/>
                        <w:lang w:val="en-US"/>
                      </w:rPr>
                      <m:t>w</m:t>
                    </m:r>
                  </m:sub>
                </m:sSub>
                <m:sSub>
                  <m:sSubPr>
                    <m:ctrlPr>
                      <w:rPr>
                        <w:rFonts w:ascii="Cambria Math" w:eastAsia="SimSun" w:hAnsi="Cambria Math"/>
                        <w:i/>
                        <w:lang w:val="en-US"/>
                      </w:rPr>
                    </m:ctrlPr>
                  </m:sSubPr>
                  <m:e>
                    <m:r>
                      <w:rPr>
                        <w:rFonts w:ascii="Cambria Math" w:eastAsia="SimSun" w:hAnsi="Cambria Math"/>
                        <w:lang w:val="en-US"/>
                      </w:rPr>
                      <m:t>T</m:t>
                    </m:r>
                  </m:e>
                  <m:sub>
                    <m:r>
                      <w:rPr>
                        <w:rFonts w:ascii="Cambria Math" w:eastAsia="SimSun" w:hAnsi="Cambria Math"/>
                        <w:lang w:val="en-US"/>
                      </w:rPr>
                      <m:t>W</m:t>
                    </m:r>
                  </m:sub>
                </m:sSub>
                <m:r>
                  <w:rPr>
                    <w:rFonts w:ascii="Cambria Math" w:eastAsia="SimSun" w:hAnsi="Cambria Math"/>
                    <w:lang w:val="en-US"/>
                  </w:rPr>
                  <m:t>-</m:t>
                </m:r>
                <m:sSub>
                  <m:sSubPr>
                    <m:ctrlPr>
                      <w:rPr>
                        <w:rFonts w:ascii="Cambria Math" w:eastAsia="SimSun" w:hAnsi="Cambria Math"/>
                        <w:i/>
                        <w:lang w:val="en-US"/>
                      </w:rPr>
                    </m:ctrlPr>
                  </m:sSubPr>
                  <m:e>
                    <m:r>
                      <w:rPr>
                        <w:rFonts w:ascii="Cambria Math" w:eastAsia="SimSun" w:hAnsi="Cambria Math"/>
                        <w:lang w:val="en-US"/>
                      </w:rPr>
                      <m:t>a</m:t>
                    </m:r>
                  </m:e>
                  <m:sub>
                    <m:r>
                      <w:rPr>
                        <w:rFonts w:ascii="Cambria Math" w:eastAsia="SimSun" w:hAnsi="Cambria Math"/>
                        <w:lang w:val="en-US"/>
                      </w:rPr>
                      <m:t>n</m:t>
                    </m:r>
                  </m:sub>
                </m:sSub>
                <m:sSub>
                  <m:sSubPr>
                    <m:ctrlPr>
                      <w:rPr>
                        <w:rFonts w:ascii="Cambria Math" w:eastAsia="SimSun" w:hAnsi="Cambria Math"/>
                        <w:i/>
                        <w:lang w:val="en-US"/>
                      </w:rPr>
                    </m:ctrlPr>
                  </m:sSubPr>
                  <m:e>
                    <m:r>
                      <w:rPr>
                        <w:rFonts w:ascii="Cambria Math" w:eastAsia="SimSun" w:hAnsi="Cambria Math"/>
                        <w:lang w:val="en-US"/>
                      </w:rPr>
                      <m:t>T</m:t>
                    </m:r>
                  </m:e>
                  <m:sub>
                    <m:r>
                      <w:rPr>
                        <w:rFonts w:ascii="Cambria Math" w:eastAsia="SimSun" w:hAnsi="Cambria Math"/>
                        <w:lang w:val="en-US"/>
                      </w:rPr>
                      <m:t>N</m:t>
                    </m:r>
                  </m:sub>
                </m:sSub>
                <m:r>
                  <w:rPr>
                    <w:rFonts w:ascii="Cambria Math" w:eastAsia="SimSun" w:hAnsi="Cambria Math"/>
                    <w:lang w:val="en-US"/>
                  </w:rPr>
                  <m:t>-</m:t>
                </m:r>
                <m:sSub>
                  <m:sSubPr>
                    <m:ctrlPr>
                      <w:rPr>
                        <w:rFonts w:ascii="Cambria Math" w:eastAsia="SimSun" w:hAnsi="Cambria Math"/>
                        <w:i/>
                        <w:lang w:val="en-US"/>
                      </w:rPr>
                    </m:ctrlPr>
                  </m:sSubPr>
                  <m:e>
                    <m:r>
                      <w:rPr>
                        <w:rFonts w:ascii="Cambria Math" w:eastAsia="SimSun" w:hAnsi="Cambria Math"/>
                        <w:lang w:val="en-US"/>
                      </w:rPr>
                      <m:t>a</m:t>
                    </m:r>
                  </m:e>
                  <m:sub>
                    <m:r>
                      <w:rPr>
                        <w:rFonts w:ascii="Cambria Math" w:eastAsia="SimSun" w:hAnsi="Cambria Math"/>
                        <w:lang w:val="en-US"/>
                      </w:rPr>
                      <m:t>s</m:t>
                    </m:r>
                  </m:sub>
                </m:sSub>
                <m:sSub>
                  <m:sSubPr>
                    <m:ctrlPr>
                      <w:rPr>
                        <w:rFonts w:ascii="Cambria Math" w:eastAsia="SimSun" w:hAnsi="Cambria Math"/>
                        <w:i/>
                        <w:lang w:val="en-US"/>
                      </w:rPr>
                    </m:ctrlPr>
                  </m:sSubPr>
                  <m:e>
                    <m:r>
                      <w:rPr>
                        <w:rFonts w:ascii="Cambria Math" w:eastAsia="SimSun" w:hAnsi="Cambria Math"/>
                        <w:lang w:val="en-US"/>
                      </w:rPr>
                      <m:t>T</m:t>
                    </m:r>
                  </m:e>
                  <m:sub>
                    <m:r>
                      <w:rPr>
                        <w:rFonts w:ascii="Cambria Math" w:eastAsia="SimSun" w:hAnsi="Cambria Math"/>
                        <w:lang w:val="en-US"/>
                      </w:rPr>
                      <m:t>S</m:t>
                    </m:r>
                  </m:sub>
                </m:sSub>
                <m:r>
                  <w:rPr>
                    <w:rFonts w:ascii="Cambria Math" w:eastAsia="SimSun" w:hAnsi="Cambria Math"/>
                    <w:lang w:val="en-US"/>
                  </w:rPr>
                  <m:t>-</m:t>
                </m:r>
                <m:sSub>
                  <m:sSubPr>
                    <m:ctrlPr>
                      <w:rPr>
                        <w:rFonts w:ascii="Cambria Math" w:eastAsia="SimSun" w:hAnsi="Cambria Math"/>
                        <w:i/>
                        <w:lang w:val="en-US"/>
                      </w:rPr>
                    </m:ctrlPr>
                  </m:sSubPr>
                  <m:e>
                    <m:r>
                      <w:rPr>
                        <w:rFonts w:ascii="Cambria Math" w:eastAsia="SimSun" w:hAnsi="Cambria Math"/>
                        <w:lang w:val="en-US"/>
                      </w:rPr>
                      <m:t>a</m:t>
                    </m:r>
                  </m:e>
                  <m:sub>
                    <m:r>
                      <w:rPr>
                        <w:rFonts w:ascii="Cambria Math" w:eastAsia="SimSun" w:hAnsi="Cambria Math"/>
                        <w:lang w:val="en-US"/>
                      </w:rPr>
                      <m:t>P</m:t>
                    </m:r>
                  </m:sub>
                </m:sSub>
                <m:r>
                  <w:rPr>
                    <w:rFonts w:ascii="Cambria Math" w:eastAsia="SimSun" w:hAnsi="Cambria Math"/>
                    <w:lang w:val="en-US"/>
                  </w:rPr>
                  <m:t>(</m:t>
                </m:r>
                <m:sSub>
                  <m:sSubPr>
                    <m:ctrlPr>
                      <w:rPr>
                        <w:rFonts w:ascii="Cambria Math" w:eastAsia="SimSun" w:hAnsi="Cambria Math"/>
                        <w:i/>
                        <w:lang w:val="en-US"/>
                      </w:rPr>
                    </m:ctrlPr>
                  </m:sSubPr>
                  <m:e>
                    <m:r>
                      <w:rPr>
                        <w:rFonts w:ascii="Cambria Math" w:eastAsia="SimSun" w:hAnsi="Cambria Math"/>
                        <w:lang w:val="en-US"/>
                      </w:rPr>
                      <m:t>T</m:t>
                    </m:r>
                  </m:e>
                  <m:sub>
                    <m:r>
                      <w:rPr>
                        <w:rFonts w:ascii="Cambria Math" w:eastAsia="SimSun" w:hAnsi="Cambria Math"/>
                        <w:lang w:val="en-US"/>
                      </w:rPr>
                      <m:t>N</m:t>
                    </m:r>
                  </m:sub>
                </m:sSub>
                <m:r>
                  <w:rPr>
                    <w:rFonts w:ascii="Cambria Math" w:eastAsia="SimSun" w:hAnsi="Cambria Math"/>
                    <w:lang w:val="en-US"/>
                  </w:rPr>
                  <m:t>-</m:t>
                </m:r>
                <m:sSub>
                  <m:sSubPr>
                    <m:ctrlPr>
                      <w:rPr>
                        <w:rFonts w:ascii="Cambria Math" w:eastAsia="SimSun" w:hAnsi="Cambria Math"/>
                        <w:i/>
                        <w:lang w:val="en-US"/>
                      </w:rPr>
                    </m:ctrlPr>
                  </m:sSubPr>
                  <m:e>
                    <m:r>
                      <w:rPr>
                        <w:rFonts w:ascii="Cambria Math" w:eastAsia="SimSun" w:hAnsi="Cambria Math"/>
                        <w:lang w:val="en-US"/>
                      </w:rPr>
                      <m:t>T</m:t>
                    </m:r>
                  </m:e>
                  <m:sub>
                    <m:r>
                      <w:rPr>
                        <w:rFonts w:ascii="Cambria Math" w:eastAsia="SimSun" w:hAnsi="Cambria Math"/>
                        <w:lang w:val="en-US"/>
                      </w:rPr>
                      <m:t>S</m:t>
                    </m:r>
                  </m:sub>
                </m:sSub>
                <m:r>
                  <w:rPr>
                    <w:rFonts w:ascii="Cambria Math" w:eastAsia="SimSun" w:hAnsi="Cambria Math"/>
                    <w:lang w:val="en-US"/>
                  </w:rPr>
                  <m:t>)=</m:t>
                </m:r>
                <m:f>
                  <m:fPr>
                    <m:ctrlPr>
                      <w:rPr>
                        <w:rFonts w:ascii="Cambria Math" w:eastAsia="SimSun" w:hAnsi="Cambria Math"/>
                        <w:i/>
                        <w:lang w:val="en-US"/>
                      </w:rPr>
                    </m:ctrlPr>
                  </m:fPr>
                  <m:num>
                    <m:r>
                      <w:rPr>
                        <w:rFonts w:ascii="Cambria Math" w:eastAsia="SimSun" w:hAnsi="Cambria Math"/>
                        <w:lang w:val="en-US"/>
                      </w:rPr>
                      <m:t>λ</m:t>
                    </m:r>
                  </m:num>
                  <m:den>
                    <m:sSub>
                      <m:sSubPr>
                        <m:ctrlPr>
                          <w:rPr>
                            <w:rFonts w:ascii="Cambria Math" w:hAnsi="Cambria Math"/>
                            <w:i/>
                          </w:rPr>
                        </m:ctrlPr>
                      </m:sSubPr>
                      <m:e>
                        <m:r>
                          <w:rPr>
                            <w:rFonts w:ascii="Cambria Math" w:hAnsi="Cambria Math"/>
                          </w:rPr>
                          <m:t>ρ</m:t>
                        </m:r>
                      </m:e>
                      <m:sub>
                        <m:r>
                          <w:rPr>
                            <w:rFonts w:ascii="Cambria Math" w:hAnsi="Cambria Math"/>
                          </w:rPr>
                          <m:t>0</m:t>
                        </m:r>
                      </m:sub>
                    </m:sSub>
                    <m:sSub>
                      <m:sSubPr>
                        <m:ctrlPr>
                          <w:rPr>
                            <w:rFonts w:ascii="Cambria Math" w:hAnsi="Cambria Math"/>
                            <w:i/>
                          </w:rPr>
                        </m:ctrlPr>
                      </m:sSubPr>
                      <m:e>
                        <m:r>
                          <w:rPr>
                            <w:rFonts w:ascii="Cambria Math" w:hAnsi="Cambria Math"/>
                          </w:rPr>
                          <m:t>C</m:t>
                        </m:r>
                      </m:e>
                      <m:sub>
                        <m:r>
                          <w:rPr>
                            <w:rFonts w:ascii="Cambria Math" w:hAnsi="Cambria Math"/>
                          </w:rPr>
                          <m:t>p</m:t>
                        </m:r>
                      </m:sub>
                    </m:sSub>
                    <m:sSubSup>
                      <m:sSubSupPr>
                        <m:ctrlPr>
                          <w:rPr>
                            <w:rFonts w:ascii="Cambria Math" w:hAnsi="Cambria Math"/>
                            <w:i/>
                            <w:sz w:val="20"/>
                          </w:rPr>
                        </m:ctrlPr>
                      </m:sSubSupPr>
                      <m:e>
                        <m:r>
                          <w:rPr>
                            <w:rFonts w:ascii="Cambria Math" w:hAnsi="Cambria Math"/>
                            <w:sz w:val="20"/>
                          </w:rPr>
                          <m:t>h</m:t>
                        </m:r>
                      </m:e>
                      <m:sub>
                        <m:r>
                          <w:rPr>
                            <w:rFonts w:ascii="Cambria Math" w:hAnsi="Cambria Math"/>
                            <w:sz w:val="20"/>
                          </w:rPr>
                          <m:t>P</m:t>
                        </m:r>
                      </m:sub>
                      <m:sup>
                        <m:r>
                          <w:rPr>
                            <w:rFonts w:ascii="Cambria Math" w:hAnsi="Cambria Math"/>
                            <w:sz w:val="20"/>
                          </w:rPr>
                          <m:t>2</m:t>
                        </m:r>
                      </m:sup>
                    </m:sSubSup>
                  </m:den>
                </m:f>
                <m:d>
                  <m:dPr>
                    <m:ctrlPr>
                      <w:rPr>
                        <w:rFonts w:ascii="Cambria Math" w:eastAsia="SimSun" w:hAnsi="Cambria Math"/>
                        <w:i/>
                        <w:lang w:val="en-US"/>
                      </w:rPr>
                    </m:ctrlPr>
                  </m:dPr>
                  <m:e>
                    <m:sSub>
                      <m:sSubPr>
                        <m:ctrlPr>
                          <w:rPr>
                            <w:rFonts w:ascii="Cambria Math" w:eastAsia="SimSun" w:hAnsi="Cambria Math"/>
                            <w:i/>
                            <w:lang w:val="en-US"/>
                          </w:rPr>
                        </m:ctrlPr>
                      </m:sSubPr>
                      <m:e>
                        <m:r>
                          <w:rPr>
                            <w:rFonts w:ascii="Cambria Math" w:eastAsia="SimSun" w:hAnsi="Cambria Math"/>
                            <w:lang w:val="en-US"/>
                          </w:rPr>
                          <m:t>T</m:t>
                        </m:r>
                      </m:e>
                      <m:sub>
                        <m:r>
                          <w:rPr>
                            <w:rFonts w:ascii="Cambria Math" w:eastAsia="SimSun" w:hAnsi="Cambria Math"/>
                            <w:lang w:val="en-US"/>
                          </w:rPr>
                          <m:t>N</m:t>
                        </m:r>
                      </m:sub>
                    </m:sSub>
                    <m:r>
                      <w:rPr>
                        <w:rFonts w:ascii="Cambria Math" w:eastAsia="SimSun" w:hAnsi="Cambria Math"/>
                        <w:lang w:val="en-US"/>
                      </w:rPr>
                      <m:t>-2</m:t>
                    </m:r>
                    <m:sSub>
                      <m:sSubPr>
                        <m:ctrlPr>
                          <w:rPr>
                            <w:rFonts w:ascii="Cambria Math" w:eastAsia="SimSun" w:hAnsi="Cambria Math"/>
                            <w:i/>
                            <w:lang w:val="en-US"/>
                          </w:rPr>
                        </m:ctrlPr>
                      </m:sSubPr>
                      <m:e>
                        <m:r>
                          <w:rPr>
                            <w:rFonts w:ascii="Cambria Math" w:eastAsia="SimSun" w:hAnsi="Cambria Math"/>
                            <w:lang w:val="en-US"/>
                          </w:rPr>
                          <m:t>T</m:t>
                        </m:r>
                      </m:e>
                      <m:sub>
                        <m:r>
                          <w:rPr>
                            <w:rFonts w:ascii="Cambria Math" w:eastAsia="SimSun" w:hAnsi="Cambria Math"/>
                            <w:lang w:val="en-US"/>
                          </w:rPr>
                          <m:t>P</m:t>
                        </m:r>
                      </m:sub>
                    </m:sSub>
                    <m:r>
                      <w:rPr>
                        <w:rFonts w:ascii="Cambria Math" w:eastAsia="SimSun" w:hAnsi="Cambria Math"/>
                        <w:lang w:val="en-US"/>
                      </w:rPr>
                      <m:t>+</m:t>
                    </m:r>
                    <m:sSub>
                      <m:sSubPr>
                        <m:ctrlPr>
                          <w:rPr>
                            <w:rFonts w:ascii="Cambria Math" w:eastAsia="SimSun" w:hAnsi="Cambria Math"/>
                            <w:i/>
                            <w:lang w:val="en-US"/>
                          </w:rPr>
                        </m:ctrlPr>
                      </m:sSubPr>
                      <m:e>
                        <m:r>
                          <w:rPr>
                            <w:rFonts w:ascii="Cambria Math" w:eastAsia="SimSun" w:hAnsi="Cambria Math"/>
                            <w:lang w:val="en-US"/>
                          </w:rPr>
                          <m:t>T</m:t>
                        </m:r>
                      </m:e>
                      <m:sub>
                        <m:r>
                          <w:rPr>
                            <w:rFonts w:ascii="Cambria Math" w:eastAsia="SimSun" w:hAnsi="Cambria Math"/>
                            <w:lang w:val="en-US"/>
                          </w:rPr>
                          <m:t>S</m:t>
                        </m:r>
                      </m:sub>
                    </m:sSub>
                  </m:e>
                </m:d>
                <m:f>
                  <m:fPr>
                    <m:ctrlPr>
                      <w:rPr>
                        <w:rFonts w:ascii="Cambria Math" w:eastAsia="SimSun" w:hAnsi="Cambria Math"/>
                        <w:i/>
                        <w:lang w:val="en-US"/>
                      </w:rPr>
                    </m:ctrlPr>
                  </m:fPr>
                  <m:num>
                    <m:r>
                      <w:rPr>
                        <w:rFonts w:ascii="Cambria Math" w:eastAsia="SimSun" w:hAnsi="Cambria Math"/>
                        <w:lang w:val="en-US"/>
                      </w:rPr>
                      <m:t>∆x</m:t>
                    </m:r>
                  </m:num>
                  <m:den>
                    <m:r>
                      <w:rPr>
                        <w:rFonts w:ascii="Cambria Math" w:eastAsia="SimSun" w:hAnsi="Cambria Math"/>
                        <w:lang w:val="en-US"/>
                      </w:rPr>
                      <m:t>∆</m:t>
                    </m:r>
                    <m:acc>
                      <m:accPr>
                        <m:chr m:val="̅"/>
                        <m:ctrlPr>
                          <w:rPr>
                            <w:rFonts w:ascii="Cambria Math" w:eastAsia="SimSun" w:hAnsi="Cambria Math"/>
                            <w:i/>
                            <w:lang w:val="en-US"/>
                          </w:rPr>
                        </m:ctrlPr>
                      </m:accPr>
                      <m:e>
                        <m:r>
                          <w:rPr>
                            <w:rFonts w:ascii="Cambria Math" w:eastAsia="SimSun" w:hAnsi="Cambria Math"/>
                            <w:lang w:val="en-US"/>
                          </w:rPr>
                          <m:t>y</m:t>
                        </m:r>
                      </m:e>
                    </m:acc>
                  </m:den>
                </m:f>
                <m:r>
                  <w:rPr>
                    <w:rFonts w:ascii="Cambria Math" w:eastAsia="SimSun" w:hAnsi="Cambria Math"/>
                    <w:lang w:val="en-US"/>
                  </w:rPr>
                  <m:t>+</m:t>
                </m:r>
                <m:f>
                  <m:fPr>
                    <m:ctrlPr>
                      <w:rPr>
                        <w:rFonts w:ascii="Cambria Math" w:eastAsia="SimSun" w:hAnsi="Cambria Math"/>
                        <w:i/>
                        <w:lang w:val="en-US"/>
                      </w:rPr>
                    </m:ctrlPr>
                  </m:fPr>
                  <m:num>
                    <m:sSub>
                      <m:sSubPr>
                        <m:ctrlPr>
                          <w:rPr>
                            <w:rFonts w:ascii="Cambria Math" w:hAnsi="Cambria Math"/>
                            <w:i/>
                          </w:rPr>
                        </m:ctrlPr>
                      </m:sSubPr>
                      <m:e>
                        <m:r>
                          <w:rPr>
                            <w:rFonts w:ascii="Cambria Math" w:hAnsi="Cambria Math"/>
                          </w:rPr>
                          <m:t>η</m:t>
                        </m:r>
                      </m:e>
                      <m:sub>
                        <m:r>
                          <w:rPr>
                            <w:rFonts w:ascii="Cambria Math" w:hAnsi="Cambria Math"/>
                          </w:rPr>
                          <m:t>0</m:t>
                        </m:r>
                      </m:sub>
                    </m:sSub>
                  </m:num>
                  <m:den>
                    <m:sSub>
                      <m:sSubPr>
                        <m:ctrlPr>
                          <w:rPr>
                            <w:rFonts w:ascii="Cambria Math" w:hAnsi="Cambria Math"/>
                            <w:i/>
                          </w:rPr>
                        </m:ctrlPr>
                      </m:sSubPr>
                      <m:e>
                        <m:r>
                          <w:rPr>
                            <w:rFonts w:ascii="Cambria Math" w:hAnsi="Cambria Math"/>
                          </w:rPr>
                          <m:t>ρ</m:t>
                        </m:r>
                      </m:e>
                      <m:sub>
                        <m:r>
                          <w:rPr>
                            <w:rFonts w:ascii="Cambria Math" w:hAnsi="Cambria Math"/>
                          </w:rPr>
                          <m:t>0</m:t>
                        </m:r>
                      </m:sub>
                    </m:sSub>
                    <m:sSub>
                      <m:sSubPr>
                        <m:ctrlPr>
                          <w:rPr>
                            <w:rFonts w:ascii="Cambria Math" w:hAnsi="Cambria Math"/>
                            <w:i/>
                          </w:rPr>
                        </m:ctrlPr>
                      </m:sSubPr>
                      <m:e>
                        <m:r>
                          <w:rPr>
                            <w:rFonts w:ascii="Cambria Math" w:hAnsi="Cambria Math"/>
                          </w:rPr>
                          <m:t>C</m:t>
                        </m:r>
                      </m:e>
                      <m:sub>
                        <m:r>
                          <w:rPr>
                            <w:rFonts w:ascii="Cambria Math" w:hAnsi="Cambria Math"/>
                          </w:rPr>
                          <m:t>p</m:t>
                        </m:r>
                      </m:sub>
                    </m:sSub>
                    <m:sSubSup>
                      <m:sSubSupPr>
                        <m:ctrlPr>
                          <w:rPr>
                            <w:rFonts w:ascii="Cambria Math" w:hAnsi="Cambria Math"/>
                            <w:i/>
                            <w:sz w:val="20"/>
                          </w:rPr>
                        </m:ctrlPr>
                      </m:sSubSupPr>
                      <m:e>
                        <m:r>
                          <w:rPr>
                            <w:rFonts w:ascii="Cambria Math" w:hAnsi="Cambria Math"/>
                            <w:sz w:val="20"/>
                          </w:rPr>
                          <m:t>h</m:t>
                        </m:r>
                      </m:e>
                      <m:sub>
                        <m:r>
                          <w:rPr>
                            <w:rFonts w:ascii="Cambria Math" w:hAnsi="Cambria Math"/>
                            <w:sz w:val="20"/>
                          </w:rPr>
                          <m:t>P</m:t>
                        </m:r>
                      </m:sub>
                      <m:sup>
                        <m:r>
                          <w:rPr>
                            <w:rFonts w:ascii="Cambria Math" w:hAnsi="Cambria Math"/>
                            <w:sz w:val="20"/>
                          </w:rPr>
                          <m:t>2</m:t>
                        </m:r>
                      </m:sup>
                    </m:sSubSup>
                  </m:den>
                </m:f>
                <m:r>
                  <w:rPr>
                    <w:rFonts w:ascii="Cambria Math" w:eastAsia="SimSun" w:hAnsi="Cambria Math"/>
                    <w:lang w:val="en-US"/>
                  </w:rPr>
                  <m:t xml:space="preserve"> </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∂y</m:t>
                                    </m:r>
                                  </m:den>
                                </m:f>
                              </m:e>
                            </m:d>
                          </m:e>
                          <m:sub>
                            <m:r>
                              <w:rPr>
                                <w:rFonts w:ascii="Cambria Math" w:hAnsi="Cambria Math"/>
                              </w:rPr>
                              <m:t>P</m:t>
                            </m:r>
                          </m:sub>
                        </m:sSub>
                      </m:e>
                    </m:d>
                  </m:e>
                  <m:sup>
                    <m:r>
                      <w:rPr>
                        <w:rFonts w:ascii="Cambria Math" w:hAnsi="Cambria Math"/>
                      </w:rPr>
                      <m:t>2</m:t>
                    </m:r>
                  </m:sup>
                </m:sSup>
                <m:r>
                  <w:rPr>
                    <w:rFonts w:ascii="Cambria Math" w:eastAsia="SimSun" w:hAnsi="Cambria Math"/>
                    <w:lang w:val="en-US"/>
                  </w:rPr>
                  <m:t xml:space="preserve"> ∆x∆</m:t>
                </m:r>
                <m:acc>
                  <m:accPr>
                    <m:chr m:val="̅"/>
                    <m:ctrlPr>
                      <w:rPr>
                        <w:rFonts w:ascii="Cambria Math" w:eastAsia="SimSun" w:hAnsi="Cambria Math"/>
                        <w:i/>
                        <w:lang w:val="en-US"/>
                      </w:rPr>
                    </m:ctrlPr>
                  </m:accPr>
                  <m:e>
                    <m:r>
                      <w:rPr>
                        <w:rFonts w:ascii="Cambria Math" w:eastAsia="SimSun" w:hAnsi="Cambria Math"/>
                        <w:lang w:val="en-US"/>
                      </w:rPr>
                      <m:t>y</m:t>
                    </m:r>
                  </m:e>
                </m:acc>
              </m:oMath>
            </m:oMathPara>
          </w:p>
          <w:p w14:paraId="47BACE45" w14:textId="77777777" w:rsidR="003B2442" w:rsidRDefault="003B2442" w:rsidP="003B2442">
            <w:pPr>
              <w:spacing w:before="120" w:after="120"/>
              <w:rPr>
                <w:rFonts w:eastAsia="SimSun"/>
                <w:i/>
                <w:lang w:val="en-US"/>
              </w:rPr>
            </w:pPr>
            <w:r>
              <w:rPr>
                <w:rFonts w:eastAsia="SimSun"/>
                <w:i/>
                <w:lang w:val="en-US"/>
              </w:rPr>
              <w:t>Where:</w:t>
            </w:r>
          </w:p>
          <w:p w14:paraId="2F516674" w14:textId="442C23A5" w:rsidR="003B2442" w:rsidRDefault="00CF406E" w:rsidP="007E2CD1">
            <w:pPr>
              <w:spacing w:before="120" w:after="120"/>
              <w:jc w:val="center"/>
              <w:rPr>
                <w:rFonts w:eastAsia="SimSun"/>
                <w:i/>
                <w:lang w:val="en-US"/>
              </w:rPr>
            </w:pPr>
            <m:oMath>
              <m:sSub>
                <m:sSubPr>
                  <m:ctrlPr>
                    <w:rPr>
                      <w:rFonts w:ascii="Cambria Math" w:eastAsia="SimSun" w:hAnsi="Cambria Math"/>
                      <w:i/>
                      <w:lang w:val="en-US"/>
                    </w:rPr>
                  </m:ctrlPr>
                </m:sSubPr>
                <m:e>
                  <m:r>
                    <w:rPr>
                      <w:rFonts w:ascii="Cambria Math" w:eastAsia="SimSun" w:hAnsi="Cambria Math"/>
                      <w:lang w:val="en-US"/>
                    </w:rPr>
                    <m:t>a</m:t>
                  </m:r>
                </m:e>
                <m:sub>
                  <m:r>
                    <w:rPr>
                      <w:rFonts w:ascii="Cambria Math" w:eastAsia="SimSun" w:hAnsi="Cambria Math"/>
                      <w:lang w:val="en-US"/>
                    </w:rPr>
                    <m:t>e</m:t>
                  </m:r>
                </m:sub>
              </m:sSub>
              <m:r>
                <w:rPr>
                  <w:rFonts w:ascii="Cambria Math" w:eastAsia="SimSun" w:hAnsi="Cambria Math"/>
                  <w:lang w:val="en-US"/>
                </w:rPr>
                <m:t xml:space="preserve"> =</m:t>
              </m:r>
              <m:f>
                <m:fPr>
                  <m:ctrlPr>
                    <w:rPr>
                      <w:rFonts w:ascii="Cambria Math" w:eastAsia="SimSun" w:hAnsi="Cambria Math"/>
                      <w:i/>
                      <w:lang w:val="en-US"/>
                    </w:rPr>
                  </m:ctrlPr>
                </m:fPr>
                <m:num>
                  <m:sSub>
                    <m:sSubPr>
                      <m:ctrlPr>
                        <w:rPr>
                          <w:rFonts w:ascii="Cambria Math" w:eastAsia="SimSun" w:hAnsi="Cambria Math"/>
                          <w:i/>
                          <w:lang w:val="en-US"/>
                        </w:rPr>
                      </m:ctrlPr>
                    </m:sSubPr>
                    <m:e>
                      <m:r>
                        <w:rPr>
                          <w:rFonts w:ascii="Cambria Math" w:eastAsia="SimSun" w:hAnsi="Cambria Math"/>
                          <w:lang w:val="en-US"/>
                        </w:rPr>
                        <m:t>u</m:t>
                      </m:r>
                    </m:e>
                    <m:sub>
                      <m:r>
                        <w:rPr>
                          <w:rFonts w:ascii="Cambria Math" w:eastAsia="SimSun" w:hAnsi="Cambria Math"/>
                          <w:lang w:val="en-US"/>
                        </w:rPr>
                        <m:t>e</m:t>
                      </m:r>
                    </m:sub>
                  </m:sSub>
                  <m:d>
                    <m:dPr>
                      <m:begChr m:val="["/>
                      <m:endChr m:val="]"/>
                      <m:ctrlPr>
                        <w:rPr>
                          <w:rFonts w:ascii="Cambria Math" w:eastAsia="SimSun" w:hAnsi="Cambria Math"/>
                          <w:i/>
                          <w:lang w:val="en-US"/>
                        </w:rPr>
                      </m:ctrlPr>
                    </m:dPr>
                    <m:e>
                      <m:r>
                        <w:rPr>
                          <w:rFonts w:ascii="Cambria Math" w:eastAsia="SimSun" w:hAnsi="Cambria Math"/>
                          <w:lang w:val="en-US"/>
                        </w:rPr>
                        <m:t>sgn</m:t>
                      </m:r>
                      <m:d>
                        <m:dPr>
                          <m:ctrlPr>
                            <w:rPr>
                              <w:rFonts w:ascii="Cambria Math" w:eastAsia="SimSun" w:hAnsi="Cambria Math"/>
                              <w:i/>
                              <w:lang w:val="en-US"/>
                            </w:rPr>
                          </m:ctrlPr>
                        </m:dPr>
                        <m:e>
                          <m:sSub>
                            <m:sSubPr>
                              <m:ctrlPr>
                                <w:rPr>
                                  <w:rFonts w:ascii="Cambria Math" w:eastAsia="SimSun" w:hAnsi="Cambria Math"/>
                                  <w:i/>
                                  <w:lang w:val="en-US"/>
                                </w:rPr>
                              </m:ctrlPr>
                            </m:sSubPr>
                            <m:e>
                              <m:r>
                                <w:rPr>
                                  <w:rFonts w:ascii="Cambria Math" w:eastAsia="SimSun" w:hAnsi="Cambria Math"/>
                                  <w:lang w:val="en-US"/>
                                </w:rPr>
                                <m:t>u</m:t>
                              </m:r>
                            </m:e>
                            <m:sub>
                              <m:r>
                                <w:rPr>
                                  <w:rFonts w:ascii="Cambria Math" w:eastAsia="SimSun" w:hAnsi="Cambria Math"/>
                                  <w:lang w:val="en-US"/>
                                </w:rPr>
                                <m:t>e</m:t>
                              </m:r>
                            </m:sub>
                          </m:sSub>
                        </m:e>
                      </m:d>
                      <m:r>
                        <w:rPr>
                          <w:rFonts w:ascii="Cambria Math" w:eastAsia="SimSun" w:hAnsi="Cambria Math"/>
                          <w:lang w:val="en-US"/>
                        </w:rPr>
                        <m:t>-1</m:t>
                      </m:r>
                    </m:e>
                  </m:d>
                </m:num>
                <m:den>
                  <m:r>
                    <w:rPr>
                      <w:rFonts w:ascii="Cambria Math" w:eastAsia="SimSun" w:hAnsi="Cambria Math"/>
                      <w:lang w:val="en-US"/>
                    </w:rPr>
                    <m:t>2</m:t>
                  </m:r>
                </m:den>
              </m:f>
              <m:r>
                <w:rPr>
                  <w:rFonts w:ascii="Cambria Math" w:eastAsia="SimSun" w:hAnsi="Cambria Math"/>
                  <w:lang w:val="en-US"/>
                </w:rPr>
                <m:t>∆</m:t>
              </m:r>
              <m:acc>
                <m:accPr>
                  <m:chr m:val="̅"/>
                  <m:ctrlPr>
                    <w:rPr>
                      <w:rFonts w:ascii="Cambria Math" w:eastAsia="SimSun" w:hAnsi="Cambria Math"/>
                      <w:i/>
                      <w:lang w:val="en-US"/>
                    </w:rPr>
                  </m:ctrlPr>
                </m:accPr>
                <m:e>
                  <m:r>
                    <w:rPr>
                      <w:rFonts w:ascii="Cambria Math" w:eastAsia="SimSun" w:hAnsi="Cambria Math"/>
                      <w:lang w:val="en-US"/>
                    </w:rPr>
                    <m:t>y</m:t>
                  </m:r>
                </m:e>
              </m:acc>
            </m:oMath>
            <w:r w:rsidR="003B2442">
              <w:rPr>
                <w:rFonts w:eastAsia="SimSun"/>
                <w:i/>
                <w:lang w:val="en-US"/>
              </w:rPr>
              <w:t>;</w:t>
            </w:r>
            <w:r w:rsidR="007E2CD1">
              <w:rPr>
                <w:rFonts w:eastAsia="SimSun"/>
                <w:i/>
                <w:lang w:val="en-US"/>
              </w:rPr>
              <w:t xml:space="preserve">  </w:t>
            </w:r>
            <w:r w:rsidR="003B2442">
              <w:rPr>
                <w:rFonts w:eastAsia="SimSun"/>
                <w:i/>
                <w:lang w:val="en-US"/>
              </w:rPr>
              <w:t xml:space="preserve"> </w:t>
            </w:r>
            <m:oMath>
              <m:sSub>
                <m:sSubPr>
                  <m:ctrlPr>
                    <w:rPr>
                      <w:rFonts w:ascii="Cambria Math" w:eastAsia="SimSun" w:hAnsi="Cambria Math"/>
                      <w:i/>
                      <w:lang w:val="en-US"/>
                    </w:rPr>
                  </m:ctrlPr>
                </m:sSubPr>
                <m:e>
                  <m:r>
                    <w:rPr>
                      <w:rFonts w:ascii="Cambria Math" w:eastAsia="SimSun" w:hAnsi="Cambria Math"/>
                      <w:lang w:val="en-US"/>
                    </w:rPr>
                    <m:t>a</m:t>
                  </m:r>
                </m:e>
                <m:sub>
                  <m:r>
                    <w:rPr>
                      <w:rFonts w:ascii="Cambria Math" w:eastAsia="SimSun" w:hAnsi="Cambria Math"/>
                      <w:lang w:val="en-US"/>
                    </w:rPr>
                    <m:t>w</m:t>
                  </m:r>
                </m:sub>
              </m:sSub>
              <m:r>
                <w:rPr>
                  <w:rFonts w:ascii="Cambria Math" w:eastAsia="SimSun" w:hAnsi="Cambria Math"/>
                  <w:lang w:val="en-US"/>
                </w:rPr>
                <m:t>=</m:t>
              </m:r>
              <m:f>
                <m:fPr>
                  <m:ctrlPr>
                    <w:rPr>
                      <w:rFonts w:ascii="Cambria Math" w:eastAsia="SimSun" w:hAnsi="Cambria Math"/>
                      <w:i/>
                      <w:lang w:val="en-US"/>
                    </w:rPr>
                  </m:ctrlPr>
                </m:fPr>
                <m:num>
                  <m:sSub>
                    <m:sSubPr>
                      <m:ctrlPr>
                        <w:rPr>
                          <w:rFonts w:ascii="Cambria Math" w:eastAsia="SimSun" w:hAnsi="Cambria Math"/>
                          <w:i/>
                          <w:lang w:val="en-US"/>
                        </w:rPr>
                      </m:ctrlPr>
                    </m:sSubPr>
                    <m:e>
                      <m:r>
                        <w:rPr>
                          <w:rFonts w:ascii="Cambria Math" w:eastAsia="SimSun" w:hAnsi="Cambria Math"/>
                          <w:lang w:val="en-US"/>
                        </w:rPr>
                        <m:t>u</m:t>
                      </m:r>
                    </m:e>
                    <m:sub>
                      <m:r>
                        <w:rPr>
                          <w:rFonts w:ascii="Cambria Math" w:eastAsia="SimSun" w:hAnsi="Cambria Math"/>
                          <w:lang w:val="en-US"/>
                        </w:rPr>
                        <m:t>w</m:t>
                      </m:r>
                    </m:sub>
                  </m:sSub>
                  <m:d>
                    <m:dPr>
                      <m:begChr m:val="["/>
                      <m:endChr m:val="]"/>
                      <m:ctrlPr>
                        <w:rPr>
                          <w:rFonts w:ascii="Cambria Math" w:eastAsia="SimSun" w:hAnsi="Cambria Math"/>
                          <w:i/>
                          <w:lang w:val="en-US"/>
                        </w:rPr>
                      </m:ctrlPr>
                    </m:dPr>
                    <m:e>
                      <m:r>
                        <w:rPr>
                          <w:rFonts w:ascii="Cambria Math" w:eastAsia="SimSun" w:hAnsi="Cambria Math"/>
                          <w:lang w:val="en-US"/>
                        </w:rPr>
                        <m:t>sgn</m:t>
                      </m:r>
                      <m:d>
                        <m:dPr>
                          <m:ctrlPr>
                            <w:rPr>
                              <w:rFonts w:ascii="Cambria Math" w:eastAsia="SimSun" w:hAnsi="Cambria Math"/>
                              <w:i/>
                              <w:lang w:val="en-US"/>
                            </w:rPr>
                          </m:ctrlPr>
                        </m:dPr>
                        <m:e>
                          <m:sSub>
                            <m:sSubPr>
                              <m:ctrlPr>
                                <w:rPr>
                                  <w:rFonts w:ascii="Cambria Math" w:eastAsia="SimSun" w:hAnsi="Cambria Math"/>
                                  <w:i/>
                                  <w:lang w:val="en-US"/>
                                </w:rPr>
                              </m:ctrlPr>
                            </m:sSubPr>
                            <m:e>
                              <m:r>
                                <w:rPr>
                                  <w:rFonts w:ascii="Cambria Math" w:eastAsia="SimSun" w:hAnsi="Cambria Math"/>
                                  <w:lang w:val="en-US"/>
                                </w:rPr>
                                <m:t>u</m:t>
                              </m:r>
                            </m:e>
                            <m:sub>
                              <m:r>
                                <w:rPr>
                                  <w:rFonts w:ascii="Cambria Math" w:eastAsia="SimSun" w:hAnsi="Cambria Math"/>
                                  <w:lang w:val="en-US"/>
                                </w:rPr>
                                <m:t>w</m:t>
                              </m:r>
                            </m:sub>
                          </m:sSub>
                        </m:e>
                      </m:d>
                      <m:r>
                        <w:rPr>
                          <w:rFonts w:ascii="Cambria Math" w:eastAsia="SimSun" w:hAnsi="Cambria Math"/>
                          <w:lang w:val="en-US"/>
                        </w:rPr>
                        <m:t>-1</m:t>
                      </m:r>
                    </m:e>
                  </m:d>
                </m:num>
                <m:den>
                  <m:r>
                    <w:rPr>
                      <w:rFonts w:ascii="Cambria Math" w:eastAsia="SimSun" w:hAnsi="Cambria Math"/>
                      <w:lang w:val="en-US"/>
                    </w:rPr>
                    <m:t>2</m:t>
                  </m:r>
                </m:den>
              </m:f>
              <m:r>
                <w:rPr>
                  <w:rFonts w:ascii="Cambria Math" w:eastAsia="SimSun" w:hAnsi="Cambria Math"/>
                  <w:lang w:val="en-US"/>
                </w:rPr>
                <m:t>∆</m:t>
              </m:r>
              <m:acc>
                <m:accPr>
                  <m:chr m:val="̅"/>
                  <m:ctrlPr>
                    <w:rPr>
                      <w:rFonts w:ascii="Cambria Math" w:eastAsia="SimSun" w:hAnsi="Cambria Math"/>
                      <w:i/>
                      <w:lang w:val="en-US"/>
                    </w:rPr>
                  </m:ctrlPr>
                </m:accPr>
                <m:e>
                  <m:r>
                    <w:rPr>
                      <w:rFonts w:ascii="Cambria Math" w:eastAsia="SimSun" w:hAnsi="Cambria Math"/>
                      <w:lang w:val="en-US"/>
                    </w:rPr>
                    <m:t>y</m:t>
                  </m:r>
                </m:e>
              </m:acc>
            </m:oMath>
            <w:r w:rsidR="003B2442">
              <w:rPr>
                <w:rFonts w:eastAsia="SimSun"/>
                <w:i/>
                <w:lang w:val="en-US"/>
              </w:rPr>
              <w:t>;</w:t>
            </w:r>
          </w:p>
          <w:p w14:paraId="3C68C9D9" w14:textId="6C604EAD" w:rsidR="003B2442" w:rsidRDefault="00CF406E" w:rsidP="007E2CD1">
            <w:pPr>
              <w:spacing w:before="120" w:after="120"/>
              <w:jc w:val="center"/>
              <w:rPr>
                <w:rFonts w:eastAsia="SimSun"/>
                <w:i/>
                <w:lang w:val="en-US"/>
              </w:rPr>
            </w:pPr>
            <m:oMath>
              <m:sSub>
                <m:sSubPr>
                  <m:ctrlPr>
                    <w:rPr>
                      <w:rFonts w:ascii="Cambria Math" w:eastAsia="SimSun" w:hAnsi="Cambria Math"/>
                      <w:i/>
                      <w:lang w:val="en-US"/>
                    </w:rPr>
                  </m:ctrlPr>
                </m:sSubPr>
                <m:e>
                  <m:r>
                    <w:rPr>
                      <w:rFonts w:ascii="Cambria Math" w:eastAsia="SimSun" w:hAnsi="Cambria Math"/>
                      <w:lang w:val="en-US"/>
                    </w:rPr>
                    <m:t>a</m:t>
                  </m:r>
                </m:e>
                <m:sub>
                  <m:r>
                    <w:rPr>
                      <w:rFonts w:ascii="Cambria Math" w:eastAsia="SimSun" w:hAnsi="Cambria Math"/>
                      <w:lang w:val="en-US"/>
                    </w:rPr>
                    <m:t>n</m:t>
                  </m:r>
                </m:sub>
              </m:sSub>
              <m:r>
                <w:rPr>
                  <w:rFonts w:ascii="Cambria Math" w:eastAsia="SimSun" w:hAnsi="Cambria Math"/>
                  <w:lang w:val="en-US"/>
                </w:rPr>
                <m:t>=</m:t>
              </m:r>
              <m:f>
                <m:fPr>
                  <m:ctrlPr>
                    <w:rPr>
                      <w:rFonts w:ascii="Cambria Math" w:eastAsia="SimSun" w:hAnsi="Cambria Math"/>
                      <w:i/>
                      <w:lang w:val="en-US"/>
                    </w:rPr>
                  </m:ctrlPr>
                </m:fPr>
                <m:num>
                  <m:sSub>
                    <m:sSubPr>
                      <m:ctrlPr>
                        <w:rPr>
                          <w:rFonts w:ascii="Cambria Math" w:eastAsia="SimSun" w:hAnsi="Cambria Math"/>
                          <w:i/>
                          <w:lang w:val="en-US"/>
                        </w:rPr>
                      </m:ctrlPr>
                    </m:sSubPr>
                    <m:e>
                      <m:r>
                        <w:rPr>
                          <w:rFonts w:ascii="Cambria Math" w:eastAsia="SimSun" w:hAnsi="Cambria Math"/>
                          <w:lang w:val="en-US"/>
                        </w:rPr>
                        <m:t>v</m:t>
                      </m:r>
                    </m:e>
                    <m:sub>
                      <m:r>
                        <w:rPr>
                          <w:rFonts w:ascii="Cambria Math" w:eastAsia="SimSun" w:hAnsi="Cambria Math"/>
                          <w:lang w:val="en-US"/>
                        </w:rPr>
                        <m:t>n</m:t>
                      </m:r>
                    </m:sub>
                  </m:sSub>
                  <m:d>
                    <m:dPr>
                      <m:begChr m:val="["/>
                      <m:endChr m:val="]"/>
                      <m:ctrlPr>
                        <w:rPr>
                          <w:rFonts w:ascii="Cambria Math" w:eastAsia="SimSun" w:hAnsi="Cambria Math"/>
                          <w:i/>
                          <w:lang w:val="en-US"/>
                        </w:rPr>
                      </m:ctrlPr>
                    </m:dPr>
                    <m:e>
                      <m:r>
                        <w:rPr>
                          <w:rFonts w:ascii="Cambria Math" w:eastAsia="SimSun" w:hAnsi="Cambria Math"/>
                          <w:lang w:val="en-US"/>
                        </w:rPr>
                        <m:t>sgn</m:t>
                      </m:r>
                      <m:d>
                        <m:dPr>
                          <m:ctrlPr>
                            <w:rPr>
                              <w:rFonts w:ascii="Cambria Math" w:eastAsia="SimSun" w:hAnsi="Cambria Math"/>
                              <w:i/>
                              <w:lang w:val="en-US"/>
                            </w:rPr>
                          </m:ctrlPr>
                        </m:dPr>
                        <m:e>
                          <m:sSub>
                            <m:sSubPr>
                              <m:ctrlPr>
                                <w:rPr>
                                  <w:rFonts w:ascii="Cambria Math" w:eastAsia="SimSun" w:hAnsi="Cambria Math"/>
                                  <w:i/>
                                  <w:lang w:val="en-US"/>
                                </w:rPr>
                              </m:ctrlPr>
                            </m:sSubPr>
                            <m:e>
                              <m:r>
                                <w:rPr>
                                  <w:rFonts w:ascii="Cambria Math" w:eastAsia="SimSun" w:hAnsi="Cambria Math"/>
                                  <w:lang w:val="en-US"/>
                                </w:rPr>
                                <m:t>v</m:t>
                              </m:r>
                            </m:e>
                            <m:sub>
                              <m:r>
                                <w:rPr>
                                  <w:rFonts w:ascii="Cambria Math" w:eastAsia="SimSun" w:hAnsi="Cambria Math"/>
                                  <w:lang w:val="en-US"/>
                                </w:rPr>
                                <m:t>n</m:t>
                              </m:r>
                            </m:sub>
                          </m:sSub>
                        </m:e>
                      </m:d>
                      <m:r>
                        <w:rPr>
                          <w:rFonts w:ascii="Cambria Math" w:eastAsia="SimSun" w:hAnsi="Cambria Math"/>
                          <w:lang w:val="en-US"/>
                        </w:rPr>
                        <m:t>-1</m:t>
                      </m:r>
                    </m:e>
                  </m:d>
                </m:num>
                <m:den>
                  <m:r>
                    <w:rPr>
                      <w:rFonts w:ascii="Cambria Math" w:eastAsia="SimSun" w:hAnsi="Cambria Math"/>
                      <w:lang w:val="en-US"/>
                    </w:rPr>
                    <m:t>2</m:t>
                  </m:r>
                </m:den>
              </m:f>
              <m:f>
                <m:fPr>
                  <m:ctrlPr>
                    <w:rPr>
                      <w:rFonts w:ascii="Cambria Math" w:eastAsia="SimSun" w:hAnsi="Cambria Math"/>
                      <w:i/>
                      <w:lang w:val="en-US"/>
                    </w:rPr>
                  </m:ctrlPr>
                </m:fPr>
                <m:num>
                  <m:r>
                    <w:rPr>
                      <w:rFonts w:ascii="Cambria Math" w:eastAsia="SimSun" w:hAnsi="Cambria Math"/>
                      <w:lang w:val="en-US"/>
                    </w:rPr>
                    <m:t>∆x</m:t>
                  </m:r>
                </m:num>
                <m:den>
                  <m:sSub>
                    <m:sSubPr>
                      <m:ctrlPr>
                        <w:rPr>
                          <w:rFonts w:ascii="Cambria Math" w:eastAsia="SimSun" w:hAnsi="Cambria Math"/>
                          <w:i/>
                          <w:lang w:val="en-US"/>
                        </w:rPr>
                      </m:ctrlPr>
                    </m:sSubPr>
                    <m:e>
                      <m:r>
                        <w:rPr>
                          <w:rFonts w:ascii="Cambria Math" w:eastAsia="SimSun" w:hAnsi="Cambria Math"/>
                          <w:lang w:val="en-US"/>
                        </w:rPr>
                        <m:t>h</m:t>
                      </m:r>
                    </m:e>
                    <m:sub>
                      <m:r>
                        <w:rPr>
                          <w:rFonts w:ascii="Cambria Math" w:eastAsia="SimSun" w:hAnsi="Cambria Math"/>
                          <w:lang w:val="en-US"/>
                        </w:rPr>
                        <m:t>P</m:t>
                      </m:r>
                    </m:sub>
                  </m:sSub>
                </m:den>
              </m:f>
            </m:oMath>
            <w:r w:rsidR="003B2442">
              <w:rPr>
                <w:rFonts w:eastAsia="SimSun"/>
                <w:i/>
                <w:lang w:val="en-US"/>
              </w:rPr>
              <w:t>;</w:t>
            </w:r>
            <w:r w:rsidR="007E2CD1">
              <w:rPr>
                <w:rFonts w:eastAsia="SimSun"/>
                <w:i/>
                <w:lang w:val="en-US"/>
              </w:rPr>
              <w:t xml:space="preserve">  </w:t>
            </w:r>
            <m:oMath>
              <m:r>
                <w:rPr>
                  <w:rFonts w:ascii="Cambria Math" w:eastAsia="SimSun" w:hAnsi="Cambria Math"/>
                  <w:lang w:val="en-US"/>
                </w:rPr>
                <m:t xml:space="preserve"> </m:t>
              </m:r>
              <m:sSub>
                <m:sSubPr>
                  <m:ctrlPr>
                    <w:rPr>
                      <w:rFonts w:ascii="Cambria Math" w:eastAsia="SimSun" w:hAnsi="Cambria Math"/>
                      <w:i/>
                      <w:lang w:val="en-US"/>
                    </w:rPr>
                  </m:ctrlPr>
                </m:sSubPr>
                <m:e>
                  <m:r>
                    <w:rPr>
                      <w:rFonts w:ascii="Cambria Math" w:eastAsia="SimSun" w:hAnsi="Cambria Math"/>
                      <w:lang w:val="en-US"/>
                    </w:rPr>
                    <m:t>a</m:t>
                  </m:r>
                </m:e>
                <m:sub>
                  <m:r>
                    <w:rPr>
                      <w:rFonts w:ascii="Cambria Math" w:eastAsia="SimSun" w:hAnsi="Cambria Math"/>
                      <w:lang w:val="en-US"/>
                    </w:rPr>
                    <m:t>s</m:t>
                  </m:r>
                </m:sub>
              </m:sSub>
              <m:r>
                <w:rPr>
                  <w:rFonts w:ascii="Cambria Math" w:eastAsia="SimSun" w:hAnsi="Cambria Math"/>
                  <w:lang w:val="en-US"/>
                </w:rPr>
                <m:t>=</m:t>
              </m:r>
              <m:f>
                <m:fPr>
                  <m:ctrlPr>
                    <w:rPr>
                      <w:rFonts w:ascii="Cambria Math" w:eastAsia="SimSun" w:hAnsi="Cambria Math"/>
                      <w:i/>
                      <w:lang w:val="en-US"/>
                    </w:rPr>
                  </m:ctrlPr>
                </m:fPr>
                <m:num>
                  <m:sSub>
                    <m:sSubPr>
                      <m:ctrlPr>
                        <w:rPr>
                          <w:rFonts w:ascii="Cambria Math" w:eastAsia="SimSun" w:hAnsi="Cambria Math"/>
                          <w:i/>
                          <w:lang w:val="en-US"/>
                        </w:rPr>
                      </m:ctrlPr>
                    </m:sSubPr>
                    <m:e>
                      <m:r>
                        <w:rPr>
                          <w:rFonts w:ascii="Cambria Math" w:eastAsia="SimSun" w:hAnsi="Cambria Math"/>
                          <w:lang w:val="en-US"/>
                        </w:rPr>
                        <m:t>v</m:t>
                      </m:r>
                    </m:e>
                    <m:sub>
                      <m:r>
                        <w:rPr>
                          <w:rFonts w:ascii="Cambria Math" w:eastAsia="SimSun" w:hAnsi="Cambria Math"/>
                          <w:lang w:val="en-US"/>
                        </w:rPr>
                        <m:t>s</m:t>
                      </m:r>
                    </m:sub>
                  </m:sSub>
                  <m:d>
                    <m:dPr>
                      <m:begChr m:val="["/>
                      <m:endChr m:val="]"/>
                      <m:ctrlPr>
                        <w:rPr>
                          <w:rFonts w:ascii="Cambria Math" w:eastAsia="SimSun" w:hAnsi="Cambria Math"/>
                          <w:i/>
                          <w:lang w:val="en-US"/>
                        </w:rPr>
                      </m:ctrlPr>
                    </m:dPr>
                    <m:e>
                      <m:r>
                        <w:rPr>
                          <w:rFonts w:ascii="Cambria Math" w:eastAsia="SimSun" w:hAnsi="Cambria Math"/>
                          <w:lang w:val="en-US"/>
                        </w:rPr>
                        <m:t>sgn</m:t>
                      </m:r>
                      <m:d>
                        <m:dPr>
                          <m:ctrlPr>
                            <w:rPr>
                              <w:rFonts w:ascii="Cambria Math" w:eastAsia="SimSun" w:hAnsi="Cambria Math"/>
                              <w:i/>
                              <w:lang w:val="en-US"/>
                            </w:rPr>
                          </m:ctrlPr>
                        </m:dPr>
                        <m:e>
                          <m:sSub>
                            <m:sSubPr>
                              <m:ctrlPr>
                                <w:rPr>
                                  <w:rFonts w:ascii="Cambria Math" w:eastAsia="SimSun" w:hAnsi="Cambria Math"/>
                                  <w:i/>
                                  <w:lang w:val="en-US"/>
                                </w:rPr>
                              </m:ctrlPr>
                            </m:sSubPr>
                            <m:e>
                              <m:r>
                                <w:rPr>
                                  <w:rFonts w:ascii="Cambria Math" w:eastAsia="SimSun" w:hAnsi="Cambria Math"/>
                                  <w:lang w:val="en-US"/>
                                </w:rPr>
                                <m:t>v</m:t>
                              </m:r>
                            </m:e>
                            <m:sub>
                              <m:r>
                                <w:rPr>
                                  <w:rFonts w:ascii="Cambria Math" w:eastAsia="SimSun" w:hAnsi="Cambria Math"/>
                                  <w:lang w:val="en-US"/>
                                </w:rPr>
                                <m:t>s</m:t>
                              </m:r>
                            </m:sub>
                          </m:sSub>
                        </m:e>
                      </m:d>
                      <m:r>
                        <w:rPr>
                          <w:rFonts w:ascii="Cambria Math" w:eastAsia="SimSun" w:hAnsi="Cambria Math"/>
                          <w:lang w:val="en-US"/>
                        </w:rPr>
                        <m:t>-1</m:t>
                      </m:r>
                    </m:e>
                  </m:d>
                </m:num>
                <m:den>
                  <m:r>
                    <w:rPr>
                      <w:rFonts w:ascii="Cambria Math" w:eastAsia="SimSun" w:hAnsi="Cambria Math"/>
                      <w:lang w:val="en-US"/>
                    </w:rPr>
                    <m:t>2</m:t>
                  </m:r>
                </m:den>
              </m:f>
              <m:f>
                <m:fPr>
                  <m:ctrlPr>
                    <w:rPr>
                      <w:rFonts w:ascii="Cambria Math" w:eastAsia="SimSun" w:hAnsi="Cambria Math"/>
                      <w:i/>
                      <w:lang w:val="en-US"/>
                    </w:rPr>
                  </m:ctrlPr>
                </m:fPr>
                <m:num>
                  <m:r>
                    <w:rPr>
                      <w:rFonts w:ascii="Cambria Math" w:eastAsia="SimSun" w:hAnsi="Cambria Math"/>
                      <w:lang w:val="en-US"/>
                    </w:rPr>
                    <m:t>∆x</m:t>
                  </m:r>
                </m:num>
                <m:den>
                  <m:sSub>
                    <m:sSubPr>
                      <m:ctrlPr>
                        <w:rPr>
                          <w:rFonts w:ascii="Cambria Math" w:eastAsia="SimSun" w:hAnsi="Cambria Math"/>
                          <w:i/>
                          <w:lang w:val="en-US"/>
                        </w:rPr>
                      </m:ctrlPr>
                    </m:sSubPr>
                    <m:e>
                      <m:r>
                        <w:rPr>
                          <w:rFonts w:ascii="Cambria Math" w:eastAsia="SimSun" w:hAnsi="Cambria Math"/>
                          <w:lang w:val="en-US"/>
                        </w:rPr>
                        <m:t>h</m:t>
                      </m:r>
                    </m:e>
                    <m:sub>
                      <m:r>
                        <w:rPr>
                          <w:rFonts w:ascii="Cambria Math" w:eastAsia="SimSun" w:hAnsi="Cambria Math"/>
                          <w:lang w:val="en-US"/>
                        </w:rPr>
                        <m:t>P</m:t>
                      </m:r>
                    </m:sub>
                  </m:sSub>
                </m:den>
              </m:f>
            </m:oMath>
            <w:r w:rsidR="0041003B">
              <w:rPr>
                <w:rFonts w:eastAsia="SimSun"/>
                <w:i/>
                <w:lang w:val="en-US"/>
              </w:rPr>
              <w:t xml:space="preserve"> ;</w:t>
            </w:r>
          </w:p>
          <w:p w14:paraId="531CF4E9" w14:textId="2316FE72" w:rsidR="00BA73D6" w:rsidRPr="00AA3E05" w:rsidRDefault="00CF406E" w:rsidP="007E2CD1">
            <w:pPr>
              <w:spacing w:before="120" w:after="120"/>
              <w:jc w:val="center"/>
              <w:rPr>
                <w:rFonts w:eastAsia="SimSun"/>
                <w:i/>
                <w:lang w:val="en-US"/>
              </w:rPr>
            </w:pPr>
            <m:oMathPara>
              <m:oMath>
                <m:sSub>
                  <m:sSubPr>
                    <m:ctrlPr>
                      <w:rPr>
                        <w:rFonts w:ascii="Cambria Math" w:eastAsia="SimSun" w:hAnsi="Cambria Math"/>
                        <w:i/>
                        <w:lang w:val="en-US"/>
                      </w:rPr>
                    </m:ctrlPr>
                  </m:sSubPr>
                  <m:e>
                    <m:r>
                      <w:rPr>
                        <w:rFonts w:ascii="Cambria Math" w:eastAsia="SimSun" w:hAnsi="Cambria Math"/>
                        <w:lang w:val="en-US"/>
                      </w:rPr>
                      <m:t>a</m:t>
                    </m:r>
                  </m:e>
                  <m:sub>
                    <m:r>
                      <w:rPr>
                        <w:rFonts w:ascii="Cambria Math" w:eastAsia="SimSun" w:hAnsi="Cambria Math"/>
                        <w:lang w:val="en-US"/>
                      </w:rPr>
                      <m:t>P</m:t>
                    </m:r>
                  </m:sub>
                </m:sSub>
                <m:r>
                  <w:rPr>
                    <w:rFonts w:ascii="Cambria Math" w:eastAsia="SimSun" w:hAnsi="Cambria Math"/>
                    <w:lang w:val="en-US"/>
                  </w:rPr>
                  <m:t>=</m:t>
                </m:r>
                <m:f>
                  <m:fPr>
                    <m:ctrlPr>
                      <w:rPr>
                        <w:rFonts w:ascii="Cambria Math" w:eastAsia="SimSun" w:hAnsi="Cambria Math"/>
                        <w:i/>
                        <w:lang w:val="en-US"/>
                      </w:rPr>
                    </m:ctrlPr>
                  </m:fPr>
                  <m:num>
                    <m:sSub>
                      <m:sSubPr>
                        <m:ctrlPr>
                          <w:rPr>
                            <w:rFonts w:ascii="Cambria Math" w:eastAsia="SimSun" w:hAnsi="Cambria Math"/>
                            <w:i/>
                            <w:lang w:val="en-US"/>
                          </w:rPr>
                        </m:ctrlPr>
                      </m:sSubPr>
                      <m:e>
                        <m:r>
                          <w:rPr>
                            <w:rFonts w:ascii="Cambria Math" w:eastAsia="SimSun" w:hAnsi="Cambria Math"/>
                            <w:lang w:val="en-US"/>
                          </w:rPr>
                          <m:t>u</m:t>
                        </m:r>
                      </m:e>
                      <m:sub>
                        <m:r>
                          <w:rPr>
                            <w:rFonts w:ascii="Cambria Math" w:eastAsia="SimSun" w:hAnsi="Cambria Math"/>
                            <w:lang w:val="en-US"/>
                          </w:rPr>
                          <m:t>P</m:t>
                        </m:r>
                      </m:sub>
                    </m:sSub>
                    <m:sSub>
                      <m:sSubPr>
                        <m:ctrlPr>
                          <w:rPr>
                            <w:rFonts w:ascii="Cambria Math" w:eastAsia="SimSun" w:hAnsi="Cambria Math"/>
                            <w:i/>
                            <w:lang w:val="en-US"/>
                          </w:rPr>
                        </m:ctrlPr>
                      </m:sSubPr>
                      <m:e>
                        <m:acc>
                          <m:accPr>
                            <m:chr m:val="̅"/>
                            <m:ctrlPr>
                              <w:rPr>
                                <w:rFonts w:ascii="Cambria Math" w:eastAsia="SimSun" w:hAnsi="Cambria Math"/>
                                <w:i/>
                                <w:lang w:val="en-US"/>
                              </w:rPr>
                            </m:ctrlPr>
                          </m:accPr>
                          <m:e>
                            <m:r>
                              <w:rPr>
                                <w:rFonts w:ascii="Cambria Math" w:eastAsia="SimSun" w:hAnsi="Cambria Math"/>
                                <w:lang w:val="en-US"/>
                              </w:rPr>
                              <m:t>y</m:t>
                            </m:r>
                          </m:e>
                        </m:acc>
                      </m:e>
                      <m:sub>
                        <m:r>
                          <w:rPr>
                            <w:rFonts w:ascii="Cambria Math" w:eastAsia="SimSun" w:hAnsi="Cambria Math"/>
                            <w:lang w:val="en-US"/>
                          </w:rPr>
                          <m:t>P</m:t>
                        </m:r>
                      </m:sub>
                    </m:sSub>
                  </m:num>
                  <m:den>
                    <m:r>
                      <w:rPr>
                        <w:rFonts w:ascii="Cambria Math" w:eastAsia="SimSun" w:hAnsi="Cambria Math"/>
                        <w:lang w:val="en-US"/>
                      </w:rPr>
                      <m:t>2</m:t>
                    </m:r>
                  </m:den>
                </m:f>
                <m:sSub>
                  <m:sSubPr>
                    <m:ctrlPr>
                      <w:rPr>
                        <w:rFonts w:ascii="Cambria Math" w:eastAsia="SimSun" w:hAnsi="Cambria Math"/>
                        <w:i/>
                        <w:lang w:val="en-US"/>
                      </w:rPr>
                    </m:ctrlPr>
                  </m:sSubPr>
                  <m:e>
                    <m:d>
                      <m:dPr>
                        <m:begChr m:val=""/>
                        <m:endChr m:val="|"/>
                        <m:ctrlPr>
                          <w:rPr>
                            <w:rFonts w:ascii="Cambria Math" w:eastAsia="SimSun" w:hAnsi="Cambria Math"/>
                            <w:i/>
                            <w:lang w:val="en-US"/>
                          </w:rPr>
                        </m:ctrlPr>
                      </m:dPr>
                      <m:e>
                        <m:f>
                          <m:fPr>
                            <m:ctrlPr>
                              <w:rPr>
                                <w:rFonts w:ascii="Cambria Math" w:eastAsia="SimSun" w:hAnsi="Cambria Math"/>
                                <w:i/>
                                <w:lang w:val="en-US"/>
                              </w:rPr>
                            </m:ctrlPr>
                          </m:fPr>
                          <m:num>
                            <m:r>
                              <w:rPr>
                                <w:rFonts w:ascii="Cambria Math" w:eastAsia="SimSun" w:hAnsi="Cambria Math"/>
                                <w:lang w:val="en-US"/>
                              </w:rPr>
                              <m:t>∂h</m:t>
                            </m:r>
                          </m:num>
                          <m:den>
                            <m:r>
                              <w:rPr>
                                <w:rFonts w:ascii="Cambria Math" w:eastAsia="SimSun" w:hAnsi="Cambria Math"/>
                                <w:lang w:val="en-US"/>
                              </w:rPr>
                              <m:t>∂x</m:t>
                            </m:r>
                          </m:den>
                        </m:f>
                      </m:e>
                    </m:d>
                  </m:e>
                  <m:sub>
                    <m:r>
                      <w:rPr>
                        <w:rFonts w:ascii="Cambria Math" w:eastAsia="SimSun" w:hAnsi="Cambria Math"/>
                        <w:lang w:val="en-US"/>
                      </w:rPr>
                      <m:t>P</m:t>
                    </m:r>
                  </m:sub>
                </m:sSub>
                <m:f>
                  <m:fPr>
                    <m:ctrlPr>
                      <w:rPr>
                        <w:rFonts w:ascii="Cambria Math" w:eastAsia="SimSun" w:hAnsi="Cambria Math"/>
                        <w:i/>
                        <w:lang w:val="en-US"/>
                      </w:rPr>
                    </m:ctrlPr>
                  </m:fPr>
                  <m:num>
                    <m:r>
                      <w:rPr>
                        <w:rFonts w:ascii="Cambria Math" w:eastAsia="SimSun" w:hAnsi="Cambria Math"/>
                        <w:lang w:val="en-US"/>
                      </w:rPr>
                      <m:t>∆x</m:t>
                    </m:r>
                  </m:num>
                  <m:den>
                    <m:sSub>
                      <m:sSubPr>
                        <m:ctrlPr>
                          <w:rPr>
                            <w:rFonts w:ascii="Cambria Math" w:eastAsia="SimSun" w:hAnsi="Cambria Math"/>
                            <w:i/>
                            <w:lang w:val="en-US"/>
                          </w:rPr>
                        </m:ctrlPr>
                      </m:sSubPr>
                      <m:e>
                        <m:r>
                          <w:rPr>
                            <w:rFonts w:ascii="Cambria Math" w:eastAsia="SimSun" w:hAnsi="Cambria Math"/>
                            <w:lang w:val="en-US"/>
                          </w:rPr>
                          <m:t>h</m:t>
                        </m:r>
                      </m:e>
                      <m:sub>
                        <m:r>
                          <w:rPr>
                            <w:rFonts w:ascii="Cambria Math" w:eastAsia="SimSun" w:hAnsi="Cambria Math"/>
                            <w:lang w:val="en-US"/>
                          </w:rPr>
                          <m:t>P</m:t>
                        </m:r>
                      </m:sub>
                    </m:sSub>
                  </m:den>
                </m:f>
              </m:oMath>
            </m:oMathPara>
          </w:p>
        </w:tc>
        <w:tc>
          <w:tcPr>
            <w:tcW w:w="1096" w:type="dxa"/>
          </w:tcPr>
          <w:p w14:paraId="18EC7C1E" w14:textId="77777777" w:rsidR="00760858" w:rsidRPr="00752916" w:rsidRDefault="00760858" w:rsidP="00747C13">
            <w:pPr>
              <w:pStyle w:val="Lgende"/>
              <w:numPr>
                <w:ilvl w:val="0"/>
                <w:numId w:val="5"/>
              </w:numPr>
              <w:spacing w:before="120" w:after="120"/>
              <w:rPr>
                <w:rFonts w:ascii="Times New Roman" w:eastAsia="Times New Roman" w:hAnsi="Times New Roman"/>
                <w:sz w:val="22"/>
                <w:szCs w:val="22"/>
                <w:lang w:val="en-US"/>
              </w:rPr>
            </w:pPr>
            <w:r>
              <w:rPr>
                <w:rFonts w:ascii="Times New Roman" w:eastAsia="Times New Roman" w:hAnsi="Times New Roman"/>
                <w:sz w:val="22"/>
                <w:szCs w:val="22"/>
                <w:lang w:val="en-US"/>
              </w:rPr>
              <w:t xml:space="preserve"> </w:t>
            </w:r>
          </w:p>
        </w:tc>
      </w:tr>
    </w:tbl>
    <w:p w14:paraId="332FB287" w14:textId="77777777" w:rsidR="00814ADA" w:rsidRDefault="00814ADA" w:rsidP="00AD2EE6">
      <w:pPr>
        <w:spacing w:after="0"/>
        <w:jc w:val="both"/>
        <w:rPr>
          <w:lang w:val="en-US"/>
        </w:rPr>
      </w:pPr>
    </w:p>
    <w:p w14:paraId="11A65132" w14:textId="0DE50499" w:rsidR="008A12ED" w:rsidRDefault="00814ADA" w:rsidP="00AD2EE6">
      <w:pPr>
        <w:spacing w:after="0"/>
        <w:jc w:val="both"/>
        <w:rPr>
          <w:lang w:val="en-US"/>
        </w:rPr>
      </w:pPr>
      <w:r>
        <w:rPr>
          <w:lang w:val="en-US"/>
        </w:rPr>
        <w:t xml:space="preserve">For decoupling the Reynolds and the energy equation the viscosity </w:t>
      </w:r>
      <w:r w:rsidR="008A12ED">
        <w:rPr>
          <w:lang w:val="en-US"/>
        </w:rPr>
        <w:t>is considered constant and the flow regime is laminar.</w:t>
      </w:r>
      <w:r w:rsidR="007C26C4">
        <w:rPr>
          <w:lang w:val="en-US"/>
        </w:rPr>
        <w:t xml:space="preserve"> </w:t>
      </w:r>
      <w:r w:rsidR="00350DBB">
        <w:rPr>
          <w:lang w:val="en-US"/>
        </w:rPr>
        <w:t xml:space="preserve"> The </w:t>
      </w:r>
      <w:r w:rsidR="007E1FDC">
        <w:rPr>
          <w:lang w:val="en-US"/>
        </w:rPr>
        <w:t xml:space="preserve">expression of </w:t>
      </w:r>
      <w:r w:rsidR="00350DBB">
        <w:rPr>
          <w:lang w:val="en-US"/>
        </w:rPr>
        <w:t>velocity u</w:t>
      </w:r>
      <w:r w:rsidR="008A12ED">
        <w:rPr>
          <w:lang w:val="en-US"/>
        </w:rPr>
        <w:t xml:space="preserve"> </w:t>
      </w:r>
      <w:r w:rsidR="00791F52">
        <w:rPr>
          <w:lang w:val="en-US"/>
        </w:rPr>
        <w:t xml:space="preserve">before coordinate </w:t>
      </w:r>
      <w:r w:rsidR="004C2BA3">
        <w:rPr>
          <w:lang w:val="en-US"/>
        </w:rPr>
        <w:t xml:space="preserve">transformation </w:t>
      </w:r>
      <w:r w:rsidR="00350DBB">
        <w:rPr>
          <w:lang w:val="en-US"/>
        </w:rPr>
        <w:t>is</w:t>
      </w:r>
      <w:r w:rsidR="008A12ED">
        <w:rPr>
          <w:lang w:val="en-US"/>
        </w:rPr>
        <w:t xml:space="preserve"> then </w:t>
      </w:r>
    </w:p>
    <w:tbl>
      <w:tblPr>
        <w:tblStyle w:val="Grilledutableau"/>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0C36C2" w:rsidRPr="00F1019A" w14:paraId="3BAAB8FB" w14:textId="77777777" w:rsidTr="00AE64FD">
        <w:trPr>
          <w:trHeight w:val="635"/>
        </w:trPr>
        <w:tc>
          <w:tcPr>
            <w:tcW w:w="7943" w:type="dxa"/>
            <w:vAlign w:val="center"/>
          </w:tcPr>
          <w:p w14:paraId="34859580" w14:textId="24A2CBA7" w:rsidR="000C36C2" w:rsidRPr="00AA3E05" w:rsidRDefault="000C36C2" w:rsidP="0054667E">
            <w:pPr>
              <w:spacing w:before="120" w:after="120"/>
              <w:jc w:val="center"/>
              <w:rPr>
                <w:rFonts w:eastAsia="SimSun"/>
                <w:i/>
                <w:lang w:val="en-US"/>
              </w:rPr>
            </w:pPr>
            <m:oMath>
              <m:r>
                <w:rPr>
                  <w:rFonts w:ascii="Cambria Math" w:eastAsia="SimSun" w:hAnsi="Cambria Math"/>
                  <w:sz w:val="28"/>
                  <w:lang w:val="en-US"/>
                </w:rPr>
                <m:t>u(x,y)=</m:t>
              </m:r>
              <m:f>
                <m:fPr>
                  <m:ctrlPr>
                    <w:rPr>
                      <w:rFonts w:ascii="Cambria Math" w:eastAsia="SimSun" w:hAnsi="Cambria Math"/>
                      <w:i/>
                      <w:sz w:val="28"/>
                      <w:lang w:val="en-US"/>
                    </w:rPr>
                  </m:ctrlPr>
                </m:fPr>
                <m:num>
                  <m:r>
                    <w:rPr>
                      <w:rFonts w:ascii="Cambria Math" w:eastAsia="SimSun" w:hAnsi="Cambria Math"/>
                      <w:sz w:val="28"/>
                      <w:lang w:val="en-US"/>
                    </w:rPr>
                    <m:t>y</m:t>
                  </m:r>
                  <m:d>
                    <m:dPr>
                      <m:ctrlPr>
                        <w:rPr>
                          <w:rFonts w:ascii="Cambria Math" w:eastAsia="SimSun" w:hAnsi="Cambria Math"/>
                          <w:i/>
                          <w:sz w:val="28"/>
                          <w:lang w:val="en-US"/>
                        </w:rPr>
                      </m:ctrlPr>
                    </m:dPr>
                    <m:e>
                      <m:r>
                        <w:rPr>
                          <w:rFonts w:ascii="Cambria Math" w:eastAsia="SimSun" w:hAnsi="Cambria Math"/>
                          <w:sz w:val="28"/>
                          <w:lang w:val="en-US"/>
                        </w:rPr>
                        <m:t>y-h</m:t>
                      </m:r>
                    </m:e>
                  </m:d>
                </m:num>
                <m:den>
                  <m:r>
                    <w:rPr>
                      <w:rFonts w:ascii="Cambria Math" w:eastAsia="SimSun" w:hAnsi="Cambria Math"/>
                      <w:sz w:val="28"/>
                      <w:lang w:val="en-US"/>
                    </w:rPr>
                    <m:t>2</m:t>
                  </m:r>
                  <m:sSub>
                    <m:sSubPr>
                      <m:ctrlPr>
                        <w:rPr>
                          <w:rFonts w:ascii="Cambria Math" w:hAnsi="Cambria Math"/>
                          <w:i/>
                          <w:sz w:val="28"/>
                        </w:rPr>
                      </m:ctrlPr>
                    </m:sSubPr>
                    <m:e>
                      <m:r>
                        <w:rPr>
                          <w:rFonts w:ascii="Cambria Math" w:hAnsi="Cambria Math"/>
                          <w:sz w:val="28"/>
                        </w:rPr>
                        <m:t>η</m:t>
                      </m:r>
                    </m:e>
                    <m:sub>
                      <m:r>
                        <w:rPr>
                          <w:rFonts w:ascii="Cambria Math" w:hAnsi="Cambria Math"/>
                          <w:sz w:val="28"/>
                          <w:lang w:val="en-US"/>
                        </w:rPr>
                        <m:t>0</m:t>
                      </m:r>
                    </m:sub>
                  </m:sSub>
                </m:den>
              </m:f>
              <m:f>
                <m:fPr>
                  <m:ctrlPr>
                    <w:rPr>
                      <w:rFonts w:ascii="Cambria Math" w:eastAsia="SimSun" w:hAnsi="Cambria Math"/>
                      <w:i/>
                      <w:sz w:val="28"/>
                      <w:lang w:val="en-US"/>
                    </w:rPr>
                  </m:ctrlPr>
                </m:fPr>
                <m:num>
                  <m:r>
                    <w:rPr>
                      <w:rFonts w:ascii="Cambria Math" w:eastAsia="SimSun" w:hAnsi="Cambria Math"/>
                      <w:sz w:val="28"/>
                      <w:lang w:val="en-US"/>
                    </w:rPr>
                    <m:t>∂p</m:t>
                  </m:r>
                </m:num>
                <m:den>
                  <m:r>
                    <w:rPr>
                      <w:rFonts w:ascii="Cambria Math" w:eastAsia="SimSun" w:hAnsi="Cambria Math"/>
                      <w:sz w:val="28"/>
                      <w:lang w:val="en-US"/>
                    </w:rPr>
                    <m:t>∂x</m:t>
                  </m:r>
                </m:den>
              </m:f>
              <m:r>
                <w:rPr>
                  <w:rFonts w:ascii="Cambria Math" w:eastAsia="SimSun" w:hAnsi="Cambria Math"/>
                  <w:sz w:val="28"/>
                  <w:lang w:val="en-US"/>
                </w:rPr>
                <m:t>+</m:t>
              </m:r>
              <m:f>
                <m:fPr>
                  <m:ctrlPr>
                    <w:rPr>
                      <w:rFonts w:ascii="Cambria Math" w:eastAsia="SimSun" w:hAnsi="Cambria Math"/>
                      <w:i/>
                      <w:sz w:val="28"/>
                      <w:lang w:val="en-US"/>
                    </w:rPr>
                  </m:ctrlPr>
                </m:fPr>
                <m:num>
                  <m:d>
                    <m:dPr>
                      <m:ctrlPr>
                        <w:rPr>
                          <w:rFonts w:ascii="Cambria Math" w:eastAsia="SimSun" w:hAnsi="Cambria Math"/>
                          <w:i/>
                          <w:sz w:val="28"/>
                          <w:lang w:val="en-US"/>
                        </w:rPr>
                      </m:ctrlPr>
                    </m:dPr>
                    <m:e>
                      <m:r>
                        <w:rPr>
                          <w:rFonts w:ascii="Cambria Math" w:eastAsia="SimSun" w:hAnsi="Cambria Math"/>
                          <w:sz w:val="28"/>
                          <w:lang w:val="en-US"/>
                        </w:rPr>
                        <m:t>h-y</m:t>
                      </m:r>
                    </m:e>
                  </m:d>
                </m:num>
                <m:den>
                  <m:r>
                    <w:rPr>
                      <w:rFonts w:ascii="Cambria Math" w:eastAsia="SimSun" w:hAnsi="Cambria Math"/>
                      <w:sz w:val="28"/>
                      <w:lang w:val="en-US"/>
                    </w:rPr>
                    <m:t>h</m:t>
                  </m:r>
                </m:den>
              </m:f>
              <m:r>
                <w:rPr>
                  <w:rFonts w:ascii="Cambria Math" w:eastAsia="SimSun" w:hAnsi="Cambria Math"/>
                  <w:sz w:val="28"/>
                  <w:lang w:val="en-US"/>
                </w:rPr>
                <m:t xml:space="preserve">U </m:t>
              </m:r>
            </m:oMath>
            <w:r>
              <w:rPr>
                <w:rFonts w:eastAsia="SimSun"/>
                <w:i/>
                <w:lang w:val="en-US"/>
              </w:rPr>
              <w:t xml:space="preserve"> </w:t>
            </w:r>
          </w:p>
        </w:tc>
        <w:tc>
          <w:tcPr>
            <w:tcW w:w="1096" w:type="dxa"/>
            <w:vAlign w:val="center"/>
          </w:tcPr>
          <w:p w14:paraId="03C51B08" w14:textId="77777777" w:rsidR="000C36C2" w:rsidRPr="00752916" w:rsidRDefault="000C36C2" w:rsidP="00AE64FD">
            <w:pPr>
              <w:pStyle w:val="Lgende"/>
              <w:numPr>
                <w:ilvl w:val="0"/>
                <w:numId w:val="5"/>
              </w:numPr>
              <w:spacing w:before="120" w:after="120"/>
              <w:rPr>
                <w:rFonts w:ascii="Times New Roman" w:eastAsia="Times New Roman" w:hAnsi="Times New Roman"/>
                <w:sz w:val="22"/>
                <w:szCs w:val="22"/>
                <w:lang w:val="en-US"/>
              </w:rPr>
            </w:pPr>
            <w:r>
              <w:rPr>
                <w:rFonts w:ascii="Times New Roman" w:eastAsia="Times New Roman" w:hAnsi="Times New Roman"/>
                <w:sz w:val="22"/>
                <w:szCs w:val="22"/>
                <w:lang w:val="en-US"/>
              </w:rPr>
              <w:t xml:space="preserve"> </w:t>
            </w:r>
          </w:p>
        </w:tc>
      </w:tr>
    </w:tbl>
    <w:p w14:paraId="5115336B" w14:textId="77777777" w:rsidR="008A12ED" w:rsidRDefault="008A12ED" w:rsidP="00AD2EE6">
      <w:pPr>
        <w:spacing w:after="0"/>
        <w:jc w:val="both"/>
        <w:rPr>
          <w:lang w:val="en-US"/>
        </w:rPr>
      </w:pPr>
    </w:p>
    <w:p w14:paraId="3562643E" w14:textId="6D1C3064" w:rsidR="008A12ED" w:rsidRDefault="008A12ED" w:rsidP="00AD2EE6">
      <w:pPr>
        <w:spacing w:after="0"/>
        <w:jc w:val="both"/>
        <w:rPr>
          <w:lang w:val="en-US"/>
        </w:rPr>
      </w:pPr>
      <w:r>
        <w:rPr>
          <w:lang w:val="en-US"/>
        </w:rPr>
        <w:t>The velocity component across the thin film, v, is deduced by integrating the continuity equation</w:t>
      </w:r>
      <w:r w:rsidR="00E66AE6">
        <w:rPr>
          <w:lang w:val="en-US"/>
        </w:rPr>
        <w:t xml:space="preserve"> (</w:t>
      </w:r>
      <w:r w:rsidR="00E66AE6">
        <w:rPr>
          <w:lang w:val="en-US"/>
        </w:rPr>
        <w:fldChar w:fldCharType="begin"/>
      </w:r>
      <w:r w:rsidR="00E66AE6">
        <w:rPr>
          <w:lang w:val="en-US"/>
        </w:rPr>
        <w:instrText xml:space="preserve"> REF _Ref520737676 \r \h </w:instrText>
      </w:r>
      <w:r w:rsidR="00E66AE6">
        <w:rPr>
          <w:lang w:val="en-US"/>
        </w:rPr>
      </w:r>
      <w:r w:rsidR="00E66AE6">
        <w:rPr>
          <w:lang w:val="en-US"/>
        </w:rPr>
        <w:fldChar w:fldCharType="separate"/>
      </w:r>
      <w:r w:rsidR="007E2A97">
        <w:rPr>
          <w:lang w:val="en-US"/>
        </w:rPr>
        <w:t>Eq.7</w:t>
      </w:r>
      <w:r w:rsidR="00E66AE6">
        <w:rPr>
          <w:lang w:val="en-US"/>
        </w:rPr>
        <w:fldChar w:fldCharType="end"/>
      </w:r>
      <w:r w:rsidR="00E66AE6">
        <w:rPr>
          <w:lang w:val="en-US"/>
        </w:rPr>
        <w:t>)</w:t>
      </w:r>
      <w:r>
        <w:rPr>
          <w:lang w:val="en-US"/>
        </w:rPr>
        <w:t>:</w:t>
      </w:r>
    </w:p>
    <w:tbl>
      <w:tblPr>
        <w:tblStyle w:val="Grilledutableau"/>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7805A6" w:rsidRPr="00F1019A" w14:paraId="7BEE9D59" w14:textId="77777777" w:rsidTr="00AE64FD">
        <w:trPr>
          <w:trHeight w:val="635"/>
        </w:trPr>
        <w:tc>
          <w:tcPr>
            <w:tcW w:w="7943" w:type="dxa"/>
            <w:vAlign w:val="center"/>
          </w:tcPr>
          <w:p w14:paraId="1AAC663B" w14:textId="77777777" w:rsidR="007805A6" w:rsidRPr="00AA3E05" w:rsidRDefault="00CF406E" w:rsidP="007805A6">
            <w:pPr>
              <w:spacing w:before="120" w:after="120"/>
              <w:jc w:val="center"/>
              <w:rPr>
                <w:rFonts w:eastAsia="SimSun"/>
                <w:i/>
                <w:lang w:val="en-US"/>
              </w:rPr>
            </w:pPr>
            <m:oMath>
              <m:f>
                <m:fPr>
                  <m:ctrlPr>
                    <w:rPr>
                      <w:rFonts w:ascii="Cambria Math" w:eastAsia="SimSun" w:hAnsi="Cambria Math"/>
                      <w:i/>
                      <w:sz w:val="28"/>
                      <w:lang w:val="en-US"/>
                    </w:rPr>
                  </m:ctrlPr>
                </m:fPr>
                <m:num>
                  <m:r>
                    <w:rPr>
                      <w:rFonts w:ascii="Cambria Math" w:eastAsia="SimSun" w:hAnsi="Cambria Math"/>
                      <w:sz w:val="28"/>
                      <w:lang w:val="en-US"/>
                    </w:rPr>
                    <m:t>∂(</m:t>
                  </m:r>
                  <m:sSub>
                    <m:sSubPr>
                      <m:ctrlPr>
                        <w:rPr>
                          <w:rFonts w:ascii="Cambria Math" w:hAnsi="Cambria Math"/>
                          <w:i/>
                          <w:sz w:val="28"/>
                        </w:rPr>
                      </m:ctrlPr>
                    </m:sSubPr>
                    <m:e>
                      <m:r>
                        <w:rPr>
                          <w:rFonts w:ascii="Cambria Math" w:hAnsi="Cambria Math"/>
                          <w:sz w:val="28"/>
                        </w:rPr>
                        <m:t>ρ</m:t>
                      </m:r>
                    </m:e>
                    <m:sub>
                      <m:r>
                        <w:rPr>
                          <w:rFonts w:ascii="Cambria Math" w:hAnsi="Cambria Math"/>
                          <w:sz w:val="28"/>
                          <w:lang w:val="en-US"/>
                        </w:rPr>
                        <m:t>0</m:t>
                      </m:r>
                    </m:sub>
                  </m:sSub>
                  <m:r>
                    <w:rPr>
                      <w:rFonts w:ascii="Cambria Math" w:eastAsia="SimSun" w:hAnsi="Cambria Math"/>
                      <w:sz w:val="28"/>
                      <w:lang w:val="en-US"/>
                    </w:rPr>
                    <m:t>u)</m:t>
                  </m:r>
                </m:num>
                <m:den>
                  <m:r>
                    <w:rPr>
                      <w:rFonts w:ascii="Cambria Math" w:eastAsia="SimSun" w:hAnsi="Cambria Math"/>
                      <w:sz w:val="28"/>
                      <w:lang w:val="en-US"/>
                    </w:rPr>
                    <m:t>∂x</m:t>
                  </m:r>
                </m:den>
              </m:f>
              <m:r>
                <w:rPr>
                  <w:rFonts w:ascii="Cambria Math" w:eastAsia="SimSun" w:hAnsi="Cambria Math"/>
                  <w:sz w:val="28"/>
                  <w:lang w:val="en-US"/>
                </w:rPr>
                <m:t>+</m:t>
              </m:r>
              <m:f>
                <m:fPr>
                  <m:ctrlPr>
                    <w:rPr>
                      <w:rFonts w:ascii="Cambria Math" w:eastAsia="SimSun" w:hAnsi="Cambria Math"/>
                      <w:i/>
                      <w:sz w:val="28"/>
                      <w:lang w:val="en-US"/>
                    </w:rPr>
                  </m:ctrlPr>
                </m:fPr>
                <m:num>
                  <m:r>
                    <w:rPr>
                      <w:rFonts w:ascii="Cambria Math" w:eastAsia="SimSun" w:hAnsi="Cambria Math"/>
                      <w:sz w:val="28"/>
                      <w:lang w:val="en-US"/>
                    </w:rPr>
                    <m:t>∂(</m:t>
                  </m:r>
                  <m:sSub>
                    <m:sSubPr>
                      <m:ctrlPr>
                        <w:rPr>
                          <w:rFonts w:ascii="Cambria Math" w:hAnsi="Cambria Math"/>
                          <w:i/>
                          <w:sz w:val="28"/>
                        </w:rPr>
                      </m:ctrlPr>
                    </m:sSubPr>
                    <m:e>
                      <m:r>
                        <w:rPr>
                          <w:rFonts w:ascii="Cambria Math" w:hAnsi="Cambria Math"/>
                          <w:sz w:val="28"/>
                        </w:rPr>
                        <m:t>ρ</m:t>
                      </m:r>
                    </m:e>
                    <m:sub>
                      <m:r>
                        <w:rPr>
                          <w:rFonts w:ascii="Cambria Math" w:hAnsi="Cambria Math"/>
                          <w:sz w:val="28"/>
                          <w:lang w:val="en-US"/>
                        </w:rPr>
                        <m:t>0</m:t>
                      </m:r>
                    </m:sub>
                  </m:sSub>
                  <m:r>
                    <w:rPr>
                      <w:rFonts w:ascii="Cambria Math" w:eastAsia="SimSun" w:hAnsi="Cambria Math"/>
                      <w:sz w:val="28"/>
                      <w:lang w:val="en-US"/>
                    </w:rPr>
                    <m:t>v)</m:t>
                  </m:r>
                </m:num>
                <m:den>
                  <m:r>
                    <w:rPr>
                      <w:rFonts w:ascii="Cambria Math" w:eastAsia="SimSun" w:hAnsi="Cambria Math"/>
                      <w:sz w:val="28"/>
                      <w:lang w:val="en-US"/>
                    </w:rPr>
                    <m:t>∂y</m:t>
                  </m:r>
                </m:den>
              </m:f>
              <m:r>
                <w:rPr>
                  <w:rFonts w:ascii="Cambria Math" w:eastAsia="SimSun" w:hAnsi="Cambria Math"/>
                  <w:sz w:val="28"/>
                  <w:lang w:val="en-US"/>
                </w:rPr>
                <m:t>=0</m:t>
              </m:r>
            </m:oMath>
            <w:r w:rsidR="007805A6">
              <w:rPr>
                <w:rFonts w:eastAsia="SimSun"/>
                <w:i/>
                <w:lang w:val="en-US"/>
              </w:rPr>
              <w:t xml:space="preserve"> </w:t>
            </w:r>
          </w:p>
        </w:tc>
        <w:tc>
          <w:tcPr>
            <w:tcW w:w="1096" w:type="dxa"/>
            <w:vAlign w:val="center"/>
          </w:tcPr>
          <w:p w14:paraId="62DAB8C1" w14:textId="77777777" w:rsidR="007805A6" w:rsidRPr="00752916" w:rsidRDefault="007805A6" w:rsidP="00AE64FD">
            <w:pPr>
              <w:pStyle w:val="Lgende"/>
              <w:numPr>
                <w:ilvl w:val="0"/>
                <w:numId w:val="5"/>
              </w:numPr>
              <w:spacing w:before="120" w:after="120"/>
              <w:rPr>
                <w:rFonts w:ascii="Times New Roman" w:eastAsia="Times New Roman" w:hAnsi="Times New Roman"/>
                <w:sz w:val="22"/>
                <w:szCs w:val="22"/>
                <w:lang w:val="en-US"/>
              </w:rPr>
            </w:pPr>
            <w:bookmarkStart w:id="4" w:name="_Ref520737676"/>
            <w:r>
              <w:rPr>
                <w:rFonts w:ascii="Times New Roman" w:eastAsia="Times New Roman" w:hAnsi="Times New Roman"/>
                <w:sz w:val="22"/>
                <w:szCs w:val="22"/>
                <w:lang w:val="en-US"/>
              </w:rPr>
              <w:t xml:space="preserve"> </w:t>
            </w:r>
            <w:bookmarkEnd w:id="4"/>
          </w:p>
        </w:tc>
      </w:tr>
    </w:tbl>
    <w:p w14:paraId="79A46679" w14:textId="3594B9B7" w:rsidR="007805A6" w:rsidRPr="008B010B" w:rsidRDefault="007805A6" w:rsidP="00AD2EE6">
      <w:pPr>
        <w:spacing w:after="0"/>
        <w:jc w:val="both"/>
        <w:rPr>
          <w:lang w:val="en-US"/>
        </w:rPr>
      </w:pPr>
    </w:p>
    <w:p w14:paraId="32FC2F7C" w14:textId="2111B422" w:rsidR="008B010B" w:rsidRDefault="00A13563" w:rsidP="00AD2EE6">
      <w:pPr>
        <w:spacing w:after="0"/>
        <w:jc w:val="both"/>
        <w:rPr>
          <w:lang w:val="en-US"/>
        </w:rPr>
      </w:pPr>
      <w:r>
        <w:rPr>
          <w:lang w:val="en-US"/>
        </w:rPr>
        <w:t>After integrating it along the film thickness in the computational domain</w:t>
      </w:r>
      <w:r w:rsidR="00271773">
        <w:rPr>
          <w:lang w:val="en-US"/>
        </w:rPr>
        <w:t xml:space="preserve"> </w:t>
      </w:r>
      <w:r w:rsidR="009741CC">
        <w:rPr>
          <w:lang w:val="en-US"/>
        </w:rPr>
        <w:t>with</w:t>
      </w:r>
      <w:r w:rsidR="00DF2485">
        <w:rPr>
          <w:lang w:val="en-US"/>
        </w:rPr>
        <w:t xml:space="preserve"> the boundaries given as</w:t>
      </w:r>
      <w:r w:rsidR="009741CC">
        <w:rPr>
          <w:rFonts w:eastAsiaTheme="minorEastAsia"/>
          <w:lang w:val="en-US"/>
        </w:rPr>
        <w:t xml:space="preserve"> </w:t>
      </w:r>
      <m:oMath>
        <m:r>
          <w:rPr>
            <w:rFonts w:ascii="Cambria Math" w:hAnsi="Cambria Math"/>
            <w:lang w:val="en-US"/>
          </w:rPr>
          <m:t>v</m:t>
        </m:r>
        <m:d>
          <m:dPr>
            <m:ctrlPr>
              <w:rPr>
                <w:rFonts w:ascii="Cambria Math" w:hAnsi="Cambria Math"/>
                <w:i/>
                <w:lang w:val="en-US"/>
              </w:rPr>
            </m:ctrlPr>
          </m:dPr>
          <m:e>
            <m:r>
              <w:rPr>
                <w:rFonts w:ascii="Cambria Math" w:hAnsi="Cambria Math"/>
                <w:lang w:val="en-US"/>
              </w:rPr>
              <m:t>x,0</m:t>
            </m:r>
          </m:e>
        </m:d>
        <m:r>
          <w:rPr>
            <w:rFonts w:ascii="Cambria Math" w:hAnsi="Cambria Math"/>
            <w:lang w:val="en-US"/>
          </w:rPr>
          <m:t xml:space="preserve">=0 </m:t>
        </m:r>
      </m:oMath>
      <w:proofErr w:type="gramStart"/>
      <w:r w:rsidR="009741CC" w:rsidRPr="009741CC">
        <w:rPr>
          <w:rFonts w:eastAsiaTheme="minorEastAsia"/>
          <w:lang w:val="en-US"/>
        </w:rPr>
        <w:t xml:space="preserve">and </w:t>
      </w:r>
      <m:oMath>
        <m:d>
          <m:dPr>
            <m:ctrlPr>
              <w:rPr>
                <w:rFonts w:ascii="Cambria Math" w:eastAsiaTheme="minorEastAsia" w:hAnsi="Cambria Math"/>
                <w:i/>
                <w:lang w:val="en-US"/>
              </w:rPr>
            </m:ctrlPr>
          </m:dPr>
          <m:e>
            <w:proofErr w:type="gramEnd"/>
            <m:r>
              <w:rPr>
                <w:rFonts w:ascii="Cambria Math" w:eastAsiaTheme="minorEastAsia" w:hAnsi="Cambria Math"/>
                <w:lang w:val="en-US"/>
              </w:rPr>
              <m:t>x,h</m:t>
            </m:r>
          </m:e>
        </m:d>
        <m:r>
          <w:rPr>
            <w:rFonts w:ascii="Cambria Math" w:eastAsiaTheme="minorEastAsia" w:hAnsi="Cambria Math"/>
            <w:lang w:val="en-US"/>
          </w:rPr>
          <m:t>=0</m:t>
        </m:r>
      </m:oMath>
      <w:r w:rsidR="009741CC">
        <w:rPr>
          <w:rFonts w:eastAsiaTheme="minorEastAsia"/>
          <w:lang w:val="en-US"/>
        </w:rPr>
        <w:t xml:space="preserve"> </w:t>
      </w:r>
      <w:r>
        <w:rPr>
          <w:lang w:val="en-US"/>
        </w:rPr>
        <w:t>, we get</w:t>
      </w:r>
    </w:p>
    <w:tbl>
      <w:tblPr>
        <w:tblStyle w:val="Grilledutableau"/>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271773" w:rsidRPr="00F1019A" w14:paraId="3763365C" w14:textId="77777777" w:rsidTr="00AE64FD">
        <w:trPr>
          <w:trHeight w:val="635"/>
        </w:trPr>
        <w:tc>
          <w:tcPr>
            <w:tcW w:w="7943" w:type="dxa"/>
            <w:vAlign w:val="center"/>
          </w:tcPr>
          <w:p w14:paraId="0FB687E2" w14:textId="7A741706" w:rsidR="00271773" w:rsidRPr="00AA3E05" w:rsidRDefault="00271773" w:rsidP="00AE64FD">
            <w:pPr>
              <w:spacing w:before="120" w:after="120"/>
              <w:jc w:val="center"/>
              <w:rPr>
                <w:rFonts w:eastAsia="SimSun"/>
                <w:i/>
                <w:lang w:val="en-US"/>
              </w:rPr>
            </w:pPr>
            <m:oMath>
              <m:r>
                <w:rPr>
                  <w:rFonts w:ascii="Cambria Math" w:eastAsia="SimSun" w:hAnsi="Cambria Math"/>
                  <w:sz w:val="28"/>
                  <w:lang w:val="en-US"/>
                </w:rPr>
                <m:t>v(x,y)=-</m:t>
              </m:r>
              <m:nary>
                <m:naryPr>
                  <m:limLoc m:val="subSup"/>
                  <m:ctrlPr>
                    <w:rPr>
                      <w:rFonts w:ascii="Cambria Math" w:eastAsia="SimSun" w:hAnsi="Cambria Math"/>
                      <w:i/>
                      <w:sz w:val="28"/>
                      <w:lang w:val="en-US"/>
                    </w:rPr>
                  </m:ctrlPr>
                </m:naryPr>
                <m:sub>
                  <m:r>
                    <w:rPr>
                      <w:rFonts w:ascii="Cambria Math" w:eastAsia="SimSun" w:hAnsi="Cambria Math"/>
                      <w:sz w:val="28"/>
                      <w:lang w:val="en-US"/>
                    </w:rPr>
                    <m:t>0</m:t>
                  </m:r>
                </m:sub>
                <m:sup>
                  <m:r>
                    <w:rPr>
                      <w:rFonts w:ascii="Cambria Math" w:eastAsia="SimSun" w:hAnsi="Cambria Math"/>
                      <w:sz w:val="28"/>
                      <w:lang w:val="en-US"/>
                    </w:rPr>
                    <m:t>y</m:t>
                  </m:r>
                </m:sup>
                <m:e>
                  <m:f>
                    <m:fPr>
                      <m:ctrlPr>
                        <w:rPr>
                          <w:rFonts w:ascii="Cambria Math" w:eastAsia="SimSun" w:hAnsi="Cambria Math"/>
                          <w:i/>
                          <w:sz w:val="28"/>
                          <w:lang w:val="en-US"/>
                        </w:rPr>
                      </m:ctrlPr>
                    </m:fPr>
                    <m:num>
                      <m:r>
                        <w:rPr>
                          <w:rFonts w:ascii="Cambria Math" w:eastAsia="SimSun" w:hAnsi="Cambria Math"/>
                          <w:sz w:val="28"/>
                          <w:lang w:val="en-US"/>
                        </w:rPr>
                        <m:t>∂u</m:t>
                      </m:r>
                    </m:num>
                    <m:den>
                      <m:r>
                        <w:rPr>
                          <w:rFonts w:ascii="Cambria Math" w:eastAsia="SimSun" w:hAnsi="Cambria Math"/>
                          <w:sz w:val="28"/>
                          <w:lang w:val="en-US"/>
                        </w:rPr>
                        <m:t>∂x</m:t>
                      </m:r>
                    </m:den>
                  </m:f>
                  <m:r>
                    <w:rPr>
                      <w:rFonts w:ascii="Cambria Math" w:eastAsia="SimSun" w:hAnsi="Cambria Math"/>
                      <w:sz w:val="28"/>
                      <w:lang w:val="en-US"/>
                    </w:rPr>
                    <m:t>dy</m:t>
                  </m:r>
                </m:e>
              </m:nary>
            </m:oMath>
            <w:r>
              <w:rPr>
                <w:rFonts w:eastAsia="SimSun"/>
                <w:i/>
                <w:lang w:val="en-US"/>
              </w:rPr>
              <w:t xml:space="preserve"> </w:t>
            </w:r>
          </w:p>
        </w:tc>
        <w:tc>
          <w:tcPr>
            <w:tcW w:w="1096" w:type="dxa"/>
            <w:vAlign w:val="center"/>
          </w:tcPr>
          <w:p w14:paraId="6887A8CA" w14:textId="77777777" w:rsidR="00271773" w:rsidRPr="00752916" w:rsidRDefault="00271773" w:rsidP="00AE64FD">
            <w:pPr>
              <w:pStyle w:val="Lgende"/>
              <w:numPr>
                <w:ilvl w:val="0"/>
                <w:numId w:val="5"/>
              </w:numPr>
              <w:spacing w:before="120" w:after="120"/>
              <w:rPr>
                <w:rFonts w:ascii="Times New Roman" w:eastAsia="Times New Roman" w:hAnsi="Times New Roman"/>
                <w:sz w:val="22"/>
                <w:szCs w:val="22"/>
                <w:lang w:val="en-US"/>
              </w:rPr>
            </w:pPr>
            <w:r>
              <w:rPr>
                <w:rFonts w:ascii="Times New Roman" w:eastAsia="Times New Roman" w:hAnsi="Times New Roman"/>
                <w:sz w:val="22"/>
                <w:szCs w:val="22"/>
                <w:lang w:val="en-US"/>
              </w:rPr>
              <w:t xml:space="preserve"> </w:t>
            </w:r>
          </w:p>
        </w:tc>
      </w:tr>
    </w:tbl>
    <w:p w14:paraId="74292D41" w14:textId="77777777" w:rsidR="008B010B" w:rsidRPr="008B010B" w:rsidRDefault="008B010B" w:rsidP="00AD2EE6">
      <w:pPr>
        <w:spacing w:after="0"/>
        <w:jc w:val="both"/>
        <w:rPr>
          <w:lang w:val="en-US"/>
        </w:rPr>
      </w:pPr>
    </w:p>
    <w:p w14:paraId="6AB9FB8A" w14:textId="072A619F" w:rsidR="008A12ED" w:rsidRDefault="008A12ED" w:rsidP="00AD2EE6">
      <w:pPr>
        <w:spacing w:after="0"/>
        <w:jc w:val="both"/>
        <w:rPr>
          <w:lang w:val="en-US"/>
        </w:rPr>
      </w:pPr>
      <w:r w:rsidRPr="008A12ED">
        <w:rPr>
          <w:lang w:val="en-US"/>
        </w:rPr>
        <w:t>Grid</w:t>
      </w:r>
      <w:r>
        <w:rPr>
          <w:lang w:val="en-US"/>
        </w:rPr>
        <w:t>s</w:t>
      </w:r>
      <w:r w:rsidRPr="008A12ED">
        <w:rPr>
          <w:lang w:val="en-US"/>
        </w:rPr>
        <w:t xml:space="preserve"> with 80 cells in the X direction </w:t>
      </w:r>
      <w:r>
        <w:rPr>
          <w:lang w:val="en-US"/>
        </w:rPr>
        <w:t xml:space="preserve">and a different number of cells </w:t>
      </w:r>
      <w:r w:rsidRPr="008A12ED">
        <w:rPr>
          <w:lang w:val="en-US"/>
        </w:rPr>
        <w:t>across th</w:t>
      </w:r>
      <w:r>
        <w:rPr>
          <w:lang w:val="en-US"/>
        </w:rPr>
        <w:t>e</w:t>
      </w:r>
      <w:r w:rsidR="00CB7398">
        <w:rPr>
          <w:lang w:val="en-US"/>
        </w:rPr>
        <w:t xml:space="preserve"> </w:t>
      </w:r>
      <w:r w:rsidR="004C7D1B">
        <w:rPr>
          <w:lang w:val="en-US"/>
        </w:rPr>
        <w:t>film thickness</w:t>
      </w:r>
      <w:r>
        <w:rPr>
          <w:lang w:val="en-US"/>
        </w:rPr>
        <w:t xml:space="preserve"> were used. The number of </w:t>
      </w:r>
      <w:r w:rsidR="00532CBA">
        <w:rPr>
          <w:lang w:val="en-US"/>
        </w:rPr>
        <w:t xml:space="preserve">equidistant </w:t>
      </w:r>
      <w:r>
        <w:rPr>
          <w:lang w:val="en-US"/>
        </w:rPr>
        <w:t xml:space="preserve">grid cells across the film thickness was </w:t>
      </w:r>
      <w:proofErr w:type="gramStart"/>
      <w:r w:rsidRPr="008A12ED">
        <w:rPr>
          <w:lang w:val="en-US"/>
        </w:rPr>
        <w:t>Ny</w:t>
      </w:r>
      <w:proofErr w:type="gramEnd"/>
      <w:r w:rsidR="00A41157">
        <w:rPr>
          <w:lang w:val="en-US"/>
        </w:rPr>
        <w:t xml:space="preserve"> </w:t>
      </w:r>
      <w:r w:rsidRPr="008A12ED">
        <w:rPr>
          <w:lang w:val="en-US"/>
        </w:rPr>
        <w:t>=</w:t>
      </w:r>
      <w:r w:rsidR="00A41157">
        <w:rPr>
          <w:lang w:val="en-US"/>
        </w:rPr>
        <w:t xml:space="preserve"> </w:t>
      </w:r>
      <w:r w:rsidRPr="008A12ED">
        <w:rPr>
          <w:lang w:val="en-US"/>
        </w:rPr>
        <w:t>1</w:t>
      </w:r>
      <w:r w:rsidR="006F2159">
        <w:rPr>
          <w:lang w:val="en-US"/>
        </w:rPr>
        <w:t>0, 20, 40, 50, 80, 100,160</w:t>
      </w:r>
      <w:r>
        <w:rPr>
          <w:lang w:val="en-US"/>
        </w:rPr>
        <w:t>. In a first test</w:t>
      </w:r>
      <w:r w:rsidR="00CF57EA">
        <w:rPr>
          <w:lang w:val="en-US"/>
        </w:rPr>
        <w:t>,</w:t>
      </w:r>
      <w:r>
        <w:rPr>
          <w:lang w:val="en-US"/>
        </w:rPr>
        <w:t xml:space="preserve"> the temperatures were imposed on the </w:t>
      </w:r>
      <w:r w:rsidR="00532CBA">
        <w:rPr>
          <w:lang w:val="en-US"/>
        </w:rPr>
        <w:t xml:space="preserve">lower and upper wall and the </w:t>
      </w:r>
      <w:ins w:id="5" w:author="ZHANG Silun" w:date="2018-08-03T11:19:00Z">
        <w:r w:rsidR="00CF406E">
          <w:rPr>
            <w:lang w:val="en-US"/>
          </w:rPr>
          <w:t xml:space="preserve">dimensionless </w:t>
        </w:r>
      </w:ins>
      <w:r w:rsidR="00532CBA">
        <w:rPr>
          <w:lang w:val="en-US"/>
        </w:rPr>
        <w:t xml:space="preserve">wall temperature </w:t>
      </w:r>
      <w:del w:id="6" w:author="ZHANG Silun" w:date="2018-08-03T11:20:00Z">
        <w:r w:rsidR="00532CBA" w:rsidDel="00CF406E">
          <w:rPr>
            <w:lang w:val="en-US"/>
          </w:rPr>
          <w:delText xml:space="preserve">derivatives </w:delText>
        </w:r>
      </w:del>
      <w:ins w:id="7" w:author="ZHANG Silun" w:date="2018-08-03T11:20:00Z">
        <w:r w:rsidR="00CF406E">
          <w:rPr>
            <w:lang w:val="en-US"/>
          </w:rPr>
          <w:t xml:space="preserve">gradient </w:t>
        </w:r>
      </w:ins>
      <w:r w:rsidR="00532CBA">
        <w:rPr>
          <w:lang w:val="en-US"/>
        </w:rPr>
        <w:t>were monitored.</w:t>
      </w:r>
      <w:r w:rsidR="00532CBA">
        <w:rPr>
          <w:rStyle w:val="Appelnotedebasdep"/>
          <w:lang w:val="en-US"/>
        </w:rPr>
        <w:footnoteReference w:id="1"/>
      </w:r>
      <w:r w:rsidR="00532CBA">
        <w:rPr>
          <w:lang w:val="en-US"/>
        </w:rPr>
        <w:t xml:space="preserve"> </w:t>
      </w:r>
      <w:ins w:id="8" w:author="ZHANG Silun" w:date="2018-08-03T11:20:00Z">
        <w:r w:rsidR="00CF406E">
          <w:rPr>
            <w:lang w:val="en-US"/>
          </w:rPr>
          <w:t xml:space="preserve">This dimensionless wall temperature gradient is obtained by </w:t>
        </w:r>
      </w:ins>
    </w:p>
    <w:tbl>
      <w:tblPr>
        <w:tblStyle w:val="Grilledutableau"/>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CF406E" w:rsidRPr="00F1019A" w14:paraId="36D9951F" w14:textId="77777777" w:rsidTr="00CF406E">
        <w:trPr>
          <w:trHeight w:val="635"/>
        </w:trPr>
        <w:tc>
          <w:tcPr>
            <w:tcW w:w="7943" w:type="dxa"/>
            <w:vAlign w:val="center"/>
          </w:tcPr>
          <w:p w14:paraId="048BE699" w14:textId="5D3E995B" w:rsidR="00CF406E" w:rsidRPr="00AA3E05" w:rsidRDefault="00396564" w:rsidP="00396564">
            <w:pPr>
              <w:spacing w:before="120" w:after="120"/>
              <w:jc w:val="center"/>
              <w:rPr>
                <w:rFonts w:eastAsia="SimSun"/>
                <w:i/>
                <w:lang w:val="en-US"/>
              </w:rPr>
            </w:pPr>
            <m:oMathPara>
              <m:oMath>
                <m:f>
                  <m:fPr>
                    <m:ctrlPr>
                      <w:rPr>
                        <w:rFonts w:ascii="Cambria Math" w:hAnsi="Cambria Math"/>
                        <w:i/>
                        <w:sz w:val="18"/>
                      </w:rPr>
                    </m:ctrlPr>
                  </m:fPr>
                  <m:num>
                    <m:r>
                      <w:rPr>
                        <w:rFonts w:ascii="Cambria Math" w:hAnsi="Cambria Math"/>
                        <w:sz w:val="18"/>
                      </w:rPr>
                      <m:t>d</m:t>
                    </m:r>
                    <m:acc>
                      <m:accPr>
                        <m:chr m:val="̅"/>
                        <m:ctrlPr>
                          <w:rPr>
                            <w:rFonts w:ascii="Cambria Math" w:hAnsi="Cambria Math"/>
                            <w:i/>
                            <w:sz w:val="18"/>
                          </w:rPr>
                        </m:ctrlPr>
                      </m:accPr>
                      <m:e>
                        <m:r>
                          <w:rPr>
                            <w:rFonts w:ascii="Cambria Math" w:hAnsi="Cambria Math"/>
                            <w:sz w:val="18"/>
                          </w:rPr>
                          <m:t>T</m:t>
                        </m:r>
                        <m:d>
                          <m:dPr>
                            <m:ctrlPr>
                              <w:rPr>
                                <w:rFonts w:ascii="Cambria Math" w:hAnsi="Cambria Math"/>
                                <w:i/>
                                <w:sz w:val="18"/>
                              </w:rPr>
                            </m:ctrlPr>
                          </m:dPr>
                          <m:e>
                            <m:r>
                              <w:rPr>
                                <w:rFonts w:ascii="Cambria Math" w:hAnsi="Cambria Math"/>
                                <w:sz w:val="18"/>
                              </w:rPr>
                              <m:t>x,</m:t>
                            </m:r>
                            <m:acc>
                              <m:accPr>
                                <m:chr m:val="̅"/>
                                <m:ctrlPr>
                                  <w:rPr>
                                    <w:rFonts w:ascii="Cambria Math" w:hAnsi="Cambria Math"/>
                                    <w:i/>
                                    <w:sz w:val="18"/>
                                  </w:rPr>
                                </m:ctrlPr>
                              </m:accPr>
                              <m:e>
                                <m:r>
                                  <w:rPr>
                                    <w:rFonts w:ascii="Cambria Math" w:hAnsi="Cambria Math"/>
                                    <w:sz w:val="18"/>
                                  </w:rPr>
                                  <m:t>y</m:t>
                                </m:r>
                              </m:e>
                            </m:acc>
                          </m:e>
                        </m:d>
                      </m:e>
                    </m:acc>
                  </m:num>
                  <m:den>
                    <m:r>
                      <w:rPr>
                        <w:rFonts w:ascii="Cambria Math" w:hAnsi="Cambria Math"/>
                        <w:sz w:val="18"/>
                      </w:rPr>
                      <m:t>d</m:t>
                    </m:r>
                    <m:acc>
                      <m:accPr>
                        <m:chr m:val="̅"/>
                        <m:ctrlPr>
                          <w:rPr>
                            <w:rFonts w:ascii="Cambria Math" w:hAnsi="Cambria Math"/>
                            <w:i/>
                            <w:sz w:val="18"/>
                          </w:rPr>
                        </m:ctrlPr>
                      </m:accPr>
                      <m:e>
                        <m:r>
                          <w:rPr>
                            <w:rFonts w:ascii="Cambria Math" w:hAnsi="Cambria Math"/>
                            <w:sz w:val="18"/>
                          </w:rPr>
                          <m:t>y</m:t>
                        </m:r>
                      </m:e>
                    </m:acc>
                  </m:den>
                </m:f>
                <m:r>
                  <w:rPr>
                    <w:rFonts w:ascii="Cambria Math" w:eastAsia="SimSun" w:hAnsi="Cambria Math"/>
                    <w:sz w:val="18"/>
                  </w:rPr>
                  <m:t>=</m:t>
                </m:r>
                <m:f>
                  <m:fPr>
                    <m:ctrlPr>
                      <w:rPr>
                        <w:rFonts w:ascii="Cambria Math" w:hAnsi="Cambria Math"/>
                        <w:i/>
                        <w:sz w:val="18"/>
                      </w:rPr>
                    </m:ctrlPr>
                  </m:fPr>
                  <m:num>
                    <m:r>
                      <w:rPr>
                        <w:rFonts w:ascii="Cambria Math" w:hAnsi="Cambria Math"/>
                        <w:sz w:val="18"/>
                      </w:rPr>
                      <m:t>d</m:t>
                    </m:r>
                    <m:r>
                      <w:rPr>
                        <w:rFonts w:ascii="Cambria Math" w:hAnsi="Cambria Math"/>
                        <w:sz w:val="18"/>
                      </w:rPr>
                      <m:t>T</m:t>
                    </m:r>
                    <m:d>
                      <m:dPr>
                        <m:ctrlPr>
                          <w:rPr>
                            <w:rFonts w:ascii="Cambria Math" w:hAnsi="Cambria Math"/>
                            <w:i/>
                            <w:sz w:val="18"/>
                          </w:rPr>
                        </m:ctrlPr>
                      </m:dPr>
                      <m:e>
                        <m:r>
                          <w:rPr>
                            <w:rFonts w:ascii="Cambria Math" w:hAnsi="Cambria Math"/>
                            <w:sz w:val="18"/>
                          </w:rPr>
                          <m:t>x,</m:t>
                        </m:r>
                        <m:acc>
                          <m:accPr>
                            <m:chr m:val="̅"/>
                            <m:ctrlPr>
                              <w:rPr>
                                <w:rFonts w:ascii="Cambria Math" w:hAnsi="Cambria Math"/>
                                <w:i/>
                                <w:sz w:val="18"/>
                              </w:rPr>
                            </m:ctrlPr>
                          </m:accPr>
                          <m:e>
                            <m:r>
                              <w:rPr>
                                <w:rFonts w:ascii="Cambria Math" w:hAnsi="Cambria Math"/>
                                <w:sz w:val="18"/>
                              </w:rPr>
                              <m:t>y</m:t>
                            </m:r>
                          </m:e>
                        </m:acc>
                      </m:e>
                    </m:d>
                  </m:num>
                  <m:den>
                    <m:sSub>
                      <m:sSubPr>
                        <m:ctrlPr>
                          <w:rPr>
                            <w:rFonts w:ascii="Cambria Math" w:hAnsi="Cambria Math"/>
                            <w:i/>
                            <w:sz w:val="18"/>
                          </w:rPr>
                        </m:ctrlPr>
                      </m:sSubPr>
                      <m:e>
                        <m:r>
                          <w:rPr>
                            <w:rFonts w:ascii="Cambria Math" w:hAnsi="Cambria Math"/>
                            <w:sz w:val="18"/>
                          </w:rPr>
                          <m:t>T</m:t>
                        </m:r>
                      </m:e>
                      <m:sub>
                        <m:r>
                          <w:rPr>
                            <w:rFonts w:ascii="Cambria Math" w:hAnsi="Cambria Math"/>
                            <w:sz w:val="18"/>
                          </w:rPr>
                          <m:t>a</m:t>
                        </m:r>
                      </m:sub>
                    </m:sSub>
                    <m:r>
                      <w:rPr>
                        <w:rFonts w:ascii="Cambria Math" w:hAnsi="Cambria Math"/>
                        <w:sz w:val="18"/>
                      </w:rPr>
                      <m:t>d</m:t>
                    </m:r>
                    <m:acc>
                      <m:accPr>
                        <m:chr m:val="̅"/>
                        <m:ctrlPr>
                          <w:rPr>
                            <w:rFonts w:ascii="Cambria Math" w:hAnsi="Cambria Math"/>
                            <w:i/>
                            <w:sz w:val="18"/>
                          </w:rPr>
                        </m:ctrlPr>
                      </m:accPr>
                      <m:e>
                        <m:r>
                          <w:rPr>
                            <w:rFonts w:ascii="Cambria Math" w:hAnsi="Cambria Math"/>
                            <w:sz w:val="18"/>
                          </w:rPr>
                          <m:t>y</m:t>
                        </m:r>
                      </m:e>
                    </m:acc>
                  </m:den>
                </m:f>
              </m:oMath>
            </m:oMathPara>
          </w:p>
        </w:tc>
        <w:tc>
          <w:tcPr>
            <w:tcW w:w="1096" w:type="dxa"/>
            <w:vAlign w:val="center"/>
          </w:tcPr>
          <w:p w14:paraId="061A37C1" w14:textId="77777777" w:rsidR="00CF406E" w:rsidRPr="00752916" w:rsidRDefault="00CF406E" w:rsidP="00CF406E">
            <w:pPr>
              <w:pStyle w:val="Lgende"/>
              <w:numPr>
                <w:ilvl w:val="0"/>
                <w:numId w:val="5"/>
              </w:numPr>
              <w:spacing w:before="120" w:after="120"/>
              <w:rPr>
                <w:rFonts w:ascii="Times New Roman" w:eastAsia="Times New Roman" w:hAnsi="Times New Roman"/>
                <w:sz w:val="22"/>
                <w:szCs w:val="22"/>
                <w:lang w:val="en-US"/>
              </w:rPr>
            </w:pPr>
            <w:r>
              <w:rPr>
                <w:rFonts w:ascii="Times New Roman" w:eastAsia="Times New Roman" w:hAnsi="Times New Roman"/>
                <w:sz w:val="22"/>
                <w:szCs w:val="22"/>
                <w:lang w:val="en-US"/>
              </w:rPr>
              <w:t xml:space="preserve"> </w:t>
            </w:r>
          </w:p>
        </w:tc>
      </w:tr>
    </w:tbl>
    <w:p w14:paraId="539C13A4" w14:textId="5FA75407" w:rsidR="00532CBA" w:rsidRPr="00532CBA" w:rsidRDefault="00532CBA" w:rsidP="00AD2EE6">
      <w:pPr>
        <w:jc w:val="both"/>
        <w:rPr>
          <w:lang w:val="en-US"/>
        </w:rPr>
      </w:pPr>
      <w:r>
        <w:rPr>
          <w:lang w:val="en-US"/>
        </w:rPr>
        <w:t xml:space="preserve">The results are depicted in </w:t>
      </w:r>
      <w:r w:rsidR="00F4254F">
        <w:rPr>
          <w:lang w:val="en-US"/>
        </w:rPr>
        <w:fldChar w:fldCharType="begin"/>
      </w:r>
      <w:r w:rsidR="00F4254F">
        <w:rPr>
          <w:lang w:val="en-US"/>
        </w:rPr>
        <w:instrText xml:space="preserve"> REF _Ref520906518 \h  \* MERGEFORMAT </w:instrText>
      </w:r>
      <w:r w:rsidR="00F4254F">
        <w:rPr>
          <w:lang w:val="en-US"/>
        </w:rPr>
      </w:r>
      <w:r w:rsidR="00F4254F">
        <w:rPr>
          <w:lang w:val="en-US"/>
        </w:rPr>
        <w:fldChar w:fldCharType="separate"/>
      </w:r>
      <w:r w:rsidR="007E2A97" w:rsidRPr="007E2A97">
        <w:rPr>
          <w:lang w:val="en-US"/>
        </w:rPr>
        <w:t>Figure 3</w:t>
      </w:r>
      <w:r w:rsidR="00F4254F">
        <w:rPr>
          <w:lang w:val="en-US"/>
        </w:rPr>
        <w:fldChar w:fldCharType="end"/>
      </w:r>
      <w:r w:rsidR="00F4254F">
        <w:rPr>
          <w:lang w:val="en-US"/>
        </w:rPr>
        <w:t xml:space="preserve"> and </w:t>
      </w:r>
      <w:r w:rsidR="00F4254F">
        <w:rPr>
          <w:lang w:val="en-US"/>
        </w:rPr>
        <w:fldChar w:fldCharType="begin"/>
      </w:r>
      <w:r w:rsidR="00F4254F">
        <w:rPr>
          <w:lang w:val="en-US"/>
        </w:rPr>
        <w:instrText xml:space="preserve"> REF _Ref520906528 \h  \* MERGEFORMAT </w:instrText>
      </w:r>
      <w:r w:rsidR="00F4254F">
        <w:rPr>
          <w:lang w:val="en-US"/>
        </w:rPr>
      </w:r>
      <w:r w:rsidR="00F4254F">
        <w:rPr>
          <w:lang w:val="en-US"/>
        </w:rPr>
        <w:fldChar w:fldCharType="separate"/>
      </w:r>
      <w:r w:rsidR="007E2A97" w:rsidRPr="007E2A97">
        <w:rPr>
          <w:lang w:val="en-US"/>
        </w:rPr>
        <w:t>Figure 4</w:t>
      </w:r>
      <w:r w:rsidR="00F4254F">
        <w:rPr>
          <w:lang w:val="en-US"/>
        </w:rPr>
        <w:fldChar w:fldCharType="end"/>
      </w:r>
      <w:r>
        <w:rPr>
          <w:lang w:val="en-US"/>
        </w:rPr>
        <w:t xml:space="preserve"> and show that the curves become superposed starting with </w:t>
      </w:r>
      <w:proofErr w:type="gramStart"/>
      <w:r>
        <w:rPr>
          <w:lang w:val="en-US"/>
        </w:rPr>
        <w:t>Ny</w:t>
      </w:r>
      <w:r w:rsidR="00A15932">
        <w:rPr>
          <w:lang w:val="en-US"/>
        </w:rPr>
        <w:t>=</w:t>
      </w:r>
      <w:proofErr w:type="gramEnd"/>
      <w:r w:rsidR="00A15932">
        <w:rPr>
          <w:lang w:val="en-US"/>
        </w:rPr>
        <w:t>80</w:t>
      </w:r>
      <w:r>
        <w:rPr>
          <w:lang w:val="en-US"/>
        </w:rPr>
        <w:t xml:space="preserve"> cells. An estimation of the accuracy is obtained by using the </w:t>
      </w:r>
      <w:r w:rsidR="00EA6C44">
        <w:rPr>
          <w:lang w:val="en-US"/>
        </w:rPr>
        <w:t>relative</w:t>
      </w:r>
      <w:r w:rsidR="00B66D6C">
        <w:rPr>
          <w:lang w:val="en-US"/>
        </w:rPr>
        <w:t xml:space="preserve"> </w:t>
      </w:r>
      <w:r w:rsidR="00335094">
        <w:rPr>
          <w:lang w:val="en-US"/>
        </w:rPr>
        <w:t>error</w:t>
      </w:r>
      <w:r w:rsidR="00485C73">
        <w:rPr>
          <w:lang w:val="en-US"/>
        </w:rPr>
        <w:t xml:space="preserve"> (defined in </w:t>
      </w:r>
      <w:r w:rsidR="00485C73">
        <w:rPr>
          <w:lang w:val="en-US"/>
        </w:rPr>
        <w:fldChar w:fldCharType="begin"/>
      </w:r>
      <w:r w:rsidR="00485C73">
        <w:rPr>
          <w:lang w:val="en-US"/>
        </w:rPr>
        <w:instrText xml:space="preserve"> REF _Ref520901298 \r \h </w:instrText>
      </w:r>
      <w:r w:rsidR="00F4254F">
        <w:rPr>
          <w:lang w:val="en-US"/>
        </w:rPr>
        <w:instrText xml:space="preserve"> \* MERGEFORMAT </w:instrText>
      </w:r>
      <w:r w:rsidR="00485C73">
        <w:rPr>
          <w:lang w:val="en-US"/>
        </w:rPr>
      </w:r>
      <w:r w:rsidR="00485C73">
        <w:rPr>
          <w:lang w:val="en-US"/>
        </w:rPr>
        <w:fldChar w:fldCharType="separate"/>
      </w:r>
      <w:r w:rsidR="007E2A97">
        <w:rPr>
          <w:lang w:val="en-US"/>
        </w:rPr>
        <w:t>Eq.10</w:t>
      </w:r>
      <w:r w:rsidR="00485C73">
        <w:rPr>
          <w:lang w:val="en-US"/>
        </w:rPr>
        <w:fldChar w:fldCharType="end"/>
      </w:r>
      <w:r w:rsidR="00425212">
        <w:rPr>
          <w:lang w:val="en-US"/>
        </w:rPr>
        <w:t xml:space="preserve">) </w:t>
      </w:r>
      <w:r w:rsidR="00425212">
        <w:rPr>
          <w:lang w:val="en-US"/>
        </w:rPr>
        <w:lastRenderedPageBreak/>
        <w:t>between</w:t>
      </w:r>
      <w:r>
        <w:rPr>
          <w:lang w:val="en-US"/>
        </w:rPr>
        <w:t xml:space="preserve"> </w:t>
      </w:r>
      <w:r w:rsidR="00B66D6C">
        <w:rPr>
          <w:lang w:val="en-US"/>
        </w:rPr>
        <w:t xml:space="preserve">successive solutions and the wall temperature </w:t>
      </w:r>
      <w:r w:rsidR="005844DE">
        <w:rPr>
          <w:lang w:val="en-US"/>
        </w:rPr>
        <w:t>gradient</w:t>
      </w:r>
      <w:r w:rsidR="00B66D6C">
        <w:rPr>
          <w:lang w:val="en-US"/>
        </w:rPr>
        <w:t xml:space="preserve"> obtai</w:t>
      </w:r>
      <w:r w:rsidR="00CE4A49">
        <w:rPr>
          <w:lang w:val="en-US"/>
        </w:rPr>
        <w:t>ned with the finest grid (Ny=160</w:t>
      </w:r>
      <w:r w:rsidR="00B66D6C">
        <w:rPr>
          <w:lang w:val="en-US"/>
        </w:rPr>
        <w:t>).</w:t>
      </w:r>
    </w:p>
    <w:tbl>
      <w:tblPr>
        <w:tblStyle w:val="Grilledutableau"/>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4E1008" w:rsidRPr="00B036C5" w14:paraId="593919B3" w14:textId="77777777" w:rsidTr="00AE64FD">
        <w:trPr>
          <w:trHeight w:val="635"/>
        </w:trPr>
        <w:tc>
          <w:tcPr>
            <w:tcW w:w="7943" w:type="dxa"/>
            <w:vAlign w:val="center"/>
          </w:tcPr>
          <w:p w14:paraId="25AA55EB" w14:textId="21E26D07" w:rsidR="00B036C5" w:rsidRPr="00EE6004" w:rsidRDefault="004E1008" w:rsidP="0065529F">
            <w:pPr>
              <w:spacing w:before="120" w:after="120"/>
              <w:jc w:val="center"/>
              <w:rPr>
                <w:rFonts w:eastAsia="SimSun"/>
                <w:i/>
                <w:sz w:val="16"/>
              </w:rPr>
            </w:pPr>
            <m:oMathPara>
              <m:oMath>
                <m:r>
                  <w:rPr>
                    <w:rFonts w:ascii="Cambria Math" w:hAnsi="Cambria Math"/>
                    <w:sz w:val="16"/>
                  </w:rPr>
                  <m:t>ε=</m:t>
                </m:r>
                <m:f>
                  <m:fPr>
                    <m:ctrlPr>
                      <w:rPr>
                        <w:rFonts w:ascii="Cambria Math" w:hAnsi="Cambria Math"/>
                        <w:i/>
                        <w:sz w:val="16"/>
                      </w:rPr>
                    </m:ctrlPr>
                  </m:fPr>
                  <m:num>
                    <m:rad>
                      <m:radPr>
                        <m:degHide m:val="1"/>
                        <m:ctrlPr>
                          <w:rPr>
                            <w:rFonts w:ascii="Cambria Math" w:hAnsi="Cambria Math"/>
                            <w:i/>
                            <w:sz w:val="16"/>
                          </w:rPr>
                        </m:ctrlPr>
                      </m:radPr>
                      <m:deg/>
                      <m:e>
                        <m:f>
                          <m:fPr>
                            <m:ctrlPr>
                              <w:rPr>
                                <w:rFonts w:ascii="Cambria Math" w:hAnsi="Cambria Math"/>
                                <w:i/>
                                <w:sz w:val="16"/>
                              </w:rPr>
                            </m:ctrlPr>
                          </m:fPr>
                          <m:num>
                            <m:r>
                              <w:rPr>
                                <w:rFonts w:ascii="Cambria Math" w:hAnsi="Cambria Math"/>
                                <w:sz w:val="16"/>
                              </w:rPr>
                              <m:t>1</m:t>
                            </m:r>
                          </m:num>
                          <m:den>
                            <m:r>
                              <w:rPr>
                                <w:rFonts w:ascii="Cambria Math" w:hAnsi="Cambria Math"/>
                                <w:sz w:val="16"/>
                              </w:rPr>
                              <m:t>n</m:t>
                            </m:r>
                          </m:den>
                        </m:f>
                        <m:nary>
                          <m:naryPr>
                            <m:chr m:val="∑"/>
                            <m:limLoc m:val="undOvr"/>
                            <m:ctrlPr>
                              <w:rPr>
                                <w:rFonts w:ascii="Cambria Math" w:hAnsi="Cambria Math"/>
                                <w:i/>
                                <w:sz w:val="16"/>
                              </w:rPr>
                            </m:ctrlPr>
                          </m:naryPr>
                          <m:sub>
                            <m:r>
                              <w:rPr>
                                <w:rFonts w:ascii="Cambria Math" w:hAnsi="Cambria Math"/>
                                <w:sz w:val="16"/>
                              </w:rPr>
                              <m:t>i=1</m:t>
                            </m:r>
                          </m:sub>
                          <m:sup>
                            <m:r>
                              <w:rPr>
                                <w:rFonts w:ascii="Cambria Math" w:hAnsi="Cambria Math"/>
                                <w:sz w:val="16"/>
                              </w:rPr>
                              <m:t>n</m:t>
                            </m:r>
                          </m:sup>
                          <m:e>
                            <m:sSup>
                              <m:sSupPr>
                                <m:ctrlPr>
                                  <w:rPr>
                                    <w:rFonts w:ascii="Cambria Math" w:hAnsi="Cambria Math"/>
                                    <w:i/>
                                    <w:sz w:val="16"/>
                                  </w:rPr>
                                </m:ctrlPr>
                              </m:sSupPr>
                              <m:e>
                                <m:d>
                                  <m:dPr>
                                    <m:ctrlPr>
                                      <w:rPr>
                                        <w:rFonts w:ascii="Cambria Math" w:hAnsi="Cambria Math"/>
                                        <w:i/>
                                        <w:sz w:val="16"/>
                                      </w:rPr>
                                    </m:ctrlPr>
                                  </m:dPr>
                                  <m:e>
                                    <m:f>
                                      <m:fPr>
                                        <m:ctrlPr>
                                          <w:rPr>
                                            <w:rFonts w:ascii="Cambria Math" w:hAnsi="Cambria Math"/>
                                            <w:i/>
                                            <w:sz w:val="16"/>
                                          </w:rPr>
                                        </m:ctrlPr>
                                      </m:fPr>
                                      <m:num>
                                        <m:r>
                                          <w:rPr>
                                            <w:rFonts w:ascii="Cambria Math" w:hAnsi="Cambria Math"/>
                                            <w:sz w:val="16"/>
                                          </w:rPr>
                                          <m:t>d</m:t>
                                        </m:r>
                                        <m:sSub>
                                          <m:sSubPr>
                                            <m:ctrlPr>
                                              <w:rPr>
                                                <w:rFonts w:ascii="Cambria Math" w:hAnsi="Cambria Math"/>
                                                <w:i/>
                                                <w:sz w:val="16"/>
                                              </w:rPr>
                                            </m:ctrlPr>
                                          </m:sSubPr>
                                          <m:e>
                                            <m:r>
                                              <w:rPr>
                                                <w:rFonts w:ascii="Cambria Math" w:hAnsi="Cambria Math"/>
                                                <w:sz w:val="16"/>
                                              </w:rPr>
                                              <m:t>T</m:t>
                                            </m:r>
                                          </m:e>
                                          <m:sub>
                                            <m:sSub>
                                              <m:sSubPr>
                                                <m:ctrlPr>
                                                  <w:rPr>
                                                    <w:rFonts w:ascii="Cambria Math" w:hAnsi="Cambria Math"/>
                                                    <w:i/>
                                                    <w:sz w:val="16"/>
                                                  </w:rPr>
                                                </m:ctrlPr>
                                              </m:sSubPr>
                                              <m:e>
                                                <m:r>
                                                  <w:rPr>
                                                    <w:rFonts w:ascii="Cambria Math" w:hAnsi="Cambria Math"/>
                                                    <w:sz w:val="16"/>
                                                  </w:rPr>
                                                  <m:t>N</m:t>
                                                </m:r>
                                              </m:e>
                                              <m:sub>
                                                <m:r>
                                                  <w:rPr>
                                                    <w:rFonts w:ascii="Cambria Math" w:hAnsi="Cambria Math"/>
                                                    <w:sz w:val="16"/>
                                                  </w:rPr>
                                                  <m:t>y</m:t>
                                                </m:r>
                                              </m:sub>
                                            </m:sSub>
                                          </m:sub>
                                        </m:sSub>
                                        <m:d>
                                          <m:dPr>
                                            <m:ctrlPr>
                                              <w:rPr>
                                                <w:rFonts w:ascii="Cambria Math" w:hAnsi="Cambria Math"/>
                                                <w:i/>
                                                <w:sz w:val="16"/>
                                              </w:rPr>
                                            </m:ctrlPr>
                                          </m:dPr>
                                          <m:e>
                                            <m:sSub>
                                              <m:sSubPr>
                                                <m:ctrlPr>
                                                  <w:rPr>
                                                    <w:rFonts w:ascii="Cambria Math" w:hAnsi="Cambria Math"/>
                                                    <w:i/>
                                                    <w:sz w:val="16"/>
                                                  </w:rPr>
                                                </m:ctrlPr>
                                              </m:sSubPr>
                                              <m:e>
                                                <m:r>
                                                  <w:rPr>
                                                    <w:rFonts w:ascii="Cambria Math" w:hAnsi="Cambria Math"/>
                                                    <w:sz w:val="16"/>
                                                  </w:rPr>
                                                  <m:t>x</m:t>
                                                </m:r>
                                              </m:e>
                                              <m:sub>
                                                <m:r>
                                                  <w:rPr>
                                                    <w:rFonts w:ascii="Cambria Math" w:hAnsi="Cambria Math"/>
                                                    <w:sz w:val="16"/>
                                                  </w:rPr>
                                                  <m:t>i</m:t>
                                                </m:r>
                                              </m:sub>
                                            </m:sSub>
                                            <m:r>
                                              <w:rPr>
                                                <w:rFonts w:ascii="Cambria Math" w:hAnsi="Cambria Math"/>
                                                <w:sz w:val="16"/>
                                              </w:rPr>
                                              <m:t>,</m:t>
                                            </m:r>
                                            <m:acc>
                                              <m:accPr>
                                                <m:chr m:val="̅"/>
                                                <m:ctrlPr>
                                                  <w:rPr>
                                                    <w:rFonts w:ascii="Cambria Math" w:hAnsi="Cambria Math"/>
                                                    <w:i/>
                                                    <w:sz w:val="16"/>
                                                  </w:rPr>
                                                </m:ctrlPr>
                                              </m:accPr>
                                              <m:e>
                                                <m:r>
                                                  <w:rPr>
                                                    <w:rFonts w:ascii="Cambria Math" w:hAnsi="Cambria Math"/>
                                                    <w:sz w:val="16"/>
                                                  </w:rPr>
                                                  <m:t>y</m:t>
                                                </m:r>
                                              </m:e>
                                            </m:acc>
                                          </m:e>
                                        </m:d>
                                      </m:num>
                                      <m:den>
                                        <m:r>
                                          <w:rPr>
                                            <w:rFonts w:ascii="Cambria Math" w:hAnsi="Cambria Math"/>
                                            <w:sz w:val="16"/>
                                          </w:rPr>
                                          <m:t>d</m:t>
                                        </m:r>
                                        <m:acc>
                                          <m:accPr>
                                            <m:chr m:val="̅"/>
                                            <m:ctrlPr>
                                              <w:rPr>
                                                <w:rFonts w:ascii="Cambria Math" w:hAnsi="Cambria Math"/>
                                                <w:i/>
                                                <w:sz w:val="16"/>
                                              </w:rPr>
                                            </m:ctrlPr>
                                          </m:accPr>
                                          <m:e>
                                            <m:r>
                                              <w:rPr>
                                                <w:rFonts w:ascii="Cambria Math" w:hAnsi="Cambria Math"/>
                                                <w:sz w:val="16"/>
                                              </w:rPr>
                                              <m:t>y</m:t>
                                            </m:r>
                                          </m:e>
                                        </m:acc>
                                      </m:den>
                                    </m:f>
                                    <m:r>
                                      <w:rPr>
                                        <w:rFonts w:ascii="Cambria Math" w:hAnsi="Cambria Math"/>
                                        <w:sz w:val="16"/>
                                      </w:rPr>
                                      <m:t>-</m:t>
                                    </m:r>
                                    <m:f>
                                      <m:fPr>
                                        <m:ctrlPr>
                                          <w:rPr>
                                            <w:rFonts w:ascii="Cambria Math" w:hAnsi="Cambria Math"/>
                                            <w:i/>
                                            <w:sz w:val="16"/>
                                          </w:rPr>
                                        </m:ctrlPr>
                                      </m:fPr>
                                      <m:num>
                                        <m:r>
                                          <w:rPr>
                                            <w:rFonts w:ascii="Cambria Math" w:hAnsi="Cambria Math"/>
                                            <w:sz w:val="16"/>
                                          </w:rPr>
                                          <m:t>d</m:t>
                                        </m:r>
                                        <m:sSub>
                                          <m:sSubPr>
                                            <m:ctrlPr>
                                              <w:rPr>
                                                <w:rFonts w:ascii="Cambria Math" w:hAnsi="Cambria Math"/>
                                                <w:i/>
                                                <w:sz w:val="16"/>
                                              </w:rPr>
                                            </m:ctrlPr>
                                          </m:sSubPr>
                                          <m:e>
                                            <m:r>
                                              <w:rPr>
                                                <w:rFonts w:ascii="Cambria Math" w:hAnsi="Cambria Math"/>
                                                <w:sz w:val="16"/>
                                              </w:rPr>
                                              <m:t>T</m:t>
                                            </m:r>
                                          </m:e>
                                          <m:sub>
                                            <m:r>
                                              <w:rPr>
                                                <w:rFonts w:ascii="Cambria Math" w:hAnsi="Cambria Math"/>
                                                <w:sz w:val="16"/>
                                              </w:rPr>
                                              <m:t>ref</m:t>
                                            </m:r>
                                          </m:sub>
                                        </m:sSub>
                                        <m:d>
                                          <m:dPr>
                                            <m:ctrlPr>
                                              <w:rPr>
                                                <w:rFonts w:ascii="Cambria Math" w:hAnsi="Cambria Math"/>
                                                <w:i/>
                                                <w:sz w:val="16"/>
                                              </w:rPr>
                                            </m:ctrlPr>
                                          </m:dPr>
                                          <m:e>
                                            <m:sSub>
                                              <m:sSubPr>
                                                <m:ctrlPr>
                                                  <w:rPr>
                                                    <w:rFonts w:ascii="Cambria Math" w:hAnsi="Cambria Math"/>
                                                    <w:i/>
                                                    <w:sz w:val="16"/>
                                                  </w:rPr>
                                                </m:ctrlPr>
                                              </m:sSubPr>
                                              <m:e>
                                                <m:r>
                                                  <w:rPr>
                                                    <w:rFonts w:ascii="Cambria Math" w:hAnsi="Cambria Math"/>
                                                    <w:sz w:val="16"/>
                                                  </w:rPr>
                                                  <m:t>x</m:t>
                                                </m:r>
                                              </m:e>
                                              <m:sub>
                                                <m:r>
                                                  <w:rPr>
                                                    <w:rFonts w:ascii="Cambria Math" w:hAnsi="Cambria Math"/>
                                                    <w:sz w:val="16"/>
                                                  </w:rPr>
                                                  <m:t>i</m:t>
                                                </m:r>
                                              </m:sub>
                                            </m:sSub>
                                            <m:r>
                                              <w:rPr>
                                                <w:rFonts w:ascii="Cambria Math" w:hAnsi="Cambria Math"/>
                                                <w:sz w:val="16"/>
                                              </w:rPr>
                                              <m:t>,</m:t>
                                            </m:r>
                                            <m:acc>
                                              <m:accPr>
                                                <m:chr m:val="̅"/>
                                                <m:ctrlPr>
                                                  <w:rPr>
                                                    <w:rFonts w:ascii="Cambria Math" w:hAnsi="Cambria Math"/>
                                                    <w:i/>
                                                    <w:sz w:val="16"/>
                                                  </w:rPr>
                                                </m:ctrlPr>
                                              </m:accPr>
                                              <m:e>
                                                <m:r>
                                                  <w:rPr>
                                                    <w:rFonts w:ascii="Cambria Math" w:hAnsi="Cambria Math"/>
                                                    <w:sz w:val="16"/>
                                                  </w:rPr>
                                                  <m:t>y</m:t>
                                                </m:r>
                                              </m:e>
                                            </m:acc>
                                          </m:e>
                                        </m:d>
                                      </m:num>
                                      <m:den>
                                        <m:r>
                                          <w:rPr>
                                            <w:rFonts w:ascii="Cambria Math" w:hAnsi="Cambria Math"/>
                                            <w:sz w:val="16"/>
                                          </w:rPr>
                                          <m:t>d</m:t>
                                        </m:r>
                                        <m:acc>
                                          <m:accPr>
                                            <m:chr m:val="̅"/>
                                            <m:ctrlPr>
                                              <w:rPr>
                                                <w:rFonts w:ascii="Cambria Math" w:hAnsi="Cambria Math"/>
                                                <w:i/>
                                                <w:sz w:val="16"/>
                                              </w:rPr>
                                            </m:ctrlPr>
                                          </m:accPr>
                                          <m:e>
                                            <m:r>
                                              <w:rPr>
                                                <w:rFonts w:ascii="Cambria Math" w:hAnsi="Cambria Math"/>
                                                <w:sz w:val="16"/>
                                              </w:rPr>
                                              <m:t>y</m:t>
                                            </m:r>
                                          </m:e>
                                        </m:acc>
                                      </m:den>
                                    </m:f>
                                  </m:e>
                                </m:d>
                              </m:e>
                              <m:sup>
                                <m:r>
                                  <w:rPr>
                                    <w:rFonts w:ascii="Cambria Math" w:hAnsi="Cambria Math"/>
                                    <w:sz w:val="16"/>
                                  </w:rPr>
                                  <m:t>2</m:t>
                                </m:r>
                              </m:sup>
                            </m:sSup>
                          </m:e>
                        </m:nary>
                      </m:e>
                    </m:rad>
                  </m:num>
                  <m:den>
                    <m:rad>
                      <m:radPr>
                        <m:degHide m:val="1"/>
                        <m:ctrlPr>
                          <w:rPr>
                            <w:rFonts w:ascii="Cambria Math" w:hAnsi="Cambria Math"/>
                            <w:i/>
                            <w:sz w:val="16"/>
                          </w:rPr>
                        </m:ctrlPr>
                      </m:radPr>
                      <m:deg/>
                      <m:e>
                        <m:f>
                          <m:fPr>
                            <m:ctrlPr>
                              <w:rPr>
                                <w:rFonts w:ascii="Cambria Math" w:hAnsi="Cambria Math"/>
                                <w:i/>
                                <w:sz w:val="16"/>
                              </w:rPr>
                            </m:ctrlPr>
                          </m:fPr>
                          <m:num>
                            <m:r>
                              <w:rPr>
                                <w:rFonts w:ascii="Cambria Math" w:hAnsi="Cambria Math"/>
                                <w:sz w:val="16"/>
                              </w:rPr>
                              <m:t>1</m:t>
                            </m:r>
                          </m:num>
                          <m:den>
                            <m:r>
                              <w:rPr>
                                <w:rFonts w:ascii="Cambria Math" w:hAnsi="Cambria Math"/>
                                <w:sz w:val="16"/>
                              </w:rPr>
                              <m:t>n</m:t>
                            </m:r>
                          </m:den>
                        </m:f>
                        <m:nary>
                          <m:naryPr>
                            <m:chr m:val="∑"/>
                            <m:limLoc m:val="undOvr"/>
                            <m:ctrlPr>
                              <w:rPr>
                                <w:rFonts w:ascii="Cambria Math" w:hAnsi="Cambria Math"/>
                                <w:i/>
                                <w:sz w:val="16"/>
                              </w:rPr>
                            </m:ctrlPr>
                          </m:naryPr>
                          <m:sub>
                            <m:r>
                              <w:rPr>
                                <w:rFonts w:ascii="Cambria Math" w:hAnsi="Cambria Math"/>
                                <w:sz w:val="16"/>
                              </w:rPr>
                              <m:t>i=1</m:t>
                            </m:r>
                          </m:sub>
                          <m:sup>
                            <m:r>
                              <w:rPr>
                                <w:rFonts w:ascii="Cambria Math" w:hAnsi="Cambria Math"/>
                                <w:sz w:val="16"/>
                              </w:rPr>
                              <m:t>n</m:t>
                            </m:r>
                          </m:sup>
                          <m:e>
                            <m:sSup>
                              <m:sSupPr>
                                <m:ctrlPr>
                                  <w:rPr>
                                    <w:rFonts w:ascii="Cambria Math" w:hAnsi="Cambria Math"/>
                                    <w:i/>
                                    <w:sz w:val="16"/>
                                  </w:rPr>
                                </m:ctrlPr>
                              </m:sSupPr>
                              <m:e>
                                <m:d>
                                  <m:dPr>
                                    <m:ctrlPr>
                                      <w:rPr>
                                        <w:rFonts w:ascii="Cambria Math" w:hAnsi="Cambria Math"/>
                                        <w:i/>
                                        <w:sz w:val="16"/>
                                      </w:rPr>
                                    </m:ctrlPr>
                                  </m:dPr>
                                  <m:e>
                                    <m:f>
                                      <m:fPr>
                                        <m:ctrlPr>
                                          <w:rPr>
                                            <w:rFonts w:ascii="Cambria Math" w:hAnsi="Cambria Math"/>
                                            <w:i/>
                                            <w:sz w:val="16"/>
                                          </w:rPr>
                                        </m:ctrlPr>
                                      </m:fPr>
                                      <m:num>
                                        <m:r>
                                          <w:rPr>
                                            <w:rFonts w:ascii="Cambria Math" w:hAnsi="Cambria Math"/>
                                            <w:sz w:val="16"/>
                                          </w:rPr>
                                          <m:t>d</m:t>
                                        </m:r>
                                        <m:sSub>
                                          <m:sSubPr>
                                            <m:ctrlPr>
                                              <w:rPr>
                                                <w:rFonts w:ascii="Cambria Math" w:hAnsi="Cambria Math"/>
                                                <w:i/>
                                                <w:sz w:val="16"/>
                                              </w:rPr>
                                            </m:ctrlPr>
                                          </m:sSubPr>
                                          <m:e>
                                            <m:r>
                                              <w:rPr>
                                                <w:rFonts w:ascii="Cambria Math" w:hAnsi="Cambria Math"/>
                                                <w:sz w:val="16"/>
                                              </w:rPr>
                                              <m:t>T</m:t>
                                            </m:r>
                                          </m:e>
                                          <m:sub>
                                            <m:r>
                                              <w:rPr>
                                                <w:rFonts w:ascii="Cambria Math" w:hAnsi="Cambria Math"/>
                                                <w:sz w:val="16"/>
                                              </w:rPr>
                                              <m:t>ref</m:t>
                                            </m:r>
                                          </m:sub>
                                        </m:sSub>
                                        <m:d>
                                          <m:dPr>
                                            <m:ctrlPr>
                                              <w:rPr>
                                                <w:rFonts w:ascii="Cambria Math" w:hAnsi="Cambria Math"/>
                                                <w:i/>
                                                <w:sz w:val="16"/>
                                              </w:rPr>
                                            </m:ctrlPr>
                                          </m:dPr>
                                          <m:e>
                                            <m:sSub>
                                              <m:sSubPr>
                                                <m:ctrlPr>
                                                  <w:rPr>
                                                    <w:rFonts w:ascii="Cambria Math" w:hAnsi="Cambria Math"/>
                                                    <w:i/>
                                                    <w:sz w:val="16"/>
                                                  </w:rPr>
                                                </m:ctrlPr>
                                              </m:sSubPr>
                                              <m:e>
                                                <m:r>
                                                  <w:rPr>
                                                    <w:rFonts w:ascii="Cambria Math" w:hAnsi="Cambria Math"/>
                                                    <w:sz w:val="16"/>
                                                  </w:rPr>
                                                  <m:t>x</m:t>
                                                </m:r>
                                              </m:e>
                                              <m:sub>
                                                <m:r>
                                                  <w:rPr>
                                                    <w:rFonts w:ascii="Cambria Math" w:hAnsi="Cambria Math"/>
                                                    <w:sz w:val="16"/>
                                                  </w:rPr>
                                                  <m:t>i</m:t>
                                                </m:r>
                                              </m:sub>
                                            </m:sSub>
                                            <m:r>
                                              <w:rPr>
                                                <w:rFonts w:ascii="Cambria Math" w:hAnsi="Cambria Math"/>
                                                <w:sz w:val="16"/>
                                              </w:rPr>
                                              <m:t>,</m:t>
                                            </m:r>
                                            <m:acc>
                                              <m:accPr>
                                                <m:chr m:val="̅"/>
                                                <m:ctrlPr>
                                                  <w:rPr>
                                                    <w:rFonts w:ascii="Cambria Math" w:hAnsi="Cambria Math"/>
                                                    <w:i/>
                                                    <w:sz w:val="16"/>
                                                  </w:rPr>
                                                </m:ctrlPr>
                                              </m:accPr>
                                              <m:e>
                                                <m:r>
                                                  <w:rPr>
                                                    <w:rFonts w:ascii="Cambria Math" w:hAnsi="Cambria Math"/>
                                                    <w:sz w:val="16"/>
                                                  </w:rPr>
                                                  <m:t>y</m:t>
                                                </m:r>
                                              </m:e>
                                            </m:acc>
                                          </m:e>
                                        </m:d>
                                      </m:num>
                                      <m:den>
                                        <m:r>
                                          <w:rPr>
                                            <w:rFonts w:ascii="Cambria Math" w:hAnsi="Cambria Math"/>
                                            <w:sz w:val="16"/>
                                          </w:rPr>
                                          <m:t>d</m:t>
                                        </m:r>
                                        <m:acc>
                                          <m:accPr>
                                            <m:chr m:val="̅"/>
                                            <m:ctrlPr>
                                              <w:rPr>
                                                <w:rFonts w:ascii="Cambria Math" w:hAnsi="Cambria Math"/>
                                                <w:i/>
                                                <w:sz w:val="16"/>
                                              </w:rPr>
                                            </m:ctrlPr>
                                          </m:accPr>
                                          <m:e>
                                            <m:r>
                                              <w:rPr>
                                                <w:rFonts w:ascii="Cambria Math" w:hAnsi="Cambria Math"/>
                                                <w:sz w:val="16"/>
                                              </w:rPr>
                                              <m:t>y</m:t>
                                            </m:r>
                                          </m:e>
                                        </m:acc>
                                      </m:den>
                                    </m:f>
                                  </m:e>
                                </m:d>
                              </m:e>
                              <m:sup>
                                <m:r>
                                  <w:rPr>
                                    <w:rFonts w:ascii="Cambria Math" w:hAnsi="Cambria Math"/>
                                    <w:sz w:val="16"/>
                                  </w:rPr>
                                  <m:t>2</m:t>
                                </m:r>
                              </m:sup>
                            </m:sSup>
                          </m:e>
                        </m:nary>
                      </m:e>
                    </m:rad>
                  </m:den>
                </m:f>
                <m:r>
                  <w:rPr>
                    <w:rFonts w:ascii="Cambria Math" w:hAnsi="Cambria Math"/>
                    <w:sz w:val="16"/>
                  </w:rPr>
                  <m:t xml:space="preserve">  où </m:t>
                </m:r>
                <m:acc>
                  <m:accPr>
                    <m:chr m:val="̅"/>
                    <m:ctrlPr>
                      <w:rPr>
                        <w:rFonts w:ascii="Cambria Math" w:hAnsi="Cambria Math"/>
                        <w:i/>
                        <w:sz w:val="16"/>
                      </w:rPr>
                    </m:ctrlPr>
                  </m:accPr>
                  <m:e>
                    <m:r>
                      <w:rPr>
                        <w:rFonts w:ascii="Cambria Math" w:hAnsi="Cambria Math"/>
                        <w:sz w:val="16"/>
                      </w:rPr>
                      <m:t>y</m:t>
                    </m:r>
                  </m:e>
                </m:acc>
                <m:r>
                  <w:rPr>
                    <w:rFonts w:ascii="Cambria Math" w:hAnsi="Cambria Math"/>
                    <w:sz w:val="16"/>
                  </w:rPr>
                  <m:t>=</m:t>
                </m:r>
                <m:r>
                  <w:rPr>
                    <w:rFonts w:ascii="Cambria Math" w:hAnsi="Cambria Math"/>
                    <w:sz w:val="16"/>
                  </w:rPr>
                  <m:t>1</m:t>
                </m:r>
                <m:r>
                  <w:rPr>
                    <w:rFonts w:ascii="Cambria Math" w:hAnsi="Cambria Math"/>
                    <w:sz w:val="16"/>
                  </w:rPr>
                  <m:t xml:space="preserve"> ou </m:t>
                </m:r>
                <m:acc>
                  <m:accPr>
                    <m:chr m:val="̅"/>
                    <m:ctrlPr>
                      <w:rPr>
                        <w:rFonts w:ascii="Cambria Math" w:hAnsi="Cambria Math"/>
                        <w:i/>
                        <w:sz w:val="16"/>
                      </w:rPr>
                    </m:ctrlPr>
                  </m:accPr>
                  <m:e>
                    <m:r>
                      <w:rPr>
                        <w:rFonts w:ascii="Cambria Math" w:hAnsi="Cambria Math"/>
                        <w:sz w:val="16"/>
                      </w:rPr>
                      <m:t>y</m:t>
                    </m:r>
                  </m:e>
                </m:acc>
                <m:r>
                  <w:rPr>
                    <w:rFonts w:ascii="Cambria Math" w:hAnsi="Cambria Math"/>
                    <w:sz w:val="16"/>
                  </w:rPr>
                  <m:t>=0</m:t>
                </m:r>
              </m:oMath>
            </m:oMathPara>
          </w:p>
        </w:tc>
        <w:tc>
          <w:tcPr>
            <w:tcW w:w="1096" w:type="dxa"/>
            <w:vAlign w:val="center"/>
          </w:tcPr>
          <w:p w14:paraId="12AEDBF6" w14:textId="77777777" w:rsidR="004E1008" w:rsidRPr="00B036C5" w:rsidRDefault="004E1008" w:rsidP="00AE64FD">
            <w:pPr>
              <w:pStyle w:val="Lgende"/>
              <w:numPr>
                <w:ilvl w:val="0"/>
                <w:numId w:val="5"/>
              </w:numPr>
              <w:spacing w:before="120" w:after="120"/>
              <w:rPr>
                <w:rFonts w:ascii="Times New Roman" w:eastAsia="Times New Roman" w:hAnsi="Times New Roman"/>
                <w:sz w:val="22"/>
                <w:szCs w:val="22"/>
                <w:lang w:val="en-US"/>
              </w:rPr>
            </w:pPr>
            <w:bookmarkStart w:id="9" w:name="_Ref520901298"/>
            <w:r w:rsidRPr="00B036C5">
              <w:rPr>
                <w:rFonts w:ascii="Times New Roman" w:eastAsia="Times New Roman" w:hAnsi="Times New Roman"/>
                <w:sz w:val="22"/>
                <w:szCs w:val="22"/>
                <w:lang w:val="en-US"/>
              </w:rPr>
              <w:t xml:space="preserve"> </w:t>
            </w:r>
            <w:bookmarkEnd w:id="9"/>
          </w:p>
        </w:tc>
      </w:tr>
    </w:tbl>
    <w:p w14:paraId="05C1EA45" w14:textId="5E35DCAF" w:rsidR="00B66D6C" w:rsidRDefault="00B66D6C" w:rsidP="00AD2EE6">
      <w:pPr>
        <w:jc w:val="both"/>
        <w:rPr>
          <w:lang w:val="en-US"/>
        </w:rPr>
      </w:pPr>
      <w:r w:rsidRPr="00B66D6C">
        <w:rPr>
          <w:lang w:val="en-US"/>
        </w:rPr>
        <w:t xml:space="preserve">The variation of these errors with the number of grid cells across the film is depicted in </w:t>
      </w:r>
      <w:r w:rsidR="00AA4EBA">
        <w:rPr>
          <w:lang w:val="en-US"/>
        </w:rPr>
        <w:fldChar w:fldCharType="begin"/>
      </w:r>
      <w:r w:rsidR="00AA4EBA">
        <w:rPr>
          <w:lang w:val="en-US"/>
        </w:rPr>
        <w:instrText xml:space="preserve"> REF _Ref459971709 \h </w:instrText>
      </w:r>
      <w:r w:rsidR="00FF1BB7">
        <w:rPr>
          <w:lang w:val="en-US"/>
        </w:rPr>
        <w:instrText xml:space="preserve"> \* MERGEFORMAT </w:instrText>
      </w:r>
      <w:r w:rsidR="00AA4EBA">
        <w:rPr>
          <w:lang w:val="en-US"/>
        </w:rPr>
      </w:r>
      <w:r w:rsidR="00AA4EBA">
        <w:rPr>
          <w:lang w:val="en-US"/>
        </w:rPr>
        <w:fldChar w:fldCharType="separate"/>
      </w:r>
      <w:r w:rsidR="00311A80" w:rsidRPr="00311A80">
        <w:rPr>
          <w:lang w:val="en-US"/>
        </w:rPr>
        <w:t>Figure 5</w:t>
      </w:r>
      <w:r w:rsidR="00AA4EBA">
        <w:rPr>
          <w:lang w:val="en-US"/>
        </w:rPr>
        <w:fldChar w:fldCharType="end"/>
      </w:r>
      <w:r w:rsidRPr="00B66D6C">
        <w:rPr>
          <w:lang w:val="en-US"/>
        </w:rPr>
        <w:t xml:space="preserve">. </w:t>
      </w:r>
      <w:r w:rsidR="00CE4A49">
        <w:rPr>
          <w:lang w:val="en-US"/>
        </w:rPr>
        <w:t xml:space="preserve">For </w:t>
      </w:r>
      <w:proofErr w:type="gramStart"/>
      <w:r w:rsidR="00CE4A49">
        <w:rPr>
          <w:lang w:val="en-US"/>
        </w:rPr>
        <w:t>Ny</w:t>
      </w:r>
      <w:proofErr w:type="gramEnd"/>
      <w:r w:rsidR="007B6425">
        <w:rPr>
          <w:lang w:val="en-US"/>
        </w:rPr>
        <w:t xml:space="preserve"> </w:t>
      </w:r>
      <w:r w:rsidR="00CE4A49">
        <w:rPr>
          <w:lang w:val="en-US"/>
        </w:rPr>
        <w:t>=</w:t>
      </w:r>
      <w:r w:rsidR="007B6425">
        <w:rPr>
          <w:lang w:val="en-US"/>
        </w:rPr>
        <w:t xml:space="preserve"> </w:t>
      </w:r>
      <w:r w:rsidR="00CE4A49">
        <w:rPr>
          <w:lang w:val="en-US"/>
        </w:rPr>
        <w:t>80</w:t>
      </w:r>
      <w:r>
        <w:rPr>
          <w:lang w:val="en-US"/>
        </w:rPr>
        <w:t xml:space="preserve"> the dimensionless error is less than 0.</w:t>
      </w:r>
      <w:r w:rsidR="00A75520">
        <w:rPr>
          <w:lang w:val="en-US"/>
        </w:rPr>
        <w:t>0</w:t>
      </w:r>
      <w:r w:rsidR="00CA455D">
        <w:rPr>
          <w:lang w:val="en-US"/>
        </w:rPr>
        <w:t>3</w:t>
      </w:r>
      <w:r>
        <w:rPr>
          <w:lang w:val="en-US"/>
        </w:rPr>
        <w:t xml:space="preserve">% and the numerical solution is of acceptable accuracy. </w:t>
      </w:r>
      <w:r w:rsidRPr="00B66D6C">
        <w:rPr>
          <w:lang w:val="en-US"/>
        </w:rPr>
        <w:t>The computational time is depicted in</w:t>
      </w:r>
      <w:r w:rsidR="00ED7861">
        <w:rPr>
          <w:lang w:val="en-US"/>
        </w:rPr>
        <w:t xml:space="preserve"> </w:t>
      </w:r>
      <w:r w:rsidR="00ED7861">
        <w:rPr>
          <w:lang w:val="en-US"/>
        </w:rPr>
        <w:fldChar w:fldCharType="begin"/>
      </w:r>
      <w:r w:rsidR="00ED7861">
        <w:rPr>
          <w:lang w:val="en-US"/>
        </w:rPr>
        <w:instrText xml:space="preserve"> REF _Ref459971664 \h  \* MERGEFORMAT </w:instrText>
      </w:r>
      <w:r w:rsidR="00ED7861">
        <w:rPr>
          <w:lang w:val="en-US"/>
        </w:rPr>
      </w:r>
      <w:r w:rsidR="00ED7861">
        <w:rPr>
          <w:lang w:val="en-US"/>
        </w:rPr>
        <w:fldChar w:fldCharType="separate"/>
      </w:r>
      <w:r w:rsidR="007E2A97" w:rsidRPr="007E2A97">
        <w:rPr>
          <w:lang w:val="en-US"/>
        </w:rPr>
        <w:t>Figure 6</w:t>
      </w:r>
      <w:r w:rsidR="00ED7861">
        <w:rPr>
          <w:lang w:val="en-US"/>
        </w:rPr>
        <w:fldChar w:fldCharType="end"/>
      </w:r>
      <w:r w:rsidRPr="00B66D6C">
        <w:rPr>
          <w:lang w:val="en-US"/>
        </w:rPr>
        <w:t>.</w:t>
      </w:r>
      <w:r w:rsidR="009C0EBC">
        <w:rPr>
          <w:lang w:val="en-US"/>
        </w:rPr>
        <w:t xml:space="preserve"> The calculation case with </w:t>
      </w:r>
      <w:proofErr w:type="gramStart"/>
      <w:r w:rsidR="009C0EBC">
        <w:rPr>
          <w:lang w:val="en-US"/>
        </w:rPr>
        <w:t>Ny</w:t>
      </w:r>
      <w:proofErr w:type="gramEnd"/>
      <w:r w:rsidR="00C93D4E">
        <w:rPr>
          <w:lang w:val="en-US"/>
        </w:rPr>
        <w:t xml:space="preserve"> </w:t>
      </w:r>
      <w:r w:rsidR="009C0EBC">
        <w:rPr>
          <w:lang w:val="en-US"/>
        </w:rPr>
        <w:t>=</w:t>
      </w:r>
      <w:r w:rsidR="00C93D4E">
        <w:rPr>
          <w:lang w:val="en-US"/>
        </w:rPr>
        <w:t xml:space="preserve"> </w:t>
      </w:r>
      <w:r w:rsidR="009C0EBC">
        <w:rPr>
          <w:lang w:val="en-US"/>
        </w:rPr>
        <w:t>80</w:t>
      </w:r>
      <w:r w:rsidRPr="00B66D6C">
        <w:rPr>
          <w:lang w:val="en-US"/>
        </w:rPr>
        <w:t xml:space="preserve"> grid cells requires </w:t>
      </w:r>
      <w:r w:rsidR="00AD2EE6" w:rsidRPr="00FF1BB7">
        <w:rPr>
          <w:b/>
          <w:u w:val="single"/>
          <w:lang w:val="en-US"/>
        </w:rPr>
        <w:t>1,844 sec</w:t>
      </w:r>
      <w:r w:rsidR="00AD2EE6" w:rsidRPr="00B66D6C">
        <w:rPr>
          <w:lang w:val="en-US"/>
        </w:rPr>
        <w:t xml:space="preserve">. </w:t>
      </w:r>
      <w:r>
        <w:rPr>
          <w:lang w:val="en-US"/>
        </w:rPr>
        <w:t>This case will be considered as a reference for the following comparisons.</w:t>
      </w:r>
    </w:p>
    <w:tbl>
      <w:tblPr>
        <w:tblStyle w:val="Grilledutableau"/>
        <w:tblW w:w="942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4A0" w:firstRow="1" w:lastRow="0" w:firstColumn="1" w:lastColumn="0" w:noHBand="0" w:noVBand="1"/>
      </w:tblPr>
      <w:tblGrid>
        <w:gridCol w:w="9428"/>
      </w:tblGrid>
      <w:tr w:rsidR="00A770BA" w14:paraId="2AEA3067" w14:textId="77777777" w:rsidTr="0047388E">
        <w:trPr>
          <w:trHeight w:val="3057"/>
          <w:jc w:val="center"/>
        </w:trPr>
        <w:tc>
          <w:tcPr>
            <w:tcW w:w="9428" w:type="dxa"/>
          </w:tcPr>
          <w:p w14:paraId="7A766413" w14:textId="236EA915" w:rsidR="0047388E" w:rsidRDefault="0047388E" w:rsidP="0009124F">
            <w:pPr>
              <w:keepNext/>
              <w:spacing w:line="276" w:lineRule="auto"/>
              <w:ind w:left="-158"/>
              <w:jc w:val="center"/>
              <w:rPr>
                <w:rFonts w:ascii="Times New Roman" w:eastAsia="Times New Roman" w:hAnsi="Times New Roman"/>
                <w:lang w:val="en-US"/>
              </w:rPr>
            </w:pPr>
            <w:r>
              <w:rPr>
                <w:noProof/>
                <w:lang w:eastAsia="zh-CN"/>
              </w:rPr>
              <w:drawing>
                <wp:inline distT="0" distB="0" distL="0" distR="0" wp14:anchorId="67593D94" wp14:editId="62B600CE">
                  <wp:extent cx="5760720" cy="2967990"/>
                  <wp:effectExtent l="0" t="0" r="11430" b="3810"/>
                  <wp:docPr id="4" name="Graphique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tc>
      </w:tr>
      <w:tr w:rsidR="00A770BA" w:rsidRPr="00F1019A" w14:paraId="0D40F923" w14:textId="77777777" w:rsidTr="0009124F">
        <w:tblPrEx>
          <w:tblCellMar>
            <w:left w:w="108" w:type="dxa"/>
            <w:right w:w="108" w:type="dxa"/>
          </w:tblCellMar>
        </w:tblPrEx>
        <w:trPr>
          <w:trHeight w:val="439"/>
          <w:jc w:val="center"/>
        </w:trPr>
        <w:tc>
          <w:tcPr>
            <w:tcW w:w="9428" w:type="dxa"/>
            <w:vAlign w:val="center"/>
          </w:tcPr>
          <w:p w14:paraId="754FB0DD" w14:textId="6D6EE236" w:rsidR="00A770BA" w:rsidRPr="006A519B" w:rsidRDefault="00A770BA" w:rsidP="00C40BBC">
            <w:pPr>
              <w:jc w:val="center"/>
              <w:rPr>
                <w:lang w:val="en-US"/>
              </w:rPr>
            </w:pPr>
            <w:bookmarkStart w:id="10" w:name="_Ref520906518"/>
            <w:r w:rsidRPr="00994113">
              <w:rPr>
                <w:rFonts w:eastAsiaTheme="minorEastAsia"/>
                <w:b/>
                <w:iCs/>
                <w:color w:val="000000" w:themeColor="text1"/>
                <w:sz w:val="20"/>
                <w:szCs w:val="18"/>
                <w:lang w:val="en-US" w:eastAsia="zh-CN"/>
              </w:rPr>
              <w:t xml:space="preserve">Figure </w:t>
            </w:r>
            <w:r w:rsidRPr="00994113">
              <w:rPr>
                <w:rFonts w:eastAsiaTheme="minorEastAsia"/>
                <w:b/>
                <w:iCs/>
                <w:color w:val="000000" w:themeColor="text1"/>
                <w:sz w:val="20"/>
                <w:szCs w:val="18"/>
                <w:lang w:eastAsia="zh-CN"/>
              </w:rPr>
              <w:fldChar w:fldCharType="begin"/>
            </w:r>
            <w:r w:rsidRPr="00994113">
              <w:rPr>
                <w:rFonts w:eastAsiaTheme="minorEastAsia"/>
                <w:b/>
                <w:iCs/>
                <w:color w:val="000000" w:themeColor="text1"/>
                <w:sz w:val="20"/>
                <w:szCs w:val="18"/>
                <w:lang w:val="en-US" w:eastAsia="zh-CN"/>
              </w:rPr>
              <w:instrText xml:space="preserve"> SEQ Figure \* ARABIC </w:instrText>
            </w:r>
            <w:r w:rsidRPr="00994113">
              <w:rPr>
                <w:rFonts w:eastAsiaTheme="minorEastAsia"/>
                <w:b/>
                <w:iCs/>
                <w:color w:val="000000" w:themeColor="text1"/>
                <w:sz w:val="20"/>
                <w:szCs w:val="18"/>
                <w:lang w:eastAsia="zh-CN"/>
              </w:rPr>
              <w:fldChar w:fldCharType="separate"/>
            </w:r>
            <w:r w:rsidR="005553F7">
              <w:rPr>
                <w:rFonts w:eastAsiaTheme="minorEastAsia"/>
                <w:b/>
                <w:iCs/>
                <w:noProof/>
                <w:color w:val="000000" w:themeColor="text1"/>
                <w:sz w:val="20"/>
                <w:szCs w:val="18"/>
                <w:lang w:val="en-US" w:eastAsia="zh-CN"/>
              </w:rPr>
              <w:t>3</w:t>
            </w:r>
            <w:r w:rsidRPr="00994113">
              <w:rPr>
                <w:rFonts w:eastAsiaTheme="minorEastAsia"/>
                <w:b/>
                <w:iCs/>
                <w:color w:val="000000" w:themeColor="text1"/>
                <w:sz w:val="20"/>
                <w:szCs w:val="18"/>
                <w:lang w:eastAsia="zh-CN"/>
              </w:rPr>
              <w:fldChar w:fldCharType="end"/>
            </w:r>
            <w:bookmarkEnd w:id="10"/>
            <w:r w:rsidRPr="00994113">
              <w:rPr>
                <w:rFonts w:eastAsiaTheme="minorEastAsia"/>
                <w:b/>
                <w:iCs/>
                <w:color w:val="000000" w:themeColor="text1"/>
                <w:sz w:val="20"/>
                <w:szCs w:val="18"/>
                <w:lang w:val="en-US" w:eastAsia="zh-CN"/>
              </w:rPr>
              <w:t xml:space="preserve"> </w:t>
            </w:r>
            <m:oMath>
              <m:r>
                <m:rPr>
                  <m:sty m:val="bi"/>
                </m:rPr>
                <w:rPr>
                  <w:rFonts w:ascii="Cambria Math" w:eastAsiaTheme="minorEastAsia" w:hAnsi="Cambria Math"/>
                  <w:color w:val="000000" w:themeColor="text1"/>
                  <w:sz w:val="20"/>
                  <w:szCs w:val="18"/>
                  <w:lang w:val="en-US" w:eastAsia="zh-CN"/>
                </w:rPr>
                <m:t>∂</m:t>
              </m:r>
              <m:acc>
                <m:accPr>
                  <m:chr m:val="̅"/>
                  <m:ctrlPr>
                    <w:rPr>
                      <w:rFonts w:ascii="Cambria Math" w:eastAsiaTheme="minorEastAsia" w:hAnsi="Cambria Math"/>
                      <w:b/>
                      <w:i/>
                      <w:iCs/>
                      <w:color w:val="000000" w:themeColor="text1"/>
                      <w:sz w:val="20"/>
                      <w:szCs w:val="18"/>
                      <w:lang w:val="en-US" w:eastAsia="zh-CN"/>
                    </w:rPr>
                  </m:ctrlPr>
                </m:accPr>
                <m:e>
                  <m:r>
                    <m:rPr>
                      <m:sty m:val="bi"/>
                    </m:rPr>
                    <w:rPr>
                      <w:rFonts w:ascii="Cambria Math" w:eastAsiaTheme="minorEastAsia" w:hAnsi="Cambria Math"/>
                      <w:color w:val="000000" w:themeColor="text1"/>
                      <w:sz w:val="20"/>
                      <w:szCs w:val="18"/>
                      <w:lang w:val="en-US" w:eastAsia="zh-CN"/>
                    </w:rPr>
                    <m:t>T</m:t>
                  </m:r>
                </m:e>
              </m:acc>
              <m:r>
                <m:rPr>
                  <m:sty m:val="bi"/>
                </m:rPr>
                <w:rPr>
                  <w:rFonts w:ascii="Cambria Math" w:eastAsiaTheme="minorEastAsia" w:hAnsi="Cambria Math"/>
                  <w:color w:val="000000" w:themeColor="text1"/>
                  <w:sz w:val="20"/>
                  <w:szCs w:val="18"/>
                  <w:lang w:val="en-US" w:eastAsia="zh-CN"/>
                </w:rPr>
                <m:t>/∂</m:t>
              </m:r>
              <m:acc>
                <m:accPr>
                  <m:chr m:val="̅"/>
                  <m:ctrlPr>
                    <w:rPr>
                      <w:rFonts w:ascii="Cambria Math" w:eastAsiaTheme="minorEastAsia" w:hAnsi="Cambria Math"/>
                      <w:b/>
                      <w:i/>
                      <w:iCs/>
                      <w:color w:val="000000" w:themeColor="text1"/>
                      <w:sz w:val="20"/>
                      <w:szCs w:val="18"/>
                      <w:lang w:val="en-US" w:eastAsia="zh-CN"/>
                    </w:rPr>
                  </m:ctrlPr>
                </m:accPr>
                <m:e>
                  <m:r>
                    <m:rPr>
                      <m:sty m:val="bi"/>
                    </m:rPr>
                    <w:rPr>
                      <w:rFonts w:ascii="Cambria Math" w:eastAsiaTheme="minorEastAsia" w:hAnsi="Cambria Math"/>
                      <w:color w:val="000000" w:themeColor="text1"/>
                      <w:sz w:val="20"/>
                      <w:szCs w:val="18"/>
                      <w:lang w:val="en-US" w:eastAsia="zh-CN"/>
                    </w:rPr>
                    <m:t>y</m:t>
                  </m:r>
                </m:e>
              </m:acc>
            </m:oMath>
            <w:r w:rsidR="00634E52">
              <w:rPr>
                <w:rFonts w:eastAsiaTheme="minorEastAsia"/>
                <w:b/>
                <w:iCs/>
                <w:color w:val="000000" w:themeColor="text1"/>
                <w:sz w:val="20"/>
                <w:szCs w:val="18"/>
                <w:lang w:val="en-US" w:eastAsia="zh-CN"/>
              </w:rPr>
              <w:t xml:space="preserve"> </w:t>
            </w:r>
            <w:r w:rsidRPr="00994113">
              <w:rPr>
                <w:rFonts w:eastAsiaTheme="minorEastAsia"/>
                <w:b/>
                <w:iCs/>
                <w:color w:val="000000" w:themeColor="text1"/>
                <w:sz w:val="20"/>
                <w:szCs w:val="18"/>
                <w:lang w:val="en-US" w:eastAsia="zh-CN"/>
              </w:rPr>
              <w:t>at the lower wall obtained by NDE</w:t>
            </w:r>
          </w:p>
        </w:tc>
      </w:tr>
      <w:tr w:rsidR="00A770BA" w14:paraId="418012EC" w14:textId="77777777" w:rsidTr="00CB6B12">
        <w:trPr>
          <w:trHeight w:val="3057"/>
          <w:jc w:val="center"/>
        </w:trPr>
        <w:tc>
          <w:tcPr>
            <w:tcW w:w="9428" w:type="dxa"/>
          </w:tcPr>
          <w:p w14:paraId="10A26818" w14:textId="56B9D9E6" w:rsidR="00CB6B12" w:rsidRPr="00CB6B12" w:rsidRDefault="00CB6B12" w:rsidP="0009124F">
            <w:pPr>
              <w:keepNext/>
              <w:spacing w:line="276" w:lineRule="auto"/>
              <w:ind w:left="-158"/>
              <w:jc w:val="center"/>
              <w:rPr>
                <w:rFonts w:ascii="Times New Roman" w:eastAsia="Times New Roman" w:hAnsi="Times New Roman"/>
                <w:color w:val="000000" w:themeColor="text1"/>
                <w:lang w:val="en-US"/>
              </w:rPr>
            </w:pPr>
            <w:r>
              <w:rPr>
                <w:noProof/>
                <w:lang w:eastAsia="zh-CN"/>
              </w:rPr>
              <w:drawing>
                <wp:inline distT="0" distB="0" distL="0" distR="0" wp14:anchorId="32E938AD" wp14:editId="74762BB1">
                  <wp:extent cx="5551170" cy="2707640"/>
                  <wp:effectExtent l="0" t="0" r="0" b="0"/>
                  <wp:docPr id="6" name="Graphique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tc>
      </w:tr>
      <w:tr w:rsidR="00A770BA" w:rsidRPr="00F1019A" w14:paraId="0AEE49FE" w14:textId="77777777" w:rsidTr="0009124F">
        <w:tblPrEx>
          <w:tblCellMar>
            <w:left w:w="108" w:type="dxa"/>
            <w:right w:w="108" w:type="dxa"/>
          </w:tblCellMar>
        </w:tblPrEx>
        <w:trPr>
          <w:trHeight w:val="439"/>
          <w:jc w:val="center"/>
        </w:trPr>
        <w:tc>
          <w:tcPr>
            <w:tcW w:w="9428" w:type="dxa"/>
            <w:vAlign w:val="center"/>
          </w:tcPr>
          <w:p w14:paraId="6962B608" w14:textId="52A40BDE" w:rsidR="00A770BA" w:rsidRPr="006A519B" w:rsidRDefault="00A770BA" w:rsidP="005553F7">
            <w:pPr>
              <w:pStyle w:val="Lgende"/>
              <w:jc w:val="center"/>
              <w:rPr>
                <w:lang w:val="en-US"/>
              </w:rPr>
            </w:pPr>
            <w:bookmarkStart w:id="11" w:name="_Ref520906528"/>
            <w:r w:rsidRPr="00DB0CDB">
              <w:rPr>
                <w:b/>
                <w:i w:val="0"/>
                <w:color w:val="000000" w:themeColor="text1"/>
                <w:sz w:val="20"/>
                <w:lang w:val="en-US"/>
              </w:rPr>
              <w:t xml:space="preserve">Figure </w:t>
            </w:r>
            <w:r w:rsidRPr="00994113">
              <w:rPr>
                <w:b/>
                <w:i w:val="0"/>
                <w:color w:val="000000" w:themeColor="text1"/>
                <w:sz w:val="20"/>
              </w:rPr>
              <w:fldChar w:fldCharType="begin"/>
            </w:r>
            <w:r w:rsidRPr="00DB0CDB">
              <w:rPr>
                <w:b/>
                <w:i w:val="0"/>
                <w:color w:val="000000" w:themeColor="text1"/>
                <w:sz w:val="20"/>
                <w:lang w:val="en-US"/>
              </w:rPr>
              <w:instrText xml:space="preserve"> SEQ Figure \* ARABIC </w:instrText>
            </w:r>
            <w:r w:rsidRPr="00994113">
              <w:rPr>
                <w:b/>
                <w:i w:val="0"/>
                <w:color w:val="000000" w:themeColor="text1"/>
                <w:sz w:val="20"/>
              </w:rPr>
              <w:fldChar w:fldCharType="separate"/>
            </w:r>
            <w:r w:rsidR="007E2A97">
              <w:rPr>
                <w:b/>
                <w:i w:val="0"/>
                <w:noProof/>
                <w:color w:val="000000" w:themeColor="text1"/>
                <w:sz w:val="20"/>
                <w:lang w:val="en-US"/>
              </w:rPr>
              <w:t>4</w:t>
            </w:r>
            <w:r w:rsidRPr="00994113">
              <w:rPr>
                <w:b/>
                <w:i w:val="0"/>
                <w:color w:val="000000" w:themeColor="text1"/>
                <w:sz w:val="20"/>
              </w:rPr>
              <w:fldChar w:fldCharType="end"/>
            </w:r>
            <w:bookmarkEnd w:id="11"/>
            <w:r w:rsidRPr="00DB0CDB">
              <w:rPr>
                <w:b/>
                <w:i w:val="0"/>
                <w:color w:val="000000" w:themeColor="text1"/>
                <w:sz w:val="20"/>
                <w:lang w:val="en-US"/>
              </w:rPr>
              <w:t xml:space="preserve"> </w:t>
            </w:r>
            <m:oMath>
              <m:r>
                <m:rPr>
                  <m:sty m:val="b"/>
                </m:rPr>
                <w:rPr>
                  <w:rFonts w:ascii="Cambria Math" w:hAnsi="Cambria Math"/>
                  <w:color w:val="000000" w:themeColor="text1"/>
                  <w:sz w:val="20"/>
                  <w:lang w:val="en-US"/>
                </w:rPr>
                <m:t>∂</m:t>
              </m:r>
              <m:acc>
                <m:accPr>
                  <m:chr m:val="̅"/>
                  <m:ctrlPr>
                    <w:rPr>
                      <w:rFonts w:ascii="Cambria Math" w:hAnsi="Cambria Math"/>
                      <w:b/>
                      <w:i w:val="0"/>
                      <w:color w:val="000000" w:themeColor="text1"/>
                      <w:sz w:val="20"/>
                      <w:lang w:val="en-US"/>
                    </w:rPr>
                  </m:ctrlPr>
                </m:accPr>
                <m:e>
                  <m:r>
                    <m:rPr>
                      <m:sty m:val="b"/>
                    </m:rPr>
                    <w:rPr>
                      <w:rFonts w:ascii="Cambria Math" w:hAnsi="Cambria Math"/>
                      <w:color w:val="000000" w:themeColor="text1"/>
                      <w:sz w:val="20"/>
                      <w:lang w:val="en-US"/>
                    </w:rPr>
                    <m:t>T</m:t>
                  </m:r>
                </m:e>
              </m:acc>
              <m:r>
                <m:rPr>
                  <m:sty m:val="b"/>
                </m:rPr>
                <w:rPr>
                  <w:rFonts w:ascii="Cambria Math" w:hAnsi="Cambria Math"/>
                  <w:color w:val="000000" w:themeColor="text1"/>
                  <w:sz w:val="20"/>
                  <w:lang w:val="en-US"/>
                </w:rPr>
                <m:t>/∂</m:t>
              </m:r>
              <m:acc>
                <m:accPr>
                  <m:chr m:val="̅"/>
                  <m:ctrlPr>
                    <w:rPr>
                      <w:rFonts w:ascii="Cambria Math" w:hAnsi="Cambria Math"/>
                      <w:b/>
                      <w:i w:val="0"/>
                      <w:color w:val="000000" w:themeColor="text1"/>
                      <w:sz w:val="20"/>
                      <w:lang w:val="en-US"/>
                    </w:rPr>
                  </m:ctrlPr>
                </m:accPr>
                <m:e>
                  <m:r>
                    <m:rPr>
                      <m:sty m:val="b"/>
                    </m:rPr>
                    <w:rPr>
                      <w:rFonts w:ascii="Cambria Math" w:hAnsi="Cambria Math"/>
                      <w:color w:val="000000" w:themeColor="text1"/>
                      <w:sz w:val="20"/>
                      <w:lang w:val="en-US"/>
                    </w:rPr>
                    <m:t>y</m:t>
                  </m:r>
                </m:e>
              </m:acc>
              <m:r>
                <m:rPr>
                  <m:sty m:val="bi"/>
                </m:rPr>
                <w:rPr>
                  <w:rFonts w:ascii="Cambria Math" w:hAnsi="Cambria Math"/>
                  <w:color w:val="000000" w:themeColor="text1"/>
                  <w:sz w:val="20"/>
                  <w:lang w:val="en-US"/>
                </w:rPr>
                <m:t xml:space="preserve"> </m:t>
              </m:r>
            </m:oMath>
            <w:r w:rsidR="008F1336">
              <w:rPr>
                <w:b/>
                <w:iCs w:val="0"/>
                <w:color w:val="000000" w:themeColor="text1"/>
                <w:sz w:val="20"/>
                <w:lang w:val="en-US"/>
              </w:rPr>
              <w:t xml:space="preserve"> </w:t>
            </w:r>
            <w:r w:rsidRPr="00DB0CDB">
              <w:rPr>
                <w:b/>
                <w:i w:val="0"/>
                <w:color w:val="000000" w:themeColor="text1"/>
                <w:sz w:val="20"/>
                <w:lang w:val="en-US"/>
              </w:rPr>
              <w:t>at the upper wall obtained by NDE</w:t>
            </w:r>
          </w:p>
        </w:tc>
      </w:tr>
    </w:tbl>
    <w:p w14:paraId="70B21256" w14:textId="00EC16B1" w:rsidR="00A770BA" w:rsidRDefault="00A770BA" w:rsidP="00AD2EE6">
      <w:pPr>
        <w:jc w:val="both"/>
        <w:rPr>
          <w:lang w:val="en-US"/>
        </w:rPr>
      </w:pPr>
    </w:p>
    <w:p w14:paraId="7B4519A7" w14:textId="49BA3F88" w:rsidR="00AD2EE6" w:rsidRPr="00CB3FE0" w:rsidRDefault="00AD2EE6" w:rsidP="00AD2EE6">
      <w:pPr>
        <w:jc w:val="both"/>
        <w:rPr>
          <w:lang w:val="en-US"/>
        </w:rPr>
      </w:pPr>
    </w:p>
    <w:tbl>
      <w:tblPr>
        <w:tblStyle w:val="Grilledutableau"/>
        <w:tblW w:w="942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4A0" w:firstRow="1" w:lastRow="0" w:firstColumn="1" w:lastColumn="0" w:noHBand="0" w:noVBand="1"/>
      </w:tblPr>
      <w:tblGrid>
        <w:gridCol w:w="4734"/>
        <w:gridCol w:w="4689"/>
      </w:tblGrid>
      <w:tr w:rsidR="00C01220" w14:paraId="5857B418" w14:textId="77777777" w:rsidTr="00311A80">
        <w:trPr>
          <w:trHeight w:val="2383"/>
          <w:jc w:val="center"/>
        </w:trPr>
        <w:tc>
          <w:tcPr>
            <w:tcW w:w="4734" w:type="dxa"/>
          </w:tcPr>
          <w:p w14:paraId="49E21DAF" w14:textId="57533705" w:rsidR="00B47FBF" w:rsidRPr="00C23484" w:rsidRDefault="006921E6" w:rsidP="00311A80">
            <w:pPr>
              <w:keepNext/>
              <w:spacing w:line="276" w:lineRule="auto"/>
              <w:ind w:left="-113"/>
              <w:jc w:val="center"/>
            </w:pPr>
            <w:r>
              <w:rPr>
                <w:noProof/>
                <w:lang w:eastAsia="zh-CN"/>
              </w:rPr>
              <w:lastRenderedPageBreak/>
              <w:drawing>
                <wp:inline distT="0" distB="0" distL="0" distR="0" wp14:anchorId="265AEF08" wp14:editId="2E729B7A">
                  <wp:extent cx="2837815" cy="1987550"/>
                  <wp:effectExtent l="0" t="0" r="0" b="0"/>
                  <wp:docPr id="75" name="Graphique 7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tc>
        <w:tc>
          <w:tcPr>
            <w:tcW w:w="4689" w:type="dxa"/>
          </w:tcPr>
          <w:p w14:paraId="029990E1" w14:textId="010B13EB" w:rsidR="00C01220" w:rsidRDefault="005C20AE" w:rsidP="009778C1">
            <w:pPr>
              <w:keepNext/>
              <w:spacing w:line="276" w:lineRule="auto"/>
              <w:jc w:val="center"/>
              <w:rPr>
                <w:rFonts w:ascii="Times New Roman" w:eastAsia="Times New Roman" w:hAnsi="Times New Roman"/>
                <w:lang w:val="en-US"/>
              </w:rPr>
            </w:pPr>
            <w:r>
              <w:rPr>
                <w:noProof/>
                <w:lang w:eastAsia="zh-CN"/>
              </w:rPr>
              <w:drawing>
                <wp:inline distT="0" distB="0" distL="0" distR="0" wp14:anchorId="2107D346" wp14:editId="49EAF0D5">
                  <wp:extent cx="2745740" cy="2040890"/>
                  <wp:effectExtent l="0" t="0" r="0" b="0"/>
                  <wp:docPr id="3" name="Graphique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tc>
      </w:tr>
      <w:tr w:rsidR="00C01220" w:rsidRPr="00AA0911" w14:paraId="469C90B5" w14:textId="77777777" w:rsidTr="0074117D">
        <w:tblPrEx>
          <w:tblCellMar>
            <w:left w:w="108" w:type="dxa"/>
            <w:right w:w="108" w:type="dxa"/>
          </w:tblCellMar>
        </w:tblPrEx>
        <w:trPr>
          <w:trHeight w:val="439"/>
          <w:jc w:val="center"/>
        </w:trPr>
        <w:tc>
          <w:tcPr>
            <w:tcW w:w="4734" w:type="dxa"/>
            <w:vAlign w:val="center"/>
          </w:tcPr>
          <w:p w14:paraId="37A4EAF1" w14:textId="716E619A" w:rsidR="00C01220" w:rsidRPr="006A519B" w:rsidRDefault="00C01220" w:rsidP="00AA4EBA">
            <w:pPr>
              <w:pStyle w:val="Lgende"/>
              <w:jc w:val="center"/>
              <w:rPr>
                <w:b/>
                <w:i w:val="0"/>
                <w:color w:val="000000" w:themeColor="text1"/>
                <w:sz w:val="20"/>
              </w:rPr>
            </w:pPr>
            <w:bookmarkStart w:id="12" w:name="_Ref459971709"/>
            <w:r w:rsidRPr="006A519B">
              <w:rPr>
                <w:b/>
                <w:i w:val="0"/>
                <w:color w:val="000000" w:themeColor="text1"/>
                <w:sz w:val="20"/>
              </w:rPr>
              <w:t xml:space="preserve">Figure </w:t>
            </w:r>
            <w:r w:rsidRPr="006A519B">
              <w:rPr>
                <w:b/>
                <w:i w:val="0"/>
                <w:color w:val="000000" w:themeColor="text1"/>
                <w:sz w:val="20"/>
              </w:rPr>
              <w:fldChar w:fldCharType="begin"/>
            </w:r>
            <w:r w:rsidRPr="006A519B">
              <w:rPr>
                <w:b/>
                <w:i w:val="0"/>
                <w:color w:val="000000" w:themeColor="text1"/>
                <w:sz w:val="20"/>
              </w:rPr>
              <w:instrText xml:space="preserve"> SEQ Figure \* ARABIC </w:instrText>
            </w:r>
            <w:r w:rsidRPr="006A519B">
              <w:rPr>
                <w:b/>
                <w:i w:val="0"/>
                <w:color w:val="000000" w:themeColor="text1"/>
                <w:sz w:val="20"/>
              </w:rPr>
              <w:fldChar w:fldCharType="separate"/>
            </w:r>
            <w:r w:rsidR="00C52900">
              <w:rPr>
                <w:b/>
                <w:i w:val="0"/>
                <w:noProof/>
                <w:color w:val="000000" w:themeColor="text1"/>
                <w:sz w:val="20"/>
              </w:rPr>
              <w:t>5</w:t>
            </w:r>
            <w:r w:rsidRPr="006A519B">
              <w:rPr>
                <w:b/>
                <w:i w:val="0"/>
                <w:color w:val="000000" w:themeColor="text1"/>
                <w:sz w:val="20"/>
              </w:rPr>
              <w:fldChar w:fldCharType="end"/>
            </w:r>
            <w:bookmarkEnd w:id="12"/>
            <w:r w:rsidRPr="006A519B">
              <w:rPr>
                <w:b/>
                <w:i w:val="0"/>
                <w:color w:val="000000" w:themeColor="text1"/>
                <w:sz w:val="20"/>
              </w:rPr>
              <w:t xml:space="preserve"> </w:t>
            </w:r>
            <w:r w:rsidR="00EA6C44" w:rsidRPr="00EA6C44">
              <w:rPr>
                <w:b/>
                <w:i w:val="0"/>
                <w:color w:val="000000" w:themeColor="text1"/>
                <w:sz w:val="20"/>
              </w:rPr>
              <w:t xml:space="preserve">relative </w:t>
            </w:r>
            <w:proofErr w:type="spellStart"/>
            <w:r w:rsidR="00EA6C44" w:rsidRPr="00EA6C44">
              <w:rPr>
                <w:b/>
                <w:i w:val="0"/>
                <w:color w:val="000000" w:themeColor="text1"/>
                <w:sz w:val="20"/>
              </w:rPr>
              <w:t>error</w:t>
            </w:r>
            <w:proofErr w:type="spellEnd"/>
          </w:p>
        </w:tc>
        <w:tc>
          <w:tcPr>
            <w:tcW w:w="4689" w:type="dxa"/>
            <w:vAlign w:val="center"/>
          </w:tcPr>
          <w:p w14:paraId="4CD5F172" w14:textId="2B0820F3" w:rsidR="00C01220" w:rsidRPr="006A519B" w:rsidRDefault="00C01220" w:rsidP="00A95574">
            <w:pPr>
              <w:pStyle w:val="Lgende"/>
              <w:jc w:val="center"/>
              <w:rPr>
                <w:b/>
                <w:i w:val="0"/>
                <w:color w:val="000000" w:themeColor="text1"/>
                <w:sz w:val="20"/>
              </w:rPr>
            </w:pPr>
            <w:bookmarkStart w:id="13" w:name="_Ref459971664"/>
            <w:r w:rsidRPr="006A519B">
              <w:rPr>
                <w:b/>
                <w:i w:val="0"/>
                <w:color w:val="000000" w:themeColor="text1"/>
                <w:sz w:val="20"/>
              </w:rPr>
              <w:t xml:space="preserve">Figure </w:t>
            </w:r>
            <w:r w:rsidRPr="006A519B">
              <w:rPr>
                <w:b/>
                <w:i w:val="0"/>
                <w:color w:val="000000" w:themeColor="text1"/>
                <w:sz w:val="20"/>
              </w:rPr>
              <w:fldChar w:fldCharType="begin"/>
            </w:r>
            <w:r w:rsidRPr="006A519B">
              <w:rPr>
                <w:b/>
                <w:i w:val="0"/>
                <w:color w:val="000000" w:themeColor="text1"/>
                <w:sz w:val="20"/>
              </w:rPr>
              <w:instrText xml:space="preserve"> SEQ Figure \* ARABIC </w:instrText>
            </w:r>
            <w:r w:rsidRPr="006A519B">
              <w:rPr>
                <w:b/>
                <w:i w:val="0"/>
                <w:color w:val="000000" w:themeColor="text1"/>
                <w:sz w:val="20"/>
              </w:rPr>
              <w:fldChar w:fldCharType="separate"/>
            </w:r>
            <w:proofErr w:type="gramStart"/>
            <w:r w:rsidR="00C52900">
              <w:rPr>
                <w:b/>
                <w:i w:val="0"/>
                <w:noProof/>
                <w:color w:val="000000" w:themeColor="text1"/>
                <w:sz w:val="20"/>
              </w:rPr>
              <w:t>6</w:t>
            </w:r>
            <w:r w:rsidRPr="006A519B">
              <w:rPr>
                <w:b/>
                <w:i w:val="0"/>
                <w:color w:val="000000" w:themeColor="text1"/>
                <w:sz w:val="20"/>
              </w:rPr>
              <w:fldChar w:fldCharType="end"/>
            </w:r>
            <w:bookmarkEnd w:id="13"/>
            <w:r w:rsidRPr="006A519B">
              <w:rPr>
                <w:b/>
                <w:i w:val="0"/>
                <w:color w:val="000000" w:themeColor="text1"/>
                <w:sz w:val="20"/>
              </w:rPr>
              <w:t xml:space="preserve"> </w:t>
            </w:r>
            <w:r w:rsidR="00C52900">
              <w:rPr>
                <w:b/>
                <w:i w:val="0"/>
                <w:color w:val="000000" w:themeColor="text1"/>
                <w:sz w:val="20"/>
              </w:rPr>
              <w:t>c</w:t>
            </w:r>
            <w:r w:rsidR="00C52900" w:rsidRPr="00BD3203">
              <w:rPr>
                <w:b/>
                <w:i w:val="0"/>
                <w:color w:val="000000" w:themeColor="text1"/>
                <w:sz w:val="20"/>
              </w:rPr>
              <w:t>omputationnel</w:t>
            </w:r>
            <w:r w:rsidR="00A95574" w:rsidRPr="00BD3203">
              <w:rPr>
                <w:b/>
                <w:i w:val="0"/>
                <w:color w:val="000000" w:themeColor="text1"/>
                <w:sz w:val="20"/>
              </w:rPr>
              <w:t xml:space="preserve"> time</w:t>
            </w:r>
            <w:proofErr w:type="gramEnd"/>
          </w:p>
        </w:tc>
      </w:tr>
    </w:tbl>
    <w:p w14:paraId="042CB286" w14:textId="13864634" w:rsidR="00AD2EE6" w:rsidRDefault="00AD2EE6" w:rsidP="00AD2EE6">
      <w:pPr>
        <w:keepNext/>
      </w:pPr>
    </w:p>
    <w:p w14:paraId="41C96438" w14:textId="7438B6E6" w:rsidR="00AD2EE6" w:rsidRPr="00C632D0" w:rsidRDefault="006E336B" w:rsidP="007776D6">
      <w:pPr>
        <w:pStyle w:val="Titre1"/>
        <w:numPr>
          <w:ilvl w:val="0"/>
          <w:numId w:val="7"/>
        </w:numPr>
      </w:pPr>
      <w:r w:rsidRPr="00116F0F">
        <w:t xml:space="preserve">The numerical solution of the energy equation based on </w:t>
      </w:r>
      <w:r w:rsidR="008D7318">
        <w:t>Lobatto points collocation method</w:t>
      </w:r>
    </w:p>
    <w:p w14:paraId="115A7E80" w14:textId="7293CFA9" w:rsidR="0091710F" w:rsidRDefault="0091710F" w:rsidP="0091710F">
      <w:pPr>
        <w:spacing w:before="120" w:after="120" w:line="276" w:lineRule="auto"/>
        <w:jc w:val="both"/>
        <w:rPr>
          <w:rFonts w:ascii="Times New Roman" w:eastAsia="Times New Roman" w:hAnsi="Times New Roman"/>
          <w:lang w:val="en-US"/>
        </w:rPr>
      </w:pPr>
      <w:r w:rsidRPr="0091710F">
        <w:rPr>
          <w:lang w:val="en-US"/>
        </w:rPr>
        <w:t xml:space="preserve">The </w:t>
      </w:r>
      <w:r w:rsidRPr="001C6398">
        <w:rPr>
          <w:lang w:val="en-US"/>
        </w:rPr>
        <w:t>Lobatto P</w:t>
      </w:r>
      <w:r w:rsidRPr="0091710F">
        <w:rPr>
          <w:lang w:val="en-US"/>
        </w:rPr>
        <w:t xml:space="preserve">oint Collocation Method (LPCM) is based on Legendre polynomials used for approximating the </w:t>
      </w:r>
      <w:r w:rsidR="003862F3">
        <w:rPr>
          <w:lang w:val="en-US"/>
        </w:rPr>
        <w:t>variable</w:t>
      </w:r>
      <w:r>
        <w:rPr>
          <w:lang w:val="en-US"/>
        </w:rPr>
        <w:t xml:space="preserve"> </w:t>
      </w:r>
      <w:r w:rsidRPr="0091710F">
        <w:rPr>
          <w:lang w:val="en-US"/>
        </w:rPr>
        <w:t>temperature across the film thickness.</w:t>
      </w:r>
      <w:r>
        <w:rPr>
          <w:lang w:val="en-US"/>
        </w:rPr>
        <w:t xml:space="preserve"> </w:t>
      </w:r>
      <w:r w:rsidRPr="001C6398">
        <w:rPr>
          <w:lang w:val="en-US"/>
        </w:rPr>
        <w:t>Because Legendre polynomials are defined on</w:t>
      </w:r>
      <m:oMath>
        <m:r>
          <m:rPr>
            <m:sty m:val="p"/>
          </m:rPr>
          <w:rPr>
            <w:rFonts w:ascii="Cambria Math" w:hAnsi="Cambria Math"/>
            <w:lang w:val="en-US"/>
          </w:rPr>
          <m:t>[-1, 1]</m:t>
        </m:r>
      </m:oMath>
      <w:r w:rsidRPr="001C6398">
        <w:rPr>
          <w:lang w:val="en-US"/>
        </w:rPr>
        <w:t>, the following coordinate transformation is used:</w:t>
      </w:r>
    </w:p>
    <w:tbl>
      <w:tblPr>
        <w:tblStyle w:val="Grilledutableau"/>
        <w:tblW w:w="0" w:type="auto"/>
        <w:tblInd w:w="-5" w:type="dxa"/>
        <w:tblLook w:val="04A0" w:firstRow="1" w:lastRow="0" w:firstColumn="1" w:lastColumn="0" w:noHBand="0" w:noVBand="1"/>
      </w:tblPr>
      <w:tblGrid>
        <w:gridCol w:w="7943"/>
        <w:gridCol w:w="1096"/>
      </w:tblGrid>
      <w:tr w:rsidR="008E3339" w:rsidRPr="00AA3E05" w14:paraId="71F68E33" w14:textId="77777777" w:rsidTr="00747C13">
        <w:trPr>
          <w:trHeight w:val="635"/>
        </w:trPr>
        <w:tc>
          <w:tcPr>
            <w:tcW w:w="7943" w:type="dxa"/>
            <w:tcBorders>
              <w:top w:val="nil"/>
              <w:left w:val="nil"/>
              <w:bottom w:val="nil"/>
              <w:right w:val="nil"/>
            </w:tcBorders>
            <w:vAlign w:val="center"/>
          </w:tcPr>
          <w:p w14:paraId="2DE1A928" w14:textId="77777777" w:rsidR="008E3339" w:rsidRPr="00AA3E05" w:rsidRDefault="008E3339" w:rsidP="00747C13">
            <w:pPr>
              <w:spacing w:before="120" w:after="120"/>
              <w:jc w:val="center"/>
              <w:rPr>
                <w:rFonts w:eastAsia="SimSun"/>
                <w:i/>
                <w:lang w:val="en-US"/>
              </w:rPr>
            </w:pPr>
            <m:oMathPara>
              <m:oMath>
                <m:r>
                  <w:rPr>
                    <w:rFonts w:ascii="Cambria Math" w:hAnsi="Cambria Math"/>
                  </w:rPr>
                  <m:t>y=</m:t>
                </m:r>
                <m:f>
                  <m:fPr>
                    <m:ctrlPr>
                      <w:rPr>
                        <w:rFonts w:ascii="Cambria Math" w:hAnsi="Cambria Math"/>
                        <w:i/>
                      </w:rPr>
                    </m:ctrlPr>
                  </m:fPr>
                  <m:num>
                    <m:d>
                      <m:dPr>
                        <m:ctrlPr>
                          <w:rPr>
                            <w:rFonts w:ascii="Cambria Math" w:hAnsi="Cambria Math"/>
                            <w:i/>
                          </w:rPr>
                        </m:ctrlPr>
                      </m:dPr>
                      <m:e>
                        <m:r>
                          <w:rPr>
                            <w:rFonts w:ascii="Cambria Math" w:hAnsi="Cambria Math"/>
                          </w:rPr>
                          <m:t>ζ+1</m:t>
                        </m:r>
                      </m:e>
                    </m:d>
                    <m:r>
                      <w:rPr>
                        <w:rFonts w:ascii="Cambria Math" w:hAnsi="Cambria Math"/>
                      </w:rPr>
                      <m:t>h</m:t>
                    </m:r>
                  </m:num>
                  <m:den>
                    <m:r>
                      <w:rPr>
                        <w:rFonts w:ascii="Cambria Math" w:hAnsi="Cambria Math"/>
                      </w:rPr>
                      <m:t>2</m:t>
                    </m:r>
                  </m:den>
                </m:f>
                <m:r>
                  <w:rPr>
                    <w:rFonts w:ascii="Cambria Math" w:hAnsi="Cambria Math"/>
                  </w:rPr>
                  <m:t xml:space="preserve"> </m:t>
                </m:r>
                <m:r>
                  <w:rPr>
                    <w:rFonts w:ascii="Cambria Math" w:hAnsi="Cambria Math"/>
                    <w:sz w:val="20"/>
                  </w:rPr>
                  <m:t xml:space="preserve">    </m:t>
                </m:r>
              </m:oMath>
            </m:oMathPara>
          </w:p>
        </w:tc>
        <w:tc>
          <w:tcPr>
            <w:tcW w:w="1096" w:type="dxa"/>
            <w:tcBorders>
              <w:top w:val="nil"/>
              <w:left w:val="nil"/>
              <w:bottom w:val="nil"/>
              <w:right w:val="nil"/>
            </w:tcBorders>
            <w:vAlign w:val="center"/>
          </w:tcPr>
          <w:p w14:paraId="45233008" w14:textId="77777777" w:rsidR="008E3339" w:rsidRPr="000A1C9E" w:rsidRDefault="008E3339" w:rsidP="00C632D0">
            <w:pPr>
              <w:pStyle w:val="Lgende"/>
              <w:numPr>
                <w:ilvl w:val="0"/>
                <w:numId w:val="5"/>
              </w:numPr>
              <w:spacing w:before="120" w:after="120"/>
              <w:rPr>
                <w:b/>
              </w:rPr>
            </w:pPr>
            <w:bookmarkStart w:id="14" w:name="_Ref478552326"/>
            <w:r>
              <w:rPr>
                <w:b/>
              </w:rPr>
              <w:t xml:space="preserve"> </w:t>
            </w:r>
            <w:bookmarkEnd w:id="14"/>
          </w:p>
        </w:tc>
      </w:tr>
    </w:tbl>
    <w:p w14:paraId="161984F3" w14:textId="0EBE72F3" w:rsidR="008E3339" w:rsidRPr="001C6398" w:rsidRDefault="008E3339" w:rsidP="008E3339">
      <w:pPr>
        <w:spacing w:before="120" w:after="120" w:line="276" w:lineRule="auto"/>
        <w:jc w:val="both"/>
        <w:rPr>
          <w:lang w:val="en-US"/>
        </w:rPr>
      </w:pPr>
      <w:r w:rsidRPr="001C6398">
        <w:rPr>
          <w:lang w:val="en-US"/>
        </w:rPr>
        <w:t>Following the coordinate transformation, the energy equation (</w:t>
      </w:r>
      <w:r w:rsidR="00CE4CA3" w:rsidRPr="001C6398">
        <w:rPr>
          <w:lang w:val="en-US"/>
        </w:rPr>
        <w:fldChar w:fldCharType="begin"/>
      </w:r>
      <w:r w:rsidR="00CE4CA3" w:rsidRPr="001C6398">
        <w:rPr>
          <w:lang w:val="en-US"/>
        </w:rPr>
        <w:instrText xml:space="preserve"> REF _Ref520734656 \r \h </w:instrText>
      </w:r>
      <w:r w:rsidR="001C6398">
        <w:rPr>
          <w:lang w:val="en-US"/>
        </w:rPr>
        <w:instrText xml:space="preserve"> \* MERGEFORMAT </w:instrText>
      </w:r>
      <w:r w:rsidR="00CE4CA3" w:rsidRPr="001C6398">
        <w:rPr>
          <w:lang w:val="en-US"/>
        </w:rPr>
      </w:r>
      <w:r w:rsidR="00CE4CA3" w:rsidRPr="001C6398">
        <w:rPr>
          <w:lang w:val="en-US"/>
        </w:rPr>
        <w:fldChar w:fldCharType="separate"/>
      </w:r>
      <w:r w:rsidR="007E2A97">
        <w:rPr>
          <w:lang w:val="en-US"/>
        </w:rPr>
        <w:t>Eq.1</w:t>
      </w:r>
      <w:r w:rsidR="00CE4CA3" w:rsidRPr="001C6398">
        <w:rPr>
          <w:lang w:val="en-US"/>
        </w:rPr>
        <w:fldChar w:fldCharType="end"/>
      </w:r>
      <w:r w:rsidRPr="001C6398">
        <w:rPr>
          <w:lang w:val="en-US"/>
        </w:rPr>
        <w:t>) becomes:</w:t>
      </w:r>
    </w:p>
    <w:tbl>
      <w:tblPr>
        <w:tblStyle w:val="Grilledutableau"/>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8E3339" w:rsidRPr="00AA3E05" w14:paraId="0B859E7C" w14:textId="77777777" w:rsidTr="00747C13">
        <w:trPr>
          <w:trHeight w:val="635"/>
        </w:trPr>
        <w:tc>
          <w:tcPr>
            <w:tcW w:w="7943" w:type="dxa"/>
            <w:vAlign w:val="center"/>
          </w:tcPr>
          <w:p w14:paraId="6C0E290E" w14:textId="61AB1AAC" w:rsidR="008E3339" w:rsidRPr="002241C4" w:rsidRDefault="00CE4CA3" w:rsidP="00CE4CA3">
            <w:pPr>
              <w:spacing w:before="120" w:after="120"/>
              <w:jc w:val="center"/>
              <w:rPr>
                <w:rFonts w:eastAsia="SimSun"/>
                <w:i/>
                <w:lang w:val="en-US"/>
              </w:rPr>
            </w:pPr>
            <m:oMathPara>
              <m:oMathParaPr>
                <m:jc m:val="center"/>
              </m:oMathParaPr>
              <m:oMath>
                <m:r>
                  <w:rPr>
                    <w:rFonts w:ascii="Cambria Math" w:hAnsi="Cambria Math"/>
                  </w:rPr>
                  <m:t>ρ</m:t>
                </m:r>
                <m:sSub>
                  <m:sSubPr>
                    <m:ctrlPr>
                      <w:rPr>
                        <w:rFonts w:ascii="Cambria Math" w:hAnsi="Cambria Math"/>
                        <w:i/>
                      </w:rPr>
                    </m:ctrlPr>
                  </m:sSubPr>
                  <m:e>
                    <m:r>
                      <w:rPr>
                        <w:rFonts w:ascii="Cambria Math" w:hAnsi="Cambria Math"/>
                      </w:rPr>
                      <m:t>C</m:t>
                    </m:r>
                  </m:e>
                  <m:sub>
                    <m:r>
                      <w:rPr>
                        <w:rFonts w:ascii="Cambria Math" w:hAnsi="Cambria Math"/>
                      </w:rPr>
                      <m:t>p</m:t>
                    </m:r>
                  </m:sub>
                </m:sSub>
                <m:d>
                  <m:dPr>
                    <m:begChr m:val="["/>
                    <m:endChr m:val="]"/>
                    <m:ctrlPr>
                      <w:rPr>
                        <w:rFonts w:ascii="Cambria Math" w:hAnsi="Cambria Math"/>
                        <w:i/>
                      </w:rPr>
                    </m:ctrlPr>
                  </m:dPr>
                  <m:e>
                    <m:r>
                      <w:rPr>
                        <w:rFonts w:ascii="Cambria Math" w:hAnsi="Cambria Math"/>
                      </w:rPr>
                      <m:t>u</m:t>
                    </m:r>
                    <m:f>
                      <m:fPr>
                        <m:ctrlPr>
                          <w:rPr>
                            <w:rFonts w:ascii="Cambria Math" w:hAnsi="Cambria Math"/>
                            <w:i/>
                          </w:rPr>
                        </m:ctrlPr>
                      </m:fPr>
                      <m:num>
                        <m:r>
                          <w:rPr>
                            <w:rFonts w:ascii="Cambria Math" w:hAnsi="Cambria Math"/>
                          </w:rPr>
                          <m:t>∂T</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h</m:t>
                        </m:r>
                      </m:den>
                    </m:f>
                    <m:d>
                      <m:dPr>
                        <m:ctrlPr>
                          <w:rPr>
                            <w:rFonts w:ascii="Cambria Math" w:hAnsi="Cambria Math"/>
                            <w:i/>
                          </w:rPr>
                        </m:ctrlPr>
                      </m:dPr>
                      <m:e>
                        <m:r>
                          <w:rPr>
                            <w:rFonts w:ascii="Cambria Math" w:hAnsi="Cambria Math"/>
                          </w:rPr>
                          <m:t>v-u</m:t>
                        </m:r>
                        <m:f>
                          <m:fPr>
                            <m:ctrlPr>
                              <w:rPr>
                                <w:rFonts w:ascii="Cambria Math" w:hAnsi="Cambria Math"/>
                                <w:i/>
                              </w:rPr>
                            </m:ctrlPr>
                          </m:fPr>
                          <m:num>
                            <m:d>
                              <m:dPr>
                                <m:ctrlPr>
                                  <w:rPr>
                                    <w:rFonts w:ascii="Cambria Math" w:hAnsi="Cambria Math"/>
                                    <w:i/>
                                  </w:rPr>
                                </m:ctrlPr>
                              </m:dPr>
                              <m:e>
                                <m:r>
                                  <w:rPr>
                                    <w:rFonts w:ascii="Cambria Math" w:hAnsi="Cambria Math"/>
                                  </w:rPr>
                                  <m:t>ζ+1</m:t>
                                </m:r>
                              </m:e>
                            </m:d>
                          </m:num>
                          <m:den>
                            <m:r>
                              <w:rPr>
                                <w:rFonts w:ascii="Cambria Math" w:hAnsi="Cambria Math"/>
                              </w:rPr>
                              <m:t>2</m:t>
                            </m:r>
                          </m:den>
                        </m:f>
                        <m:f>
                          <m:fPr>
                            <m:ctrlPr>
                              <w:rPr>
                                <w:rFonts w:ascii="Cambria Math" w:hAnsi="Cambria Math"/>
                                <w:i/>
                              </w:rPr>
                            </m:ctrlPr>
                          </m:fPr>
                          <m:num>
                            <m:r>
                              <w:rPr>
                                <w:rFonts w:ascii="Cambria Math" w:hAnsi="Cambria Math"/>
                              </w:rPr>
                              <m:t>∂h</m:t>
                            </m:r>
                          </m:num>
                          <m:den>
                            <m:r>
                              <w:rPr>
                                <w:rFonts w:ascii="Cambria Math" w:hAnsi="Cambria Math"/>
                              </w:rPr>
                              <m:t>∂x</m:t>
                            </m:r>
                          </m:den>
                        </m:f>
                      </m:e>
                    </m:d>
                    <m:f>
                      <m:fPr>
                        <m:ctrlPr>
                          <w:rPr>
                            <w:rFonts w:ascii="Cambria Math" w:hAnsi="Cambria Math"/>
                            <w:i/>
                          </w:rPr>
                        </m:ctrlPr>
                      </m:fPr>
                      <m:num>
                        <m:r>
                          <w:rPr>
                            <w:rFonts w:ascii="Cambria Math" w:hAnsi="Cambria Math"/>
                          </w:rPr>
                          <m:t>∂T</m:t>
                        </m:r>
                      </m:num>
                      <m:den>
                        <m:r>
                          <w:rPr>
                            <w:rFonts w:ascii="Cambria Math" w:hAnsi="Cambria Math"/>
                          </w:rPr>
                          <m:t>∂ζ</m:t>
                        </m:r>
                      </m:den>
                    </m:f>
                  </m:e>
                </m:d>
                <m:r>
                  <w:rPr>
                    <w:rFonts w:ascii="Cambria Math" w:hAnsi="Cambria Math"/>
                  </w:rPr>
                  <m:t>=λ</m:t>
                </m:r>
                <m:f>
                  <m:fPr>
                    <m:ctrlPr>
                      <w:rPr>
                        <w:rFonts w:ascii="Cambria Math" w:hAnsi="Cambria Math"/>
                        <w:i/>
                      </w:rPr>
                    </m:ctrlPr>
                  </m:fPr>
                  <m:num>
                    <m:r>
                      <w:rPr>
                        <w:rFonts w:ascii="Cambria Math" w:hAnsi="Cambria Math"/>
                      </w:rPr>
                      <m:t>4</m:t>
                    </m:r>
                  </m:num>
                  <m:den>
                    <m:sSup>
                      <m:sSupPr>
                        <m:ctrlPr>
                          <w:rPr>
                            <w:rFonts w:ascii="Cambria Math" w:hAnsi="Cambria Math"/>
                            <w:i/>
                          </w:rPr>
                        </m:ctrlPr>
                      </m:sSupPr>
                      <m:e>
                        <m:r>
                          <w:rPr>
                            <w:rFonts w:ascii="Cambria Math" w:hAnsi="Cambria Math"/>
                          </w:rPr>
                          <m:t>h</m:t>
                        </m:r>
                      </m:e>
                      <m:sup>
                        <m:r>
                          <w:rPr>
                            <w:rFonts w:ascii="Cambria Math" w:hAnsi="Cambria Math"/>
                          </w:rPr>
                          <m:t>2</m:t>
                        </m:r>
                      </m:sup>
                    </m:sSup>
                  </m:den>
                </m:f>
                <m:f>
                  <m:fPr>
                    <m:ctrlPr>
                      <w:rPr>
                        <w:rFonts w:ascii="Cambria Math" w:hAnsi="Cambria Math"/>
                        <w:i/>
                      </w:rPr>
                    </m:ctrlPr>
                  </m:fPr>
                  <m:num>
                    <m:r>
                      <w:rPr>
                        <w:rFonts w:ascii="Cambria Math" w:hAnsi="Cambria Math"/>
                      </w:rPr>
                      <m:t>∂²T</m:t>
                    </m:r>
                  </m:num>
                  <m:den>
                    <m:r>
                      <w:rPr>
                        <w:rFonts w:ascii="Cambria Math" w:hAnsi="Cambria Math"/>
                      </w:rPr>
                      <m:t>∂ζ²</m:t>
                    </m:r>
                  </m:den>
                </m:f>
                <m:r>
                  <w:rPr>
                    <w:rFonts w:ascii="Cambria Math" w:hAnsi="Cambria Math"/>
                  </w:rPr>
                  <m:t xml:space="preserve"> + </m:t>
                </m:r>
                <m:sSub>
                  <m:sSubPr>
                    <m:ctrlPr>
                      <w:rPr>
                        <w:rFonts w:ascii="Cambria Math" w:hAnsi="Cambria Math"/>
                        <w:i/>
                        <w:color w:val="000000" w:themeColor="text1"/>
                      </w:rPr>
                    </m:ctrlPr>
                  </m:sSubPr>
                  <m:e>
                    <m:r>
                      <w:rPr>
                        <w:rFonts w:ascii="Cambria Math" w:hAnsi="Cambria Math"/>
                        <w:color w:val="000000" w:themeColor="text1"/>
                      </w:rPr>
                      <m:t>η</m:t>
                    </m:r>
                  </m:e>
                  <m:sub>
                    <m:r>
                      <w:rPr>
                        <w:rFonts w:ascii="Cambria Math" w:hAnsi="Cambria Math"/>
                        <w:color w:val="000000" w:themeColor="text1"/>
                      </w:rPr>
                      <m:t>0</m:t>
                    </m:r>
                  </m:sub>
                </m:sSub>
                <m:f>
                  <m:fPr>
                    <m:ctrlPr>
                      <w:rPr>
                        <w:rFonts w:ascii="Cambria Math" w:hAnsi="Cambria Math"/>
                        <w:i/>
                      </w:rPr>
                    </m:ctrlPr>
                  </m:fPr>
                  <m:num>
                    <m:r>
                      <w:rPr>
                        <w:rFonts w:ascii="Cambria Math" w:hAnsi="Cambria Math"/>
                      </w:rPr>
                      <m:t>4</m:t>
                    </m:r>
                  </m:num>
                  <m:den>
                    <m:sSup>
                      <m:sSupPr>
                        <m:ctrlPr>
                          <w:rPr>
                            <w:rFonts w:ascii="Cambria Math" w:hAnsi="Cambria Math"/>
                            <w:i/>
                          </w:rPr>
                        </m:ctrlPr>
                      </m:sSupPr>
                      <m:e>
                        <m:r>
                          <w:rPr>
                            <w:rFonts w:ascii="Cambria Math" w:hAnsi="Cambria Math"/>
                          </w:rPr>
                          <m:t>h</m:t>
                        </m:r>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∂ζ</m:t>
                            </m:r>
                          </m:den>
                        </m:f>
                      </m:e>
                    </m:d>
                  </m:e>
                  <m:sup>
                    <m:r>
                      <w:rPr>
                        <w:rFonts w:ascii="Cambria Math" w:hAnsi="Cambria Math"/>
                      </w:rPr>
                      <m:t>2</m:t>
                    </m:r>
                  </m:sup>
                </m:sSup>
              </m:oMath>
            </m:oMathPara>
          </w:p>
        </w:tc>
        <w:tc>
          <w:tcPr>
            <w:tcW w:w="1096" w:type="dxa"/>
            <w:vAlign w:val="center"/>
          </w:tcPr>
          <w:p w14:paraId="7649E290" w14:textId="77777777" w:rsidR="008E3339" w:rsidRPr="00AA3E05" w:rsidRDefault="008E3339" w:rsidP="008E3339">
            <w:pPr>
              <w:pStyle w:val="Lgende"/>
              <w:numPr>
                <w:ilvl w:val="0"/>
                <w:numId w:val="5"/>
              </w:numPr>
              <w:spacing w:before="120" w:after="120"/>
              <w:rPr>
                <w:sz w:val="22"/>
                <w:lang w:val="en-US"/>
              </w:rPr>
            </w:pPr>
            <w:bookmarkStart w:id="15" w:name="_Ref478643868"/>
            <w:r>
              <w:rPr>
                <w:sz w:val="22"/>
                <w:lang w:val="en-US"/>
              </w:rPr>
              <w:t xml:space="preserve"> </w:t>
            </w:r>
            <w:bookmarkEnd w:id="15"/>
          </w:p>
        </w:tc>
      </w:tr>
    </w:tbl>
    <w:p w14:paraId="1ED8929F" w14:textId="142FE408" w:rsidR="008C1E04" w:rsidRPr="001C6398" w:rsidRDefault="008C1E04" w:rsidP="008C1E04">
      <w:pPr>
        <w:spacing w:before="120" w:after="120" w:line="276" w:lineRule="auto"/>
        <w:jc w:val="both"/>
        <w:rPr>
          <w:lang w:val="en-US"/>
        </w:rPr>
      </w:pPr>
      <w:r w:rsidRPr="001C6398">
        <w:rPr>
          <w:lang w:val="en-US"/>
        </w:rPr>
        <w:t xml:space="preserve">For an incompressible lubricant with constant viscosity, only the variable temperature </w:t>
      </w:r>
      <m:oMath>
        <m:r>
          <w:rPr>
            <w:rFonts w:ascii="Cambria Math" w:hAnsi="Cambria Math"/>
            <w:lang w:val="en-US"/>
          </w:rPr>
          <m:t>T</m:t>
        </m:r>
      </m:oMath>
      <w:r w:rsidRPr="001C6398">
        <w:rPr>
          <w:lang w:val="en-US"/>
        </w:rPr>
        <w:t xml:space="preserve"> is approx</w:t>
      </w:r>
      <w:r w:rsidR="003862F3" w:rsidRPr="001C6398">
        <w:rPr>
          <w:lang w:val="en-US"/>
        </w:rPr>
        <w:t>imated across the film thickness</w:t>
      </w:r>
      <w:r w:rsidRPr="001C6398">
        <w:rPr>
          <w:lang w:val="en-US"/>
        </w:rPr>
        <w:t xml:space="preserve"> (</w:t>
      </w:r>
      <w:r w:rsidRPr="001C6398">
        <w:rPr>
          <w:lang w:val="en-US"/>
        </w:rPr>
        <w:fldChar w:fldCharType="begin"/>
      </w:r>
      <w:r w:rsidRPr="001C6398">
        <w:rPr>
          <w:lang w:val="en-US"/>
        </w:rPr>
        <w:instrText xml:space="preserve"> REF _Ref520734219 \r \h </w:instrText>
      </w:r>
      <w:r w:rsidR="001C6398">
        <w:rPr>
          <w:lang w:val="en-US"/>
        </w:rPr>
        <w:instrText xml:space="preserve"> \* MERGEFORMAT </w:instrText>
      </w:r>
      <w:r w:rsidRPr="001C6398">
        <w:rPr>
          <w:lang w:val="en-US"/>
        </w:rPr>
      </w:r>
      <w:r w:rsidRPr="001C6398">
        <w:rPr>
          <w:lang w:val="en-US"/>
        </w:rPr>
        <w:fldChar w:fldCharType="separate"/>
      </w:r>
      <w:r w:rsidR="009C6E5E">
        <w:rPr>
          <w:lang w:val="en-US"/>
        </w:rPr>
        <w:t>Eq.13</w:t>
      </w:r>
      <w:r w:rsidRPr="001C6398">
        <w:rPr>
          <w:lang w:val="en-US"/>
        </w:rPr>
        <w:fldChar w:fldCharType="end"/>
      </w:r>
      <w:r w:rsidRPr="001C6398">
        <w:rPr>
          <w:lang w:val="en-US"/>
        </w:rPr>
        <w:t>).</w:t>
      </w:r>
    </w:p>
    <w:tbl>
      <w:tblPr>
        <w:tblStyle w:val="Grilledutableau"/>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AE64FD" w:rsidRPr="00D20CBC" w14:paraId="06F4116D" w14:textId="77777777" w:rsidTr="00AE64FD">
        <w:trPr>
          <w:trHeight w:val="635"/>
        </w:trPr>
        <w:tc>
          <w:tcPr>
            <w:tcW w:w="7943" w:type="dxa"/>
            <w:vAlign w:val="center"/>
          </w:tcPr>
          <w:p w14:paraId="11D170AC" w14:textId="4ACC6BF6" w:rsidR="00AE64FD" w:rsidRPr="00AE64FD" w:rsidRDefault="00AE64FD" w:rsidP="00AE64FD">
            <w:pPr>
              <w:spacing w:before="120" w:after="120"/>
              <w:jc w:val="center"/>
              <w:rPr>
                <w:rFonts w:eastAsia="SimSun"/>
                <w:i/>
              </w:rPr>
            </w:pPr>
            <m:oMathPara>
              <m:oMath>
                <m:r>
                  <w:rPr>
                    <w:rFonts w:ascii="Cambria Math" w:hAnsi="Cambria Math"/>
                  </w:rPr>
                  <m:t>T</m:t>
                </m:r>
                <m:d>
                  <m:dPr>
                    <m:ctrlPr>
                      <w:rPr>
                        <w:rFonts w:ascii="Cambria Math" w:hAnsi="Cambria Math"/>
                        <w:i/>
                      </w:rPr>
                    </m:ctrlPr>
                  </m:dPr>
                  <m:e>
                    <m:r>
                      <w:rPr>
                        <w:rFonts w:ascii="Cambria Math" w:hAnsi="Cambria Math"/>
                      </w:rPr>
                      <m:t>x,ζ</m:t>
                    </m:r>
                  </m:e>
                </m:d>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sSub>
                      <m:sSubPr>
                        <m:ctrlPr>
                          <w:rPr>
                            <w:rFonts w:ascii="Cambria Math" w:hAnsi="Cambria Math"/>
                            <w:i/>
                          </w:rPr>
                        </m:ctrlPr>
                      </m:sSubPr>
                      <m:e>
                        <m:acc>
                          <m:accPr>
                            <m:ctrlPr>
                              <w:rPr>
                                <w:rFonts w:ascii="Cambria Math" w:hAnsi="Cambria Math"/>
                                <w:i/>
                              </w:rPr>
                            </m:ctrlPr>
                          </m:accPr>
                          <m:e>
                            <m:r>
                              <w:rPr>
                                <w:rFonts w:ascii="Cambria Math" w:hAnsi="Cambria Math"/>
                              </w:rPr>
                              <m:t>T</m:t>
                            </m:r>
                          </m:e>
                        </m:acc>
                      </m:e>
                      <m:sub>
                        <m:r>
                          <w:rPr>
                            <w:rFonts w:ascii="Cambria Math" w:hAnsi="Cambria Math"/>
                          </w:rPr>
                          <m:t>j</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ζ</m:t>
                        </m:r>
                      </m:e>
                    </m:d>
                  </m:e>
                </m:nary>
              </m:oMath>
            </m:oMathPara>
          </w:p>
          <w:p w14:paraId="45AE4CFD" w14:textId="77777777" w:rsidR="00535B1B" w:rsidRPr="00297FB8" w:rsidRDefault="00AE64FD" w:rsidP="00535B1B">
            <w:pPr>
              <w:spacing w:before="120" w:after="120"/>
              <w:rPr>
                <w:rFonts w:eastAsia="SimSun"/>
                <w:i/>
                <w:sz w:val="20"/>
                <w:lang w:val="en-US"/>
              </w:rPr>
            </w:pPr>
            <w:r w:rsidRPr="00297FB8">
              <w:rPr>
                <w:rFonts w:eastAsia="SimSun"/>
                <w:i/>
                <w:sz w:val="20"/>
                <w:lang w:val="en-US"/>
              </w:rPr>
              <w:t>Where</w:t>
            </w:r>
            <w:r w:rsidR="00535B1B" w:rsidRPr="00297FB8">
              <w:rPr>
                <w:rFonts w:eastAsia="SimSun"/>
                <w:i/>
                <w:sz w:val="20"/>
                <w:lang w:val="en-US"/>
              </w:rPr>
              <w:t>:</w:t>
            </w:r>
          </w:p>
          <w:p w14:paraId="2ADC1EB9" w14:textId="748C6772" w:rsidR="00535B1B" w:rsidRPr="00535B1B" w:rsidRDefault="00CF406E" w:rsidP="004F7787">
            <w:pPr>
              <w:spacing w:before="120" w:after="120"/>
              <w:rPr>
                <w:rFonts w:eastAsia="SimSun"/>
                <w:i/>
                <w:lang w:val="en-US"/>
              </w:rPr>
            </w:pPr>
            <m:oMathPara>
              <m:oMathParaPr>
                <m:jc m:val="left"/>
              </m:oMathParaPr>
              <m:oMath>
                <m:sSub>
                  <m:sSubPr>
                    <m:ctrlPr>
                      <w:rPr>
                        <w:rFonts w:ascii="Cambria Math" w:hAnsi="Cambria Math"/>
                        <w:i/>
                        <w:sz w:val="20"/>
                      </w:rPr>
                    </m:ctrlPr>
                  </m:sSubPr>
                  <m:e>
                    <m:r>
                      <w:rPr>
                        <w:rFonts w:ascii="Cambria Math" w:hAnsi="Cambria Math"/>
                        <w:sz w:val="20"/>
                      </w:rPr>
                      <m:t>P</m:t>
                    </m:r>
                  </m:e>
                  <m:sub>
                    <m:r>
                      <w:rPr>
                        <w:rFonts w:ascii="Cambria Math" w:hAnsi="Cambria Math"/>
                        <w:sz w:val="20"/>
                      </w:rPr>
                      <m:t>j</m:t>
                    </m:r>
                  </m:sub>
                </m:sSub>
                <m:d>
                  <m:dPr>
                    <m:ctrlPr>
                      <w:rPr>
                        <w:rFonts w:ascii="Cambria Math" w:hAnsi="Cambria Math"/>
                        <w:i/>
                        <w:sz w:val="20"/>
                      </w:rPr>
                    </m:ctrlPr>
                  </m:dPr>
                  <m:e>
                    <m:r>
                      <w:rPr>
                        <w:rFonts w:ascii="Cambria Math" w:hAnsi="Cambria Math"/>
                        <w:sz w:val="20"/>
                      </w:rPr>
                      <m:t>ζ</m:t>
                    </m:r>
                  </m:e>
                </m:d>
                <m:r>
                  <w:rPr>
                    <w:rFonts w:ascii="Cambria Math" w:eastAsia="SimSun" w:hAnsi="Cambria Math"/>
                    <w:sz w:val="20"/>
                    <w:lang w:val="en-US"/>
                  </w:rPr>
                  <m:t xml:space="preserve"> : the jth order Legendre polynomials</m:t>
                </m:r>
                <m:r>
                  <m:rPr>
                    <m:sty m:val="p"/>
                  </m:rPr>
                  <w:rPr>
                    <w:rFonts w:eastAsia="SimSun"/>
                    <w:sz w:val="20"/>
                    <w:lang w:val="en-US"/>
                  </w:rPr>
                  <w:br/>
                </m:r>
              </m:oMath>
              <m:oMath>
                <m:r>
                  <w:rPr>
                    <w:rFonts w:ascii="Cambria Math" w:eastAsia="Times New Roman" w:hAnsi="Cambria Math"/>
                    <w:sz w:val="20"/>
                    <w:lang w:val="en-US"/>
                  </w:rPr>
                  <m:t xml:space="preserve">N : the </m:t>
                </m:r>
                <m:r>
                  <w:rPr>
                    <w:rFonts w:ascii="Cambria Math" w:eastAsia="Times New Roman" w:hAnsi="Cambria Math"/>
                    <w:sz w:val="20"/>
                    <w:lang w:val="en-US"/>
                  </w:rPr>
                  <m:t xml:space="preserve">highest degree </m:t>
                </m:r>
                <m:r>
                  <w:rPr>
                    <w:rFonts w:ascii="Cambria Math" w:eastAsia="Times New Roman" w:hAnsi="Cambria Math"/>
                    <w:sz w:val="20"/>
                    <w:lang w:val="en-US"/>
                  </w:rPr>
                  <m:t xml:space="preserve">of </m:t>
                </m:r>
                <m:r>
                  <w:rPr>
                    <w:rFonts w:ascii="Cambria Math" w:eastAsia="SimSun" w:hAnsi="Cambria Math"/>
                    <w:sz w:val="20"/>
                    <w:lang w:val="en-US"/>
                  </w:rPr>
                  <m:t>Legendre polynomials</m:t>
                </m:r>
                <m:r>
                  <m:rPr>
                    <m:sty m:val="p"/>
                  </m:rPr>
                  <w:rPr>
                    <w:rFonts w:eastAsia="SimSun"/>
                    <w:sz w:val="20"/>
                    <w:lang w:val="en-US"/>
                  </w:rPr>
                  <w:br/>
                </m:r>
              </m:oMath>
              <m:oMath>
                <m:sSub>
                  <m:sSubPr>
                    <m:ctrlPr>
                      <w:rPr>
                        <w:rFonts w:ascii="Cambria Math" w:eastAsia="SimSun" w:hAnsi="Cambria Math"/>
                        <w:i/>
                        <w:sz w:val="20"/>
                        <w:lang w:val="en-US"/>
                      </w:rPr>
                    </m:ctrlPr>
                  </m:sSubPr>
                  <m:e>
                    <m:acc>
                      <m:accPr>
                        <m:ctrlPr>
                          <w:rPr>
                            <w:rFonts w:ascii="Cambria Math" w:eastAsia="SimSun" w:hAnsi="Cambria Math"/>
                            <w:i/>
                            <w:sz w:val="20"/>
                            <w:lang w:val="en-US"/>
                          </w:rPr>
                        </m:ctrlPr>
                      </m:accPr>
                      <m:e>
                        <m:r>
                          <w:rPr>
                            <w:rFonts w:ascii="Cambria Math" w:eastAsia="SimSun" w:hAnsi="Cambria Math"/>
                            <w:sz w:val="20"/>
                            <w:lang w:val="en-US"/>
                          </w:rPr>
                          <m:t>T</m:t>
                        </m:r>
                      </m:e>
                    </m:acc>
                  </m:e>
                  <m:sub>
                    <m:r>
                      <w:rPr>
                        <w:rFonts w:ascii="Cambria Math" w:eastAsia="SimSun" w:hAnsi="Cambria Math"/>
                        <w:sz w:val="20"/>
                        <w:lang w:val="en-US"/>
                      </w:rPr>
                      <m:t>j</m:t>
                    </m:r>
                  </m:sub>
                </m:sSub>
                <m:d>
                  <m:dPr>
                    <m:ctrlPr>
                      <w:rPr>
                        <w:rFonts w:ascii="Cambria Math" w:eastAsia="SimSun" w:hAnsi="Cambria Math"/>
                        <w:i/>
                        <w:sz w:val="20"/>
                        <w:lang w:val="en-US"/>
                      </w:rPr>
                    </m:ctrlPr>
                  </m:dPr>
                  <m:e>
                    <m:r>
                      <w:rPr>
                        <w:rFonts w:ascii="Cambria Math" w:eastAsia="SimSun" w:hAnsi="Cambria Math"/>
                        <w:sz w:val="20"/>
                        <w:lang w:val="en-US"/>
                      </w:rPr>
                      <m:t>x</m:t>
                    </m:r>
                  </m:e>
                </m:d>
                <m:r>
                  <w:rPr>
                    <w:rFonts w:ascii="Cambria Math" w:eastAsia="SimSun" w:hAnsi="Cambria Math"/>
                    <w:sz w:val="20"/>
                    <w:lang w:val="en-US"/>
                  </w:rPr>
                  <m:t>: The coefficients of the Legendre polynomials for temperature</m:t>
                </m:r>
              </m:oMath>
            </m:oMathPara>
          </w:p>
        </w:tc>
        <w:tc>
          <w:tcPr>
            <w:tcW w:w="1096" w:type="dxa"/>
            <w:vAlign w:val="center"/>
          </w:tcPr>
          <w:p w14:paraId="59936770" w14:textId="77777777" w:rsidR="00AE64FD" w:rsidRPr="00752916" w:rsidRDefault="00AE64FD" w:rsidP="00AE64FD">
            <w:pPr>
              <w:pStyle w:val="Lgende"/>
              <w:numPr>
                <w:ilvl w:val="0"/>
                <w:numId w:val="5"/>
              </w:numPr>
              <w:spacing w:before="120" w:after="120"/>
              <w:rPr>
                <w:rFonts w:ascii="Times New Roman" w:eastAsia="Times New Roman" w:hAnsi="Times New Roman"/>
                <w:sz w:val="22"/>
                <w:szCs w:val="22"/>
                <w:lang w:val="en-US"/>
              </w:rPr>
            </w:pPr>
            <w:bookmarkStart w:id="16" w:name="_Ref520734219"/>
            <w:r>
              <w:rPr>
                <w:rFonts w:ascii="Times New Roman" w:eastAsia="Times New Roman" w:hAnsi="Times New Roman"/>
                <w:sz w:val="22"/>
                <w:szCs w:val="22"/>
                <w:lang w:val="en-US"/>
              </w:rPr>
              <w:t xml:space="preserve"> </w:t>
            </w:r>
            <w:bookmarkEnd w:id="16"/>
          </w:p>
        </w:tc>
      </w:tr>
    </w:tbl>
    <w:p w14:paraId="1A765930" w14:textId="607EA722" w:rsidR="00B66D6C" w:rsidRDefault="00B66D6C" w:rsidP="001C6398">
      <w:pPr>
        <w:spacing w:before="120" w:after="120" w:line="276" w:lineRule="auto"/>
        <w:jc w:val="both"/>
        <w:rPr>
          <w:lang w:val="en-US"/>
        </w:rPr>
      </w:pPr>
      <w:r>
        <w:rPr>
          <w:lang w:val="en-US"/>
        </w:rPr>
        <w:t xml:space="preserve">This description holds for every point </w:t>
      </w:r>
      <w:r w:rsidR="00CD3788">
        <w:rPr>
          <w:lang w:val="en-US"/>
        </w:rPr>
        <w:t xml:space="preserve">on the surface of the slider. </w:t>
      </w:r>
      <w:r w:rsidRPr="00B66D6C">
        <w:rPr>
          <w:lang w:val="en-US"/>
        </w:rPr>
        <w:t>The coefficients of the Legendre p</w:t>
      </w:r>
      <w:r w:rsidR="00CD3788">
        <w:rPr>
          <w:lang w:val="en-US"/>
        </w:rPr>
        <w:t>o</w:t>
      </w:r>
      <w:r w:rsidRPr="00B66D6C">
        <w:rPr>
          <w:lang w:val="en-US"/>
        </w:rPr>
        <w:t xml:space="preserve">lynomials expansion </w:t>
      </w:r>
      <w:r w:rsidR="00CD3788">
        <w:rPr>
          <w:lang w:val="en-US"/>
        </w:rPr>
        <w:t xml:space="preserve">can be obtained using different methods but it is accepted that the most reliable is the collocation method using the Lobatto points. The Lobatto points are the roots of the </w:t>
      </w:r>
      <w:r w:rsidR="009A71FB">
        <w:rPr>
          <w:lang w:val="en-US"/>
        </w:rPr>
        <w:t xml:space="preserve">derivative of the </w:t>
      </w:r>
      <w:r w:rsidR="00311A80">
        <w:rPr>
          <w:lang w:val="en-US"/>
        </w:rPr>
        <w:t>highest</w:t>
      </w:r>
      <w:r w:rsidR="00311A80" w:rsidRPr="00311A80">
        <w:rPr>
          <w:lang w:val="en-US"/>
        </w:rPr>
        <w:t xml:space="preserve"> </w:t>
      </w:r>
      <w:r w:rsidR="00311A80">
        <w:rPr>
          <w:lang w:val="en-US"/>
        </w:rPr>
        <w:t>degree</w:t>
      </w:r>
      <w:r w:rsidR="00311A80" w:rsidRPr="00311A80">
        <w:rPr>
          <w:lang w:val="en-US"/>
        </w:rPr>
        <w:t xml:space="preserve"> of </w:t>
      </w:r>
      <w:r w:rsidR="000136ED">
        <w:rPr>
          <w:lang w:val="en-US"/>
        </w:rPr>
        <w:t xml:space="preserve">the </w:t>
      </w:r>
      <w:r w:rsidR="00CD3788">
        <w:rPr>
          <w:lang w:val="en-US"/>
        </w:rPr>
        <w:t>Legendre polynomial</w:t>
      </w:r>
      <w:r w:rsidR="00987AD9">
        <w:rPr>
          <w:lang w:val="en-US"/>
        </w:rPr>
        <w:t xml:space="preserve"> </w:t>
      </w:r>
      <w:r w:rsidR="00987AD9" w:rsidRPr="001C6398">
        <w:rPr>
          <w:lang w:val="en-US"/>
        </w:rPr>
        <w:t>(i.e. the roots of</w:t>
      </w:r>
      <m:oMath>
        <m:r>
          <m:rPr>
            <m:sty m:val="p"/>
          </m:rPr>
          <w:rPr>
            <w:rFonts w:ascii="Cambria Math" w:hAnsi="Cambria Math"/>
            <w:lang w:val="en-US"/>
          </w:rPr>
          <m:t xml:space="preserve"> </m:t>
        </m:r>
        <m:f>
          <m:fPr>
            <m:type m:val="lin"/>
            <m:ctrlPr>
              <w:rPr>
                <w:rFonts w:ascii="Cambria Math" w:hAnsi="Cambria Math"/>
                <w:lang w:val="en-US"/>
              </w:rPr>
            </m:ctrlPr>
          </m:fPr>
          <m:num>
            <m:r>
              <w:rPr>
                <w:rFonts w:ascii="Cambria Math" w:hAnsi="Cambria Math"/>
                <w:lang w:val="en-US"/>
              </w:rPr>
              <m:t>d</m:t>
            </m:r>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N</m:t>
                </m:r>
              </m:sub>
            </m:sSub>
          </m:num>
          <m:den>
            <m:r>
              <w:rPr>
                <w:rFonts w:ascii="Cambria Math" w:hAnsi="Cambria Math"/>
                <w:lang w:val="en-US"/>
              </w:rPr>
              <m:t>dζ</m:t>
            </m:r>
          </m:den>
        </m:f>
      </m:oMath>
      <w:r w:rsidR="00E66D89" w:rsidRPr="001C6398">
        <w:rPr>
          <w:lang w:val="en-US"/>
        </w:rPr>
        <w:t xml:space="preserve">) </w:t>
      </w:r>
      <w:r w:rsidR="00E66D89">
        <w:rPr>
          <w:lang w:val="en-US"/>
        </w:rPr>
        <w:t xml:space="preserve">in </w:t>
      </w:r>
      <w:r w:rsidR="00E66D89">
        <w:rPr>
          <w:lang w:val="en-US"/>
        </w:rPr>
        <w:fldChar w:fldCharType="begin"/>
      </w:r>
      <w:r w:rsidR="00E66D89">
        <w:rPr>
          <w:lang w:val="en-US"/>
        </w:rPr>
        <w:instrText xml:space="preserve"> REF _Ref520734219 \r \h </w:instrText>
      </w:r>
      <w:r w:rsidR="001C6398">
        <w:rPr>
          <w:lang w:val="en-US"/>
        </w:rPr>
        <w:instrText xml:space="preserve"> \* MERGEFORMAT </w:instrText>
      </w:r>
      <w:r w:rsidR="00E66D89">
        <w:rPr>
          <w:lang w:val="en-US"/>
        </w:rPr>
      </w:r>
      <w:r w:rsidR="00E66D89">
        <w:rPr>
          <w:lang w:val="en-US"/>
        </w:rPr>
        <w:fldChar w:fldCharType="separate"/>
      </w:r>
      <w:r w:rsidR="007E2A97">
        <w:rPr>
          <w:lang w:val="en-US"/>
        </w:rPr>
        <w:t>Eq.13</w:t>
      </w:r>
      <w:r w:rsidR="00E66D89">
        <w:rPr>
          <w:lang w:val="en-US"/>
        </w:rPr>
        <w:fldChar w:fldCharType="end"/>
      </w:r>
      <w:r w:rsidR="00CD3788">
        <w:rPr>
          <w:lang w:val="en-US"/>
        </w:rPr>
        <w:t>.</w:t>
      </w:r>
    </w:p>
    <w:p w14:paraId="55911D57" w14:textId="22470033" w:rsidR="000A425D" w:rsidRPr="00E041D6" w:rsidRDefault="000A425D" w:rsidP="000A425D">
      <w:pPr>
        <w:spacing w:before="120" w:after="120" w:line="276" w:lineRule="auto"/>
        <w:jc w:val="both"/>
        <w:rPr>
          <w:lang w:val="en-US"/>
        </w:rPr>
      </w:pPr>
      <w:r w:rsidRPr="00E041D6">
        <w:rPr>
          <w:lang w:val="en-US"/>
        </w:rPr>
        <w:t>Compared to the</w:t>
      </w:r>
      <w:r w:rsidR="00E041D6">
        <w:rPr>
          <w:lang w:val="en-US"/>
        </w:rPr>
        <w:t xml:space="preserve"> </w:t>
      </w:r>
      <w:r w:rsidR="00483051">
        <w:rPr>
          <w:lang w:val="en-US"/>
        </w:rPr>
        <w:t>NDM</w:t>
      </w:r>
      <w:r w:rsidR="00E041D6">
        <w:rPr>
          <w:lang w:val="en-US"/>
        </w:rPr>
        <w:t xml:space="preserve"> </w:t>
      </w:r>
      <w:r w:rsidRPr="00E041D6">
        <w:rPr>
          <w:lang w:val="en-US"/>
        </w:rPr>
        <w:t>which computes</w:t>
      </w:r>
      <w:r w:rsidR="00E04517" w:rsidRPr="00E041D6">
        <w:rPr>
          <w:lang w:val="en-US"/>
        </w:rPr>
        <w:t xml:space="preserve"> directly</w:t>
      </w:r>
      <w:r w:rsidRPr="00E041D6">
        <w:rPr>
          <w:lang w:val="en-US"/>
        </w:rPr>
        <w:t xml:space="preserve"> the temperature by solving </w:t>
      </w:r>
      <w:r w:rsidR="00B91247" w:rsidRPr="00E041D6">
        <w:rPr>
          <w:lang w:val="en-US"/>
        </w:rPr>
        <w:t>the energy</w:t>
      </w:r>
      <w:r w:rsidRPr="00E041D6">
        <w:rPr>
          <w:lang w:val="en-US"/>
        </w:rPr>
        <w:t xml:space="preserve"> equation discretized over the film thickness, the LPCM calculates the polynomial coefficients of temperature</w:t>
      </w:r>
      <m:oMath>
        <m:r>
          <m:rPr>
            <m:sty m:val="p"/>
          </m:rPr>
          <w:rPr>
            <w:rFonts w:ascii="Cambria Math" w:hAnsi="Cambria Math"/>
            <w:lang w:val="en-US"/>
          </w:rPr>
          <m:t xml:space="preserve"> </m:t>
        </m:r>
        <m:sSub>
          <m:sSubPr>
            <m:ctrlPr>
              <w:rPr>
                <w:rFonts w:ascii="Cambria Math" w:hAnsi="Cambria Math"/>
                <w:lang w:val="en-US"/>
              </w:rPr>
            </m:ctrlPr>
          </m:sSubPr>
          <m:e>
            <m:acc>
              <m:accPr>
                <m:ctrlPr>
                  <w:rPr>
                    <w:rFonts w:ascii="Cambria Math" w:hAnsi="Cambria Math"/>
                    <w:lang w:val="en-US"/>
                  </w:rPr>
                </m:ctrlPr>
              </m:accPr>
              <m:e>
                <m:r>
                  <w:rPr>
                    <w:rFonts w:ascii="Cambria Math" w:hAnsi="Cambria Math"/>
                    <w:lang w:val="en-US"/>
                  </w:rPr>
                  <m:t>T</m:t>
                </m:r>
              </m:e>
            </m:acc>
          </m:e>
          <m:sub>
            <m:r>
              <w:rPr>
                <w:rFonts w:ascii="Cambria Math" w:hAnsi="Cambria Math"/>
                <w:lang w:val="en-US"/>
              </w:rPr>
              <m:t>j</m:t>
            </m:r>
          </m:sub>
        </m:sSub>
      </m:oMath>
      <w:r w:rsidRPr="00E041D6">
        <w:rPr>
          <w:lang w:val="en-US"/>
        </w:rPr>
        <w:t xml:space="preserve">. </w:t>
      </w:r>
      <w:r w:rsidRPr="00E041D6">
        <w:rPr>
          <w:lang w:val="en-US"/>
        </w:rPr>
        <w:lastRenderedPageBreak/>
        <w:t>For a given position in x direction, the</w:t>
      </w:r>
      <w:r w:rsidR="003B7890" w:rsidRPr="00E041D6">
        <w:rPr>
          <w:lang w:val="en-US"/>
        </w:rPr>
        <w:t xml:space="preserve"> </w:t>
      </w:r>
      <w:r w:rsidR="000F2668" w:rsidRPr="00E041D6">
        <w:rPr>
          <w:lang w:val="en-US"/>
        </w:rPr>
        <w:t>variable</w:t>
      </w:r>
      <w:r w:rsidRPr="00E041D6">
        <w:rPr>
          <w:lang w:val="en-US"/>
        </w:rPr>
        <w:t xml:space="preserve"> temperature in </w:t>
      </w:r>
      <w:r w:rsidR="003B7890" w:rsidRPr="00E041D6">
        <w:rPr>
          <w:lang w:val="en-US"/>
        </w:rPr>
        <w:fldChar w:fldCharType="begin"/>
      </w:r>
      <w:r w:rsidR="003B7890" w:rsidRPr="00E041D6">
        <w:rPr>
          <w:lang w:val="en-US"/>
        </w:rPr>
        <w:instrText xml:space="preserve"> REF _Ref478643868 \r \h </w:instrText>
      </w:r>
      <w:r w:rsidR="00E041D6">
        <w:rPr>
          <w:lang w:val="en-US"/>
        </w:rPr>
        <w:instrText xml:space="preserve"> \* MERGEFORMAT </w:instrText>
      </w:r>
      <w:r w:rsidR="003B7890" w:rsidRPr="00E041D6">
        <w:rPr>
          <w:lang w:val="en-US"/>
        </w:rPr>
      </w:r>
      <w:r w:rsidR="003B7890" w:rsidRPr="00E041D6">
        <w:rPr>
          <w:lang w:val="en-US"/>
        </w:rPr>
        <w:fldChar w:fldCharType="separate"/>
      </w:r>
      <w:r w:rsidR="007E2A97">
        <w:rPr>
          <w:lang w:val="en-US"/>
        </w:rPr>
        <w:t>Eq.12</w:t>
      </w:r>
      <w:r w:rsidR="003B7890" w:rsidRPr="00E041D6">
        <w:rPr>
          <w:lang w:val="en-US"/>
        </w:rPr>
        <w:fldChar w:fldCharType="end"/>
      </w:r>
      <w:r w:rsidR="003B7890" w:rsidRPr="00E041D6">
        <w:rPr>
          <w:lang w:val="en-US"/>
        </w:rPr>
        <w:t xml:space="preserve"> </w:t>
      </w:r>
      <w:r w:rsidRPr="00E041D6">
        <w:rPr>
          <w:lang w:val="en-US"/>
        </w:rPr>
        <w:t>is replaced by its decomposition (i.e.</w:t>
      </w:r>
      <w:r w:rsidR="003B7890" w:rsidRPr="00E041D6">
        <w:rPr>
          <w:lang w:val="en-US"/>
        </w:rPr>
        <w:t xml:space="preserve"> </w:t>
      </w:r>
      <w:r w:rsidR="003B7890" w:rsidRPr="00E041D6">
        <w:rPr>
          <w:lang w:val="en-US"/>
        </w:rPr>
        <w:fldChar w:fldCharType="begin"/>
      </w:r>
      <w:r w:rsidR="003B7890" w:rsidRPr="00E041D6">
        <w:rPr>
          <w:lang w:val="en-US"/>
        </w:rPr>
        <w:instrText xml:space="preserve"> REF _Ref520734219 \r \h </w:instrText>
      </w:r>
      <w:r w:rsidR="00E041D6">
        <w:rPr>
          <w:lang w:val="en-US"/>
        </w:rPr>
        <w:instrText xml:space="preserve"> \* MERGEFORMAT </w:instrText>
      </w:r>
      <w:r w:rsidR="003B7890" w:rsidRPr="00E041D6">
        <w:rPr>
          <w:lang w:val="en-US"/>
        </w:rPr>
      </w:r>
      <w:r w:rsidR="003B7890" w:rsidRPr="00E041D6">
        <w:rPr>
          <w:lang w:val="en-US"/>
        </w:rPr>
        <w:fldChar w:fldCharType="separate"/>
      </w:r>
      <w:r w:rsidR="007E2A97">
        <w:rPr>
          <w:lang w:val="en-US"/>
        </w:rPr>
        <w:t>Eq.13</w:t>
      </w:r>
      <w:r w:rsidR="003B7890" w:rsidRPr="00E041D6">
        <w:rPr>
          <w:lang w:val="en-US"/>
        </w:rPr>
        <w:fldChar w:fldCharType="end"/>
      </w:r>
      <w:r w:rsidRPr="00E041D6">
        <w:rPr>
          <w:lang w:val="en-US"/>
        </w:rPr>
        <w:t xml:space="preserve">) for each internal Lobatto </w:t>
      </w:r>
      <m:oMath>
        <m:r>
          <w:rPr>
            <w:rFonts w:ascii="Cambria Math" w:hAnsi="Cambria Math"/>
            <w:lang w:val="en-US"/>
          </w:rPr>
          <m:t>ζ</m:t>
        </m:r>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ζ</m:t>
            </m:r>
          </m:e>
          <m:sub>
            <m:r>
              <w:rPr>
                <w:rFonts w:ascii="Cambria Math" w:hAnsi="Cambria Math"/>
                <w:lang w:val="en-US"/>
              </w:rPr>
              <m:t>i</m:t>
            </m:r>
          </m:sub>
        </m:sSub>
        <m:r>
          <m:rPr>
            <m:sty m:val="p"/>
          </m:rPr>
          <w:rPr>
            <w:rFonts w:ascii="Cambria Math" w:hAnsi="Cambria Math"/>
            <w:lang w:val="en-US"/>
          </w:rPr>
          <m:t xml:space="preserve"> , </m:t>
        </m:r>
        <m:r>
          <w:rPr>
            <w:rFonts w:ascii="Cambria Math" w:hAnsi="Cambria Math"/>
            <w:lang w:val="en-US"/>
          </w:rPr>
          <m:t>i</m:t>
        </m:r>
        <m:r>
          <m:rPr>
            <m:sty m:val="p"/>
          </m:rPr>
          <w:rPr>
            <w:rFonts w:ascii="Cambria Math" w:hAnsi="Cambria Math"/>
            <w:lang w:val="en-US"/>
          </w:rPr>
          <m:t>∈[1,…,</m:t>
        </m:r>
        <m:r>
          <w:rPr>
            <w:rFonts w:ascii="Cambria Math" w:hAnsi="Cambria Math"/>
            <w:lang w:val="en-US"/>
          </w:rPr>
          <m:t>N</m:t>
        </m:r>
        <m:r>
          <m:rPr>
            <m:sty m:val="p"/>
          </m:rPr>
          <w:rPr>
            <w:rFonts w:ascii="Cambria Math" w:hAnsi="Cambria Math"/>
            <w:lang w:val="en-US"/>
          </w:rPr>
          <m:t>-1]</m:t>
        </m:r>
      </m:oMath>
      <w:r w:rsidRPr="00E041D6">
        <w:rPr>
          <w:lang w:val="en-US"/>
        </w:rPr>
        <w:t xml:space="preserve"> across the fluid film leading to a partial differential equations with the N+1 </w:t>
      </w:r>
      <w:r w:rsidR="00A2099A" w:rsidRPr="00E041D6">
        <w:rPr>
          <w:lang w:val="en-US"/>
        </w:rPr>
        <w:t>unknown</w:t>
      </w:r>
      <m:oMath>
        <m:r>
          <m:rPr>
            <m:sty m:val="p"/>
          </m:rPr>
          <w:rPr>
            <w:rFonts w:ascii="Cambria Math" w:hAnsi="Cambria Math"/>
            <w:lang w:val="en-US"/>
          </w:rPr>
          <m:t xml:space="preserve"> </m:t>
        </m:r>
        <m:sSub>
          <m:sSubPr>
            <m:ctrlPr>
              <w:rPr>
                <w:rFonts w:ascii="Cambria Math" w:hAnsi="Cambria Math"/>
                <w:lang w:val="en-US"/>
              </w:rPr>
            </m:ctrlPr>
          </m:sSubPr>
          <m:e>
            <m:acc>
              <m:accPr>
                <m:ctrlPr>
                  <w:rPr>
                    <w:rFonts w:ascii="Cambria Math" w:hAnsi="Cambria Math"/>
                    <w:lang w:val="en-US"/>
                  </w:rPr>
                </m:ctrlPr>
              </m:accPr>
              <m:e>
                <m:r>
                  <w:rPr>
                    <w:rFonts w:ascii="Cambria Math" w:hAnsi="Cambria Math"/>
                    <w:lang w:val="en-US"/>
                  </w:rPr>
                  <m:t>T</m:t>
                </m:r>
              </m:e>
            </m:acc>
          </m:e>
          <m:sub>
            <m:r>
              <w:rPr>
                <w:rFonts w:ascii="Cambria Math" w:hAnsi="Cambria Math"/>
                <w:lang w:val="en-US"/>
              </w:rPr>
              <m:t>j</m:t>
            </m:r>
          </m:sub>
        </m:sSub>
      </m:oMath>
      <w:r w:rsidRPr="00E041D6">
        <w:rPr>
          <w:lang w:val="en-US"/>
        </w:rPr>
        <w:t>. The boundary conditions are applied at</w:t>
      </w:r>
      <w:r w:rsidR="000F2668" w:rsidRPr="00E041D6">
        <w:rPr>
          <w:lang w:val="en-US"/>
        </w:rPr>
        <w:t xml:space="preserve"> the two boundary points</w:t>
      </w:r>
      <w:r w:rsidRPr="00E041D6">
        <w:rPr>
          <w:lang w:val="en-US"/>
        </w:rPr>
        <w:t xml:space="preserve"> </w:t>
      </w:r>
      <m:oMath>
        <m:r>
          <w:rPr>
            <w:rFonts w:ascii="Cambria Math" w:hAnsi="Cambria Math"/>
            <w:lang w:val="en-US"/>
          </w:rPr>
          <m:t>ζ</m:t>
        </m:r>
        <m:r>
          <m:rPr>
            <m:sty m:val="p"/>
          </m:rPr>
          <w:rPr>
            <w:rFonts w:ascii="Cambria Math" w:hAnsi="Cambria Math"/>
            <w:lang w:val="en-US"/>
          </w:rPr>
          <m:t>=-1</m:t>
        </m:r>
      </m:oMath>
      <w:r w:rsidRPr="00E041D6">
        <w:rPr>
          <w:lang w:val="en-US"/>
        </w:rPr>
        <w:t xml:space="preserve"> and</w:t>
      </w:r>
      <m:oMath>
        <m:r>
          <m:rPr>
            <m:sty m:val="p"/>
          </m:rPr>
          <w:rPr>
            <w:rFonts w:ascii="Cambria Math" w:hAnsi="Cambria Math"/>
            <w:lang w:val="en-US"/>
          </w:rPr>
          <m:t xml:space="preserve"> </m:t>
        </m:r>
        <m:r>
          <w:rPr>
            <w:rFonts w:ascii="Cambria Math" w:hAnsi="Cambria Math"/>
            <w:lang w:val="en-US"/>
          </w:rPr>
          <m:t>ζ</m:t>
        </m:r>
        <m:r>
          <m:rPr>
            <m:sty m:val="p"/>
          </m:rPr>
          <w:rPr>
            <w:rFonts w:ascii="Cambria Math" w:hAnsi="Cambria Math"/>
            <w:lang w:val="en-US"/>
          </w:rPr>
          <m:t>=1</m:t>
        </m:r>
      </m:oMath>
      <w:r w:rsidRPr="00E041D6">
        <w:rPr>
          <w:lang w:val="en-US"/>
        </w:rPr>
        <w:t xml:space="preserve">. </w:t>
      </w:r>
      <w:r w:rsidR="000E5AFF" w:rsidRPr="00E041D6">
        <w:rPr>
          <w:lang w:val="en-US"/>
        </w:rPr>
        <w:t>For example in 1D slider case, t</w:t>
      </w:r>
      <w:r w:rsidRPr="00E041D6">
        <w:rPr>
          <w:lang w:val="en-US"/>
        </w:rPr>
        <w:t xml:space="preserve">he </w:t>
      </w:r>
      <w:proofErr w:type="spellStart"/>
      <w:r w:rsidRPr="00E041D6">
        <w:rPr>
          <w:lang w:val="en-US"/>
        </w:rPr>
        <w:t>Dirichlet</w:t>
      </w:r>
      <w:proofErr w:type="spellEnd"/>
      <w:r w:rsidRPr="00E041D6">
        <w:rPr>
          <w:lang w:val="en-US"/>
        </w:rPr>
        <w:t xml:space="preserve"> boundary condition</w:t>
      </w:r>
      <w:r w:rsidR="00421A0F" w:rsidRPr="00E041D6">
        <w:rPr>
          <w:lang w:val="en-US"/>
        </w:rPr>
        <w:t xml:space="preserve"> (wall </w:t>
      </w:r>
      <w:proofErr w:type="gramStart"/>
      <w:r w:rsidR="00421A0F" w:rsidRPr="00E041D6">
        <w:rPr>
          <w:lang w:val="en-US"/>
        </w:rPr>
        <w:t>temperature</w:t>
      </w:r>
      <w:r w:rsidR="003635B4" w:rsidRPr="00E041D6">
        <w:rPr>
          <w:lang w:val="en-US"/>
        </w:rPr>
        <w:t xml:space="preserve"> </w:t>
      </w:r>
      <w:proofErr w:type="gramEnd"/>
      <m:oMath>
        <m:sSub>
          <m:sSubPr>
            <m:ctrlPr>
              <w:rPr>
                <w:rFonts w:ascii="Cambria Math" w:hAnsi="Cambria Math"/>
                <w:lang w:val="en-US"/>
              </w:rPr>
            </m:ctrlPr>
          </m:sSubPr>
          <m:e>
            <m:r>
              <w:rPr>
                <w:rFonts w:ascii="Cambria Math" w:hAnsi="Cambria Math"/>
                <w:lang w:val="en-US"/>
              </w:rPr>
              <m:t>T</m:t>
            </m:r>
          </m:e>
          <m:sub>
            <m:r>
              <m:rPr>
                <m:sty m:val="p"/>
              </m:rPr>
              <w:rPr>
                <w:rFonts w:ascii="Cambria Math" w:hAnsi="Cambria Math"/>
                <w:lang w:val="en-US"/>
              </w:rPr>
              <m:t>0</m:t>
            </m:r>
          </m:sub>
        </m:sSub>
      </m:oMath>
      <w:r w:rsidR="00421A0F" w:rsidRPr="00E041D6">
        <w:rPr>
          <w:lang w:val="en-US"/>
        </w:rPr>
        <w:t>)</w:t>
      </w:r>
      <w:r w:rsidRPr="00E041D6">
        <w:rPr>
          <w:lang w:val="en-US"/>
        </w:rPr>
        <w:t xml:space="preserve"> </w:t>
      </w:r>
      <w:r w:rsidR="003635B4" w:rsidRPr="00E041D6">
        <w:rPr>
          <w:lang w:val="en-US"/>
        </w:rPr>
        <w:t>applied to</w:t>
      </w:r>
      <w:r w:rsidRPr="00E041D6">
        <w:rPr>
          <w:lang w:val="en-US"/>
        </w:rPr>
        <w:t xml:space="preserve"> the </w:t>
      </w:r>
      <w:r w:rsidR="000E5AFF" w:rsidRPr="00E041D6">
        <w:rPr>
          <w:lang w:val="en-US"/>
        </w:rPr>
        <w:t>upper wall</w:t>
      </w:r>
      <w:r w:rsidR="003635B4" w:rsidRPr="00E041D6">
        <w:rPr>
          <w:lang w:val="en-US"/>
        </w:rPr>
        <w:t xml:space="preserve"> and lower wall can be </w:t>
      </w:r>
      <w:r w:rsidRPr="00E041D6">
        <w:rPr>
          <w:lang w:val="en-US"/>
        </w:rPr>
        <w:t>implemented by setting:</w:t>
      </w:r>
    </w:p>
    <w:tbl>
      <w:tblPr>
        <w:tblStyle w:val="Grilledutableau"/>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0A425D" w:rsidRPr="003635B4" w14:paraId="605C1E23" w14:textId="77777777" w:rsidTr="00747C13">
        <w:trPr>
          <w:trHeight w:val="635"/>
        </w:trPr>
        <w:tc>
          <w:tcPr>
            <w:tcW w:w="7943" w:type="dxa"/>
            <w:vAlign w:val="center"/>
          </w:tcPr>
          <w:p w14:paraId="3B1F6747" w14:textId="4DA172BC" w:rsidR="000A425D" w:rsidRPr="000A425D" w:rsidRDefault="00CF406E" w:rsidP="003635B4">
            <w:pPr>
              <w:spacing w:before="120" w:after="120"/>
              <w:jc w:val="center"/>
              <w:rPr>
                <w:rFonts w:ascii="Cambria" w:eastAsia="SimSun" w:hAnsi="Cambria"/>
                <w:i/>
                <w:szCs w:val="24"/>
                <w:lang w:val="en-US" w:eastAsia="fr-FR"/>
              </w:rPr>
            </w:pPr>
            <m:oMathPara>
              <m:oMath>
                <m:sSub>
                  <m:sSubPr>
                    <m:ctrlPr>
                      <w:rPr>
                        <w:rFonts w:ascii="Cambria Math" w:eastAsia="MS Mincho" w:hAnsi="Cambria Math"/>
                        <w:i/>
                        <w:szCs w:val="24"/>
                        <w:lang w:eastAsia="fr-FR"/>
                      </w:rPr>
                    </m:ctrlPr>
                  </m:sSubPr>
                  <m:e>
                    <m:r>
                      <w:rPr>
                        <w:rFonts w:ascii="Cambria Math" w:eastAsia="MS Mincho" w:hAnsi="Cambria Math"/>
                        <w:szCs w:val="24"/>
                        <w:lang w:eastAsia="fr-FR"/>
                      </w:rPr>
                      <m:t>T</m:t>
                    </m:r>
                  </m:e>
                  <m:sub>
                    <m:r>
                      <w:rPr>
                        <w:rFonts w:ascii="Cambria Math" w:eastAsia="MS Mincho" w:hAnsi="Cambria Math"/>
                        <w:szCs w:val="24"/>
                        <w:lang w:val="en-US" w:eastAsia="fr-FR"/>
                      </w:rPr>
                      <m:t>0</m:t>
                    </m:r>
                  </m:sub>
                </m:sSub>
                <m:r>
                  <w:rPr>
                    <w:rFonts w:ascii="Cambria Math" w:eastAsia="MS Mincho" w:hAnsi="Cambria Math"/>
                    <w:szCs w:val="24"/>
                    <w:lang w:val="en-US" w:eastAsia="fr-FR"/>
                  </w:rPr>
                  <m:t>=</m:t>
                </m:r>
                <m:r>
                  <w:rPr>
                    <w:rFonts w:ascii="Cambria Math" w:eastAsia="MS Mincho" w:hAnsi="Cambria Math"/>
                    <w:szCs w:val="24"/>
                    <w:lang w:eastAsia="fr-FR"/>
                  </w:rPr>
                  <m:t>T</m:t>
                </m:r>
                <m:d>
                  <m:dPr>
                    <m:ctrlPr>
                      <w:rPr>
                        <w:rFonts w:ascii="Cambria Math" w:eastAsia="MS Mincho" w:hAnsi="Cambria Math"/>
                        <w:i/>
                        <w:szCs w:val="24"/>
                        <w:lang w:eastAsia="fr-FR"/>
                      </w:rPr>
                    </m:ctrlPr>
                  </m:dPr>
                  <m:e>
                    <m:r>
                      <w:rPr>
                        <w:rFonts w:ascii="Cambria Math" w:eastAsia="MS Mincho" w:hAnsi="Cambria Math"/>
                        <w:szCs w:val="24"/>
                        <w:lang w:eastAsia="fr-FR"/>
                      </w:rPr>
                      <m:t>x</m:t>
                    </m:r>
                    <m:r>
                      <w:rPr>
                        <w:rFonts w:ascii="Cambria Math" w:eastAsia="MS Mincho" w:hAnsi="Cambria Math"/>
                        <w:szCs w:val="24"/>
                        <w:lang w:val="en-US" w:eastAsia="fr-FR"/>
                      </w:rPr>
                      <m:t>,1</m:t>
                    </m:r>
                  </m:e>
                </m:d>
                <m:r>
                  <w:rPr>
                    <w:rFonts w:ascii="Cambria Math" w:eastAsia="MS Mincho" w:hAnsi="Cambria Math"/>
                    <w:szCs w:val="24"/>
                    <w:lang w:val="en-US" w:eastAsia="fr-FR"/>
                  </w:rPr>
                  <m:t>=</m:t>
                </m:r>
                <m:nary>
                  <m:naryPr>
                    <m:chr m:val="∑"/>
                    <m:limLoc m:val="undOvr"/>
                    <m:ctrlPr>
                      <w:rPr>
                        <w:rFonts w:ascii="Cambria Math" w:eastAsia="MS Mincho" w:hAnsi="Cambria Math"/>
                        <w:i/>
                        <w:szCs w:val="24"/>
                        <w:lang w:eastAsia="fr-FR"/>
                      </w:rPr>
                    </m:ctrlPr>
                  </m:naryPr>
                  <m:sub>
                    <m:r>
                      <w:rPr>
                        <w:rFonts w:ascii="Cambria Math" w:eastAsia="MS Mincho" w:hAnsi="Cambria Math"/>
                        <w:szCs w:val="24"/>
                        <w:lang w:eastAsia="fr-FR"/>
                      </w:rPr>
                      <m:t>j</m:t>
                    </m:r>
                    <m:r>
                      <w:rPr>
                        <w:rFonts w:ascii="Cambria Math" w:eastAsia="MS Mincho" w:hAnsi="Cambria Math"/>
                        <w:szCs w:val="24"/>
                        <w:lang w:val="en-US" w:eastAsia="fr-FR"/>
                      </w:rPr>
                      <m:t>=0</m:t>
                    </m:r>
                  </m:sub>
                  <m:sup>
                    <m:r>
                      <w:rPr>
                        <w:rFonts w:ascii="Cambria Math" w:eastAsia="MS Mincho" w:hAnsi="Cambria Math"/>
                        <w:szCs w:val="24"/>
                        <w:lang w:eastAsia="fr-FR"/>
                      </w:rPr>
                      <m:t>N</m:t>
                    </m:r>
                  </m:sup>
                  <m:e>
                    <m:sSub>
                      <m:sSubPr>
                        <m:ctrlPr>
                          <w:rPr>
                            <w:rFonts w:ascii="Cambria Math" w:eastAsia="MS Mincho" w:hAnsi="Cambria Math"/>
                            <w:i/>
                            <w:szCs w:val="24"/>
                            <w:lang w:eastAsia="fr-FR"/>
                          </w:rPr>
                        </m:ctrlPr>
                      </m:sSubPr>
                      <m:e>
                        <m:r>
                          <w:rPr>
                            <w:rFonts w:ascii="Cambria Math" w:eastAsia="MS Mincho" w:hAnsi="Cambria Math"/>
                            <w:szCs w:val="24"/>
                            <w:lang w:eastAsia="fr-FR"/>
                          </w:rPr>
                          <m:t>P</m:t>
                        </m:r>
                      </m:e>
                      <m:sub>
                        <m:r>
                          <w:rPr>
                            <w:rFonts w:ascii="Cambria Math" w:eastAsia="MS Mincho" w:hAnsi="Cambria Math"/>
                            <w:szCs w:val="24"/>
                            <w:lang w:eastAsia="fr-FR"/>
                          </w:rPr>
                          <m:t>j</m:t>
                        </m:r>
                      </m:sub>
                    </m:sSub>
                    <m:d>
                      <m:dPr>
                        <m:ctrlPr>
                          <w:rPr>
                            <w:rFonts w:ascii="Cambria Math" w:eastAsia="MS Mincho" w:hAnsi="Cambria Math"/>
                            <w:i/>
                            <w:szCs w:val="24"/>
                            <w:lang w:eastAsia="fr-FR"/>
                          </w:rPr>
                        </m:ctrlPr>
                      </m:dPr>
                      <m:e>
                        <m:r>
                          <w:rPr>
                            <w:rFonts w:ascii="Cambria Math" w:eastAsia="MS Mincho" w:hAnsi="Cambria Math"/>
                            <w:szCs w:val="24"/>
                            <w:lang w:val="en-US" w:eastAsia="fr-FR"/>
                          </w:rPr>
                          <m:t>1</m:t>
                        </m:r>
                      </m:e>
                    </m:d>
                    <m:sSub>
                      <m:sSubPr>
                        <m:ctrlPr>
                          <w:rPr>
                            <w:rFonts w:ascii="Cambria Math" w:eastAsia="MS Mincho" w:hAnsi="Cambria Math"/>
                            <w:i/>
                            <w:szCs w:val="24"/>
                            <w:lang w:eastAsia="fr-FR"/>
                          </w:rPr>
                        </m:ctrlPr>
                      </m:sSubPr>
                      <m:e>
                        <m:acc>
                          <m:accPr>
                            <m:ctrlPr>
                              <w:rPr>
                                <w:rFonts w:ascii="Cambria Math" w:eastAsia="MS Mincho" w:hAnsi="Cambria Math"/>
                                <w:i/>
                                <w:szCs w:val="24"/>
                                <w:lang w:eastAsia="fr-FR"/>
                              </w:rPr>
                            </m:ctrlPr>
                          </m:accPr>
                          <m:e>
                            <m:r>
                              <w:rPr>
                                <w:rFonts w:ascii="Cambria Math" w:eastAsia="MS Mincho" w:hAnsi="Cambria Math"/>
                                <w:szCs w:val="24"/>
                                <w:lang w:eastAsia="fr-FR"/>
                              </w:rPr>
                              <m:t>T</m:t>
                            </m:r>
                          </m:e>
                        </m:acc>
                      </m:e>
                      <m:sub>
                        <m:r>
                          <w:rPr>
                            <w:rFonts w:ascii="Cambria Math" w:eastAsia="MS Mincho" w:hAnsi="Cambria Math"/>
                            <w:szCs w:val="24"/>
                            <w:lang w:eastAsia="fr-FR"/>
                          </w:rPr>
                          <m:t>j</m:t>
                        </m:r>
                      </m:sub>
                    </m:sSub>
                    <m:d>
                      <m:dPr>
                        <m:ctrlPr>
                          <w:rPr>
                            <w:rFonts w:ascii="Cambria Math" w:eastAsia="MS Mincho" w:hAnsi="Cambria Math"/>
                            <w:i/>
                            <w:szCs w:val="24"/>
                            <w:lang w:eastAsia="fr-FR"/>
                          </w:rPr>
                        </m:ctrlPr>
                      </m:dPr>
                      <m:e>
                        <m:r>
                          <w:rPr>
                            <w:rFonts w:ascii="Cambria Math" w:eastAsia="MS Mincho" w:hAnsi="Cambria Math"/>
                            <w:szCs w:val="24"/>
                            <w:lang w:eastAsia="fr-FR"/>
                          </w:rPr>
                          <m:t>x</m:t>
                        </m:r>
                      </m:e>
                    </m:d>
                  </m:e>
                </m:nary>
                <m:r>
                  <w:rPr>
                    <w:rFonts w:ascii="Cambria Math" w:eastAsia="MS Mincho" w:hAnsi="Cambria Math"/>
                    <w:szCs w:val="24"/>
                    <w:lang w:eastAsia="fr-FR"/>
                  </w:rPr>
                  <m:t xml:space="preserve"> ; </m:t>
                </m:r>
                <m:sSub>
                  <m:sSubPr>
                    <m:ctrlPr>
                      <w:rPr>
                        <w:rFonts w:ascii="Cambria Math" w:eastAsia="MS Mincho" w:hAnsi="Cambria Math"/>
                        <w:i/>
                        <w:szCs w:val="24"/>
                        <w:lang w:eastAsia="fr-FR"/>
                      </w:rPr>
                    </m:ctrlPr>
                  </m:sSubPr>
                  <m:e>
                    <m:r>
                      <w:rPr>
                        <w:rFonts w:ascii="Cambria Math" w:eastAsia="MS Mincho" w:hAnsi="Cambria Math"/>
                        <w:szCs w:val="24"/>
                        <w:lang w:eastAsia="fr-FR"/>
                      </w:rPr>
                      <m:t>T</m:t>
                    </m:r>
                  </m:e>
                  <m:sub>
                    <m:r>
                      <w:rPr>
                        <w:rFonts w:ascii="Cambria Math" w:eastAsia="MS Mincho" w:hAnsi="Cambria Math"/>
                        <w:szCs w:val="24"/>
                        <w:lang w:val="en-US" w:eastAsia="fr-FR"/>
                      </w:rPr>
                      <m:t>0</m:t>
                    </m:r>
                  </m:sub>
                </m:sSub>
                <m:r>
                  <w:rPr>
                    <w:rFonts w:ascii="Cambria Math" w:eastAsia="MS Mincho" w:hAnsi="Cambria Math"/>
                    <w:szCs w:val="24"/>
                    <w:lang w:eastAsia="fr-FR"/>
                  </w:rPr>
                  <m:t>=T</m:t>
                </m:r>
                <m:d>
                  <m:dPr>
                    <m:ctrlPr>
                      <w:rPr>
                        <w:rFonts w:ascii="Cambria Math" w:eastAsia="MS Mincho" w:hAnsi="Cambria Math"/>
                        <w:i/>
                        <w:szCs w:val="24"/>
                        <w:lang w:eastAsia="fr-FR"/>
                      </w:rPr>
                    </m:ctrlPr>
                  </m:dPr>
                  <m:e>
                    <m:r>
                      <w:rPr>
                        <w:rFonts w:ascii="Cambria Math" w:eastAsia="MS Mincho" w:hAnsi="Cambria Math"/>
                        <w:szCs w:val="24"/>
                        <w:lang w:eastAsia="fr-FR"/>
                      </w:rPr>
                      <m:t>x,-1</m:t>
                    </m:r>
                  </m:e>
                </m:d>
                <m:r>
                  <w:rPr>
                    <w:rFonts w:ascii="Cambria Math" w:eastAsia="MS Mincho" w:hAnsi="Cambria Math"/>
                    <w:szCs w:val="24"/>
                    <w:lang w:eastAsia="fr-FR"/>
                  </w:rPr>
                  <m:t>=</m:t>
                </m:r>
                <m:nary>
                  <m:naryPr>
                    <m:chr m:val="∑"/>
                    <m:limLoc m:val="undOvr"/>
                    <m:ctrlPr>
                      <w:rPr>
                        <w:rFonts w:ascii="Cambria Math" w:eastAsia="MS Mincho" w:hAnsi="Cambria Math"/>
                        <w:i/>
                        <w:szCs w:val="24"/>
                        <w:lang w:eastAsia="fr-FR"/>
                      </w:rPr>
                    </m:ctrlPr>
                  </m:naryPr>
                  <m:sub>
                    <m:r>
                      <w:rPr>
                        <w:rFonts w:ascii="Cambria Math" w:eastAsia="MS Mincho" w:hAnsi="Cambria Math"/>
                        <w:szCs w:val="24"/>
                        <w:lang w:eastAsia="fr-FR"/>
                      </w:rPr>
                      <m:t>j=0</m:t>
                    </m:r>
                  </m:sub>
                  <m:sup>
                    <m:r>
                      <w:rPr>
                        <w:rFonts w:ascii="Cambria Math" w:eastAsia="MS Mincho" w:hAnsi="Cambria Math"/>
                        <w:szCs w:val="24"/>
                        <w:lang w:eastAsia="fr-FR"/>
                      </w:rPr>
                      <m:t>N</m:t>
                    </m:r>
                  </m:sup>
                  <m:e>
                    <m:sSub>
                      <m:sSubPr>
                        <m:ctrlPr>
                          <w:rPr>
                            <w:rFonts w:ascii="Cambria Math" w:eastAsia="MS Mincho" w:hAnsi="Cambria Math"/>
                            <w:i/>
                            <w:szCs w:val="24"/>
                            <w:lang w:eastAsia="fr-FR"/>
                          </w:rPr>
                        </m:ctrlPr>
                      </m:sSubPr>
                      <m:e>
                        <m:r>
                          <w:rPr>
                            <w:rFonts w:ascii="Cambria Math" w:eastAsia="MS Mincho" w:hAnsi="Cambria Math"/>
                            <w:szCs w:val="24"/>
                            <w:lang w:eastAsia="fr-FR"/>
                          </w:rPr>
                          <m:t>P</m:t>
                        </m:r>
                      </m:e>
                      <m:sub>
                        <m:r>
                          <w:rPr>
                            <w:rFonts w:ascii="Cambria Math" w:eastAsia="MS Mincho" w:hAnsi="Cambria Math"/>
                            <w:szCs w:val="24"/>
                            <w:lang w:eastAsia="fr-FR"/>
                          </w:rPr>
                          <m:t>j</m:t>
                        </m:r>
                      </m:sub>
                    </m:sSub>
                    <m:d>
                      <m:dPr>
                        <m:ctrlPr>
                          <w:rPr>
                            <w:rFonts w:ascii="Cambria Math" w:eastAsia="MS Mincho" w:hAnsi="Cambria Math"/>
                            <w:i/>
                            <w:szCs w:val="24"/>
                            <w:lang w:eastAsia="fr-FR"/>
                          </w:rPr>
                        </m:ctrlPr>
                      </m:dPr>
                      <m:e>
                        <m:r>
                          <w:rPr>
                            <w:rFonts w:ascii="Cambria Math" w:eastAsia="MS Mincho" w:hAnsi="Cambria Math"/>
                            <w:szCs w:val="24"/>
                            <w:lang w:eastAsia="fr-FR"/>
                          </w:rPr>
                          <m:t>-1</m:t>
                        </m:r>
                      </m:e>
                    </m:d>
                    <m:sSub>
                      <m:sSubPr>
                        <m:ctrlPr>
                          <w:rPr>
                            <w:rFonts w:ascii="Cambria Math" w:eastAsia="MS Mincho" w:hAnsi="Cambria Math"/>
                            <w:i/>
                            <w:szCs w:val="24"/>
                            <w:lang w:eastAsia="fr-FR"/>
                          </w:rPr>
                        </m:ctrlPr>
                      </m:sSubPr>
                      <m:e>
                        <m:acc>
                          <m:accPr>
                            <m:ctrlPr>
                              <w:rPr>
                                <w:rFonts w:ascii="Cambria Math" w:eastAsia="MS Mincho" w:hAnsi="Cambria Math"/>
                                <w:i/>
                                <w:szCs w:val="24"/>
                                <w:lang w:eastAsia="fr-FR"/>
                              </w:rPr>
                            </m:ctrlPr>
                          </m:accPr>
                          <m:e>
                            <m:r>
                              <w:rPr>
                                <w:rFonts w:ascii="Cambria Math" w:eastAsia="MS Mincho" w:hAnsi="Cambria Math"/>
                                <w:szCs w:val="24"/>
                                <w:lang w:eastAsia="fr-FR"/>
                              </w:rPr>
                              <m:t>T</m:t>
                            </m:r>
                          </m:e>
                        </m:acc>
                      </m:e>
                      <m:sub>
                        <m:r>
                          <w:rPr>
                            <w:rFonts w:ascii="Cambria Math" w:eastAsia="MS Mincho" w:hAnsi="Cambria Math"/>
                            <w:szCs w:val="24"/>
                            <w:lang w:eastAsia="fr-FR"/>
                          </w:rPr>
                          <m:t>j</m:t>
                        </m:r>
                      </m:sub>
                    </m:sSub>
                    <m:d>
                      <m:dPr>
                        <m:ctrlPr>
                          <w:rPr>
                            <w:rFonts w:ascii="Cambria Math" w:eastAsia="MS Mincho" w:hAnsi="Cambria Math"/>
                            <w:i/>
                            <w:szCs w:val="24"/>
                            <w:lang w:eastAsia="fr-FR"/>
                          </w:rPr>
                        </m:ctrlPr>
                      </m:dPr>
                      <m:e>
                        <m:r>
                          <w:rPr>
                            <w:rFonts w:ascii="Cambria Math" w:eastAsia="MS Mincho" w:hAnsi="Cambria Math"/>
                            <w:szCs w:val="24"/>
                            <w:lang w:eastAsia="fr-FR"/>
                          </w:rPr>
                          <m:t>x</m:t>
                        </m:r>
                      </m:e>
                    </m:d>
                  </m:e>
                </m:nary>
              </m:oMath>
            </m:oMathPara>
          </w:p>
        </w:tc>
        <w:tc>
          <w:tcPr>
            <w:tcW w:w="1096" w:type="dxa"/>
            <w:vAlign w:val="center"/>
          </w:tcPr>
          <w:p w14:paraId="3EC9D779" w14:textId="77777777" w:rsidR="000A425D" w:rsidRPr="003635B4" w:rsidRDefault="000A425D" w:rsidP="00C632D0">
            <w:pPr>
              <w:numPr>
                <w:ilvl w:val="0"/>
                <w:numId w:val="5"/>
              </w:numPr>
              <w:spacing w:before="120" w:after="120"/>
              <w:rPr>
                <w:rFonts w:eastAsia="SimSun"/>
                <w:b/>
                <w:i/>
                <w:iCs/>
                <w:color w:val="000000" w:themeColor="text1"/>
                <w:sz w:val="18"/>
                <w:szCs w:val="18"/>
                <w:lang w:val="en-US" w:eastAsia="zh-CN"/>
              </w:rPr>
            </w:pPr>
          </w:p>
        </w:tc>
      </w:tr>
    </w:tbl>
    <w:p w14:paraId="41C17168" w14:textId="77777777" w:rsidR="000A425D" w:rsidRPr="001C6398" w:rsidRDefault="000A425D" w:rsidP="000A425D">
      <w:pPr>
        <w:spacing w:before="120" w:after="120" w:line="240" w:lineRule="auto"/>
        <w:jc w:val="both"/>
        <w:rPr>
          <w:lang w:val="en-US"/>
        </w:rPr>
      </w:pPr>
      <w:r w:rsidRPr="001C6398">
        <w:rPr>
          <w:lang w:val="en-US"/>
        </w:rPr>
        <w:t xml:space="preserve">In all, a system of N+1 equations for the N+1 unknown </w:t>
      </w:r>
      <m:oMath>
        <m:sSub>
          <m:sSubPr>
            <m:ctrlPr>
              <w:rPr>
                <w:rFonts w:ascii="Cambria Math" w:hAnsi="Cambria Math"/>
                <w:lang w:val="en-US"/>
              </w:rPr>
            </m:ctrlPr>
          </m:sSubPr>
          <m:e>
            <m:acc>
              <m:accPr>
                <m:ctrlPr>
                  <w:rPr>
                    <w:rFonts w:ascii="Cambria Math" w:hAnsi="Cambria Math"/>
                    <w:lang w:val="en-US"/>
                  </w:rPr>
                </m:ctrlPr>
              </m:accPr>
              <m:e>
                <m:r>
                  <w:rPr>
                    <w:rFonts w:ascii="Cambria Math" w:hAnsi="Cambria Math"/>
                    <w:lang w:val="en-US"/>
                  </w:rPr>
                  <m:t>T</m:t>
                </m:r>
              </m:e>
            </m:acc>
          </m:e>
          <m:sub>
            <m:r>
              <w:rPr>
                <w:rFonts w:ascii="Cambria Math" w:hAnsi="Cambria Math"/>
                <w:lang w:val="en-US"/>
              </w:rPr>
              <m:t>j</m:t>
            </m:r>
          </m:sub>
        </m:sSub>
      </m:oMath>
      <w:r w:rsidRPr="001C6398">
        <w:rPr>
          <w:lang w:val="en-US"/>
        </w:rPr>
        <w:t xml:space="preserve"> is obtained.</w:t>
      </w:r>
    </w:p>
    <w:tbl>
      <w:tblPr>
        <w:tblStyle w:val="Grilledutableau"/>
        <w:tblpPr w:leftFromText="141" w:rightFromText="141" w:vertAnchor="text" w:horzAnchor="margin" w:tblpY="683"/>
        <w:tblW w:w="94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4A0" w:firstRow="1" w:lastRow="0" w:firstColumn="1" w:lastColumn="0" w:noHBand="0" w:noVBand="1"/>
      </w:tblPr>
      <w:tblGrid>
        <w:gridCol w:w="9428"/>
      </w:tblGrid>
      <w:tr w:rsidR="00DF34B4" w14:paraId="303A8CEE" w14:textId="77777777" w:rsidTr="0023050F">
        <w:trPr>
          <w:trHeight w:val="3057"/>
        </w:trPr>
        <w:tc>
          <w:tcPr>
            <w:tcW w:w="9428" w:type="dxa"/>
          </w:tcPr>
          <w:p w14:paraId="72EE04C9" w14:textId="47B4B3C9" w:rsidR="0023050F" w:rsidRPr="000D2F5D" w:rsidRDefault="0023050F" w:rsidP="000D2F5D">
            <w:pPr>
              <w:keepNext/>
              <w:spacing w:line="276" w:lineRule="auto"/>
              <w:ind w:left="-158"/>
              <w:jc w:val="center"/>
              <w:rPr>
                <w:rFonts w:ascii="Times New Roman" w:eastAsia="Times New Roman" w:hAnsi="Times New Roman"/>
                <w:lang w:val="en-US"/>
              </w:rPr>
            </w:pPr>
            <w:r>
              <w:rPr>
                <w:noProof/>
                <w:lang w:eastAsia="zh-CN"/>
              </w:rPr>
              <w:drawing>
                <wp:inline distT="0" distB="0" distL="0" distR="0" wp14:anchorId="7A61FA16" wp14:editId="38AAF77F">
                  <wp:extent cx="5676900" cy="2698750"/>
                  <wp:effectExtent l="0" t="0" r="0" b="6350"/>
                  <wp:docPr id="15" name="Graphique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tc>
      </w:tr>
      <w:tr w:rsidR="00DF34B4" w:rsidRPr="00F1019A" w14:paraId="37F25AAF" w14:textId="77777777" w:rsidTr="00DF34B4">
        <w:tblPrEx>
          <w:tblCellMar>
            <w:left w:w="108" w:type="dxa"/>
            <w:right w:w="108" w:type="dxa"/>
          </w:tblCellMar>
        </w:tblPrEx>
        <w:trPr>
          <w:trHeight w:val="439"/>
        </w:trPr>
        <w:tc>
          <w:tcPr>
            <w:tcW w:w="9428" w:type="dxa"/>
            <w:vAlign w:val="center"/>
          </w:tcPr>
          <w:p w14:paraId="513D4E51" w14:textId="666D5C5E" w:rsidR="00DF34B4" w:rsidRPr="006A519B" w:rsidRDefault="00DF34B4" w:rsidP="00755F31">
            <w:pPr>
              <w:pStyle w:val="Lgende"/>
              <w:jc w:val="center"/>
              <w:rPr>
                <w:lang w:val="en-US"/>
              </w:rPr>
            </w:pPr>
            <w:bookmarkStart w:id="17" w:name="_Ref520895192"/>
            <w:bookmarkStart w:id="18" w:name="_Ref521017481"/>
            <w:r w:rsidRPr="00947F11">
              <w:rPr>
                <w:b/>
                <w:i w:val="0"/>
                <w:color w:val="000000" w:themeColor="text1"/>
                <w:sz w:val="20"/>
                <w:lang w:val="en-US"/>
              </w:rPr>
              <w:t xml:space="preserve">Figure </w:t>
            </w:r>
            <w:r w:rsidRPr="00947F11">
              <w:rPr>
                <w:b/>
                <w:i w:val="0"/>
                <w:color w:val="000000" w:themeColor="text1"/>
                <w:sz w:val="20"/>
              </w:rPr>
              <w:fldChar w:fldCharType="begin"/>
            </w:r>
            <w:r w:rsidRPr="00947F11">
              <w:rPr>
                <w:b/>
                <w:i w:val="0"/>
                <w:color w:val="000000" w:themeColor="text1"/>
                <w:sz w:val="20"/>
                <w:lang w:val="en-US"/>
              </w:rPr>
              <w:instrText xml:space="preserve"> SEQ Figure \* ARABIC </w:instrText>
            </w:r>
            <w:r w:rsidRPr="00947F11">
              <w:rPr>
                <w:b/>
                <w:i w:val="0"/>
                <w:color w:val="000000" w:themeColor="text1"/>
                <w:sz w:val="20"/>
              </w:rPr>
              <w:fldChar w:fldCharType="separate"/>
            </w:r>
            <w:r w:rsidR="007E2A97">
              <w:rPr>
                <w:b/>
                <w:i w:val="0"/>
                <w:noProof/>
                <w:color w:val="000000" w:themeColor="text1"/>
                <w:sz w:val="20"/>
                <w:lang w:val="en-US"/>
              </w:rPr>
              <w:t>7</w:t>
            </w:r>
            <w:r w:rsidRPr="00947F11">
              <w:rPr>
                <w:b/>
                <w:i w:val="0"/>
                <w:color w:val="000000" w:themeColor="text1"/>
                <w:sz w:val="20"/>
              </w:rPr>
              <w:fldChar w:fldCharType="end"/>
            </w:r>
            <w:bookmarkEnd w:id="17"/>
            <w:r w:rsidRPr="00947F11">
              <w:rPr>
                <w:b/>
                <w:i w:val="0"/>
                <w:color w:val="000000" w:themeColor="text1"/>
                <w:sz w:val="20"/>
                <w:lang w:val="en-US"/>
              </w:rPr>
              <w:t xml:space="preserve"> </w:t>
            </w:r>
            <w:r w:rsidR="00D65A8F" w:rsidRPr="008F1336">
              <w:rPr>
                <w:b/>
                <w:i w:val="0"/>
                <w:iCs w:val="0"/>
                <w:color w:val="000000" w:themeColor="text1"/>
                <w:sz w:val="20"/>
                <w:lang w:val="en-US"/>
              </w:rPr>
              <w:t xml:space="preserve"> </w:t>
            </w:r>
            <m:oMath>
              <m:r>
                <m:rPr>
                  <m:sty m:val="bi"/>
                </m:rPr>
                <w:rPr>
                  <w:rFonts w:ascii="Cambria Math" w:hAnsi="Cambria Math"/>
                  <w:color w:val="000000" w:themeColor="text1"/>
                  <w:sz w:val="20"/>
                  <w:lang w:val="en-US"/>
                </w:rPr>
                <m:t xml:space="preserve"> </m:t>
              </m:r>
              <m:r>
                <m:rPr>
                  <m:sty m:val="bi"/>
                </m:rPr>
                <w:rPr>
                  <w:rFonts w:ascii="Cambria Math" w:hAnsi="Cambria Math"/>
                  <w:color w:val="000000" w:themeColor="text1"/>
                  <w:sz w:val="20"/>
                  <w:lang w:val="en-US"/>
                </w:rPr>
                <m:t>2</m:t>
              </m:r>
              <m:r>
                <m:rPr>
                  <m:sty m:val="b"/>
                </m:rPr>
                <w:rPr>
                  <w:rFonts w:ascii="Cambria Math" w:hAnsi="Cambria Math"/>
                  <w:color w:val="000000" w:themeColor="text1"/>
                  <w:sz w:val="20"/>
                  <w:lang w:val="en-US"/>
                </w:rPr>
                <m:t>∂</m:t>
              </m:r>
              <m:acc>
                <m:accPr>
                  <m:chr m:val="̅"/>
                  <m:ctrlPr>
                    <w:rPr>
                      <w:rFonts w:ascii="Cambria Math" w:hAnsi="Cambria Math"/>
                      <w:b/>
                      <w:i w:val="0"/>
                      <w:color w:val="000000" w:themeColor="text1"/>
                      <w:sz w:val="20"/>
                      <w:lang w:val="en-US"/>
                    </w:rPr>
                  </m:ctrlPr>
                </m:accPr>
                <m:e>
                  <m:r>
                    <m:rPr>
                      <m:sty m:val="b"/>
                    </m:rPr>
                    <w:rPr>
                      <w:rFonts w:ascii="Cambria Math" w:hAnsi="Cambria Math"/>
                      <w:color w:val="000000" w:themeColor="text1"/>
                      <w:sz w:val="20"/>
                      <w:lang w:val="en-US"/>
                    </w:rPr>
                    <m:t>T</m:t>
                  </m:r>
                </m:e>
              </m:acc>
              <m:r>
                <m:rPr>
                  <m:sty m:val="b"/>
                </m:rPr>
                <w:rPr>
                  <w:rFonts w:ascii="Cambria Math" w:hAnsi="Cambria Math"/>
                  <w:color w:val="000000" w:themeColor="text1"/>
                  <w:sz w:val="20"/>
                  <w:lang w:val="en-US"/>
                </w:rPr>
                <m:t>/∂</m:t>
              </m:r>
              <m:r>
                <m:rPr>
                  <m:sty m:val="b"/>
                </m:rPr>
                <w:rPr>
                  <w:rFonts w:ascii="Cambria Math" w:hAnsi="Cambria Math"/>
                  <w:color w:val="000000" w:themeColor="text1"/>
                  <w:sz w:val="20"/>
                  <w:lang w:val="en-US"/>
                </w:rPr>
                <m:t>ζ</m:t>
              </m:r>
            </m:oMath>
            <w:r w:rsidR="00A17068" w:rsidRPr="00A17068">
              <w:rPr>
                <w:b/>
                <w:color w:val="000000" w:themeColor="text1"/>
                <w:sz w:val="20"/>
                <w:lang w:val="en-US"/>
              </w:rPr>
              <w:t xml:space="preserve"> </w:t>
            </w:r>
            <w:r w:rsidRPr="00947F11">
              <w:rPr>
                <w:b/>
                <w:i w:val="0"/>
                <w:color w:val="000000" w:themeColor="text1"/>
                <w:sz w:val="20"/>
                <w:lang w:val="en-US"/>
              </w:rPr>
              <w:t>at the lower wall obtained by LPCM</w:t>
            </w:r>
            <w:bookmarkEnd w:id="18"/>
          </w:p>
        </w:tc>
      </w:tr>
      <w:tr w:rsidR="00DF34B4" w14:paraId="43881471" w14:textId="77777777" w:rsidTr="002142D2">
        <w:trPr>
          <w:trHeight w:val="3057"/>
        </w:trPr>
        <w:tc>
          <w:tcPr>
            <w:tcW w:w="9428" w:type="dxa"/>
          </w:tcPr>
          <w:p w14:paraId="678DBC92" w14:textId="613DDA83" w:rsidR="002142D2" w:rsidRDefault="002142D2" w:rsidP="00DF34B4">
            <w:pPr>
              <w:keepNext/>
              <w:spacing w:line="276" w:lineRule="auto"/>
              <w:ind w:left="-158"/>
              <w:jc w:val="center"/>
              <w:rPr>
                <w:rFonts w:ascii="Times New Roman" w:eastAsia="Times New Roman" w:hAnsi="Times New Roman"/>
                <w:lang w:val="en-US"/>
              </w:rPr>
            </w:pPr>
            <w:r>
              <w:rPr>
                <w:noProof/>
                <w:lang w:eastAsia="zh-CN"/>
              </w:rPr>
              <w:drawing>
                <wp:inline distT="0" distB="0" distL="0" distR="0" wp14:anchorId="1CF4ACD5" wp14:editId="54A3CED1">
                  <wp:extent cx="5676900" cy="2571750"/>
                  <wp:effectExtent l="0" t="0" r="0" b="0"/>
                  <wp:docPr id="12" name="Graphique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tc>
      </w:tr>
      <w:tr w:rsidR="00DF34B4" w:rsidRPr="00F1019A" w14:paraId="475DEEBE" w14:textId="77777777" w:rsidTr="00DF34B4">
        <w:tblPrEx>
          <w:tblCellMar>
            <w:left w:w="108" w:type="dxa"/>
            <w:right w:w="108" w:type="dxa"/>
          </w:tblCellMar>
        </w:tblPrEx>
        <w:trPr>
          <w:trHeight w:val="439"/>
        </w:trPr>
        <w:tc>
          <w:tcPr>
            <w:tcW w:w="9428" w:type="dxa"/>
            <w:vAlign w:val="center"/>
          </w:tcPr>
          <w:p w14:paraId="56850000" w14:textId="01B5E948" w:rsidR="00DF34B4" w:rsidRPr="006A519B" w:rsidRDefault="00DF34B4" w:rsidP="00755F31">
            <w:pPr>
              <w:pStyle w:val="Lgende"/>
              <w:jc w:val="center"/>
              <w:rPr>
                <w:lang w:val="en-US"/>
              </w:rPr>
            </w:pPr>
            <w:bookmarkStart w:id="19" w:name="_Ref520907138"/>
            <w:r w:rsidRPr="001C6398">
              <w:rPr>
                <w:b/>
                <w:i w:val="0"/>
                <w:color w:val="000000" w:themeColor="text1"/>
                <w:sz w:val="20"/>
                <w:lang w:val="en-US"/>
              </w:rPr>
              <w:t xml:space="preserve">Figure </w:t>
            </w:r>
            <w:r w:rsidRPr="001C6398">
              <w:rPr>
                <w:b/>
                <w:i w:val="0"/>
                <w:color w:val="000000" w:themeColor="text1"/>
                <w:sz w:val="20"/>
                <w:lang w:val="en-US"/>
              </w:rPr>
              <w:fldChar w:fldCharType="begin"/>
            </w:r>
            <w:r w:rsidRPr="001C6398">
              <w:rPr>
                <w:b/>
                <w:i w:val="0"/>
                <w:color w:val="000000" w:themeColor="text1"/>
                <w:sz w:val="20"/>
                <w:lang w:val="en-US"/>
              </w:rPr>
              <w:instrText xml:space="preserve"> SEQ Figure \* ARABIC </w:instrText>
            </w:r>
            <w:r w:rsidRPr="001C6398">
              <w:rPr>
                <w:b/>
                <w:i w:val="0"/>
                <w:color w:val="000000" w:themeColor="text1"/>
                <w:sz w:val="20"/>
                <w:lang w:val="en-US"/>
              </w:rPr>
              <w:fldChar w:fldCharType="separate"/>
            </w:r>
            <w:r w:rsidR="007E2A97">
              <w:rPr>
                <w:b/>
                <w:i w:val="0"/>
                <w:noProof/>
                <w:color w:val="000000" w:themeColor="text1"/>
                <w:sz w:val="20"/>
                <w:lang w:val="en-US"/>
              </w:rPr>
              <w:t>8</w:t>
            </w:r>
            <w:r w:rsidRPr="001C6398">
              <w:rPr>
                <w:b/>
                <w:i w:val="0"/>
                <w:color w:val="000000" w:themeColor="text1"/>
                <w:sz w:val="20"/>
                <w:lang w:val="en-US"/>
              </w:rPr>
              <w:fldChar w:fldCharType="end"/>
            </w:r>
            <w:bookmarkEnd w:id="19"/>
            <w:r w:rsidRPr="001C6398">
              <w:rPr>
                <w:b/>
                <w:i w:val="0"/>
                <w:color w:val="000000" w:themeColor="text1"/>
                <w:sz w:val="20"/>
                <w:lang w:val="en-US"/>
              </w:rPr>
              <w:t xml:space="preserve"> </w:t>
            </w:r>
            <w:r w:rsidR="00D6486E" w:rsidRPr="008F1336">
              <w:rPr>
                <w:b/>
                <w:i w:val="0"/>
                <w:iCs w:val="0"/>
                <w:color w:val="000000" w:themeColor="text1"/>
                <w:sz w:val="20"/>
                <w:lang w:val="en-US"/>
              </w:rPr>
              <w:t xml:space="preserve"> </w:t>
            </w:r>
            <w:r w:rsidR="00451704" w:rsidRPr="008F1336">
              <w:rPr>
                <w:b/>
                <w:i w:val="0"/>
                <w:iCs w:val="0"/>
                <w:color w:val="000000" w:themeColor="text1"/>
                <w:sz w:val="20"/>
                <w:lang w:val="en-US"/>
              </w:rPr>
              <w:t xml:space="preserve"> </w:t>
            </w:r>
            <m:oMath>
              <m:r>
                <m:rPr>
                  <m:sty m:val="bi"/>
                </m:rPr>
                <w:rPr>
                  <w:rFonts w:ascii="Cambria Math" w:hAnsi="Cambria Math"/>
                  <w:color w:val="000000" w:themeColor="text1"/>
                  <w:sz w:val="20"/>
                  <w:lang w:val="en-US"/>
                </w:rPr>
                <m:t xml:space="preserve"> </m:t>
              </m:r>
              <m:r>
                <m:rPr>
                  <m:sty m:val="bi"/>
                </m:rPr>
                <w:rPr>
                  <w:rFonts w:ascii="Cambria Math" w:hAnsi="Cambria Math"/>
                  <w:color w:val="000000" w:themeColor="text1"/>
                  <w:sz w:val="20"/>
                  <w:lang w:val="en-US"/>
                </w:rPr>
                <m:t>2</m:t>
              </m:r>
              <m:r>
                <m:rPr>
                  <m:sty m:val="b"/>
                </m:rPr>
                <w:rPr>
                  <w:rFonts w:ascii="Cambria Math" w:hAnsi="Cambria Math"/>
                  <w:color w:val="000000" w:themeColor="text1"/>
                  <w:sz w:val="20"/>
                  <w:lang w:val="en-US"/>
                </w:rPr>
                <m:t>∂</m:t>
              </m:r>
              <m:acc>
                <m:accPr>
                  <m:chr m:val="̅"/>
                  <m:ctrlPr>
                    <w:rPr>
                      <w:rFonts w:ascii="Cambria Math" w:hAnsi="Cambria Math"/>
                      <w:b/>
                      <w:i w:val="0"/>
                      <w:color w:val="000000" w:themeColor="text1"/>
                      <w:sz w:val="20"/>
                      <w:lang w:val="en-US"/>
                    </w:rPr>
                  </m:ctrlPr>
                </m:accPr>
                <m:e>
                  <m:r>
                    <m:rPr>
                      <m:sty m:val="b"/>
                    </m:rPr>
                    <w:rPr>
                      <w:rFonts w:ascii="Cambria Math" w:hAnsi="Cambria Math"/>
                      <w:color w:val="000000" w:themeColor="text1"/>
                      <w:sz w:val="20"/>
                      <w:lang w:val="en-US"/>
                    </w:rPr>
                    <m:t>T</m:t>
                  </m:r>
                </m:e>
              </m:acc>
              <m:r>
                <m:rPr>
                  <m:sty m:val="b"/>
                </m:rPr>
                <w:rPr>
                  <w:rFonts w:ascii="Cambria Math" w:hAnsi="Cambria Math"/>
                  <w:color w:val="000000" w:themeColor="text1"/>
                  <w:sz w:val="20"/>
                  <w:lang w:val="en-US"/>
                </w:rPr>
                <m:t>/∂</m:t>
              </m:r>
              <m:r>
                <m:rPr>
                  <m:sty m:val="b"/>
                </m:rPr>
                <w:rPr>
                  <w:rFonts w:ascii="Cambria Math" w:hAnsi="Cambria Math"/>
                  <w:color w:val="000000" w:themeColor="text1"/>
                  <w:sz w:val="20"/>
                  <w:lang w:val="en-US"/>
                </w:rPr>
                <m:t>ζ</m:t>
              </m:r>
            </m:oMath>
            <w:r w:rsidR="00451704" w:rsidRPr="00A17068">
              <w:rPr>
                <w:b/>
                <w:color w:val="000000" w:themeColor="text1"/>
                <w:sz w:val="20"/>
                <w:lang w:val="en-US"/>
              </w:rPr>
              <w:t xml:space="preserve"> </w:t>
            </w:r>
            <w:r w:rsidR="00D6486E">
              <w:rPr>
                <w:b/>
                <w:iCs w:val="0"/>
                <w:color w:val="000000" w:themeColor="text1"/>
                <w:sz w:val="20"/>
                <w:lang w:val="en-US"/>
              </w:rPr>
              <w:t xml:space="preserve"> </w:t>
            </w:r>
            <w:r w:rsidRPr="001C6398">
              <w:rPr>
                <w:b/>
                <w:i w:val="0"/>
                <w:color w:val="000000" w:themeColor="text1"/>
                <w:sz w:val="20"/>
                <w:lang w:val="en-US"/>
              </w:rPr>
              <w:t>at the upper wall obtained by LPCM</w:t>
            </w:r>
          </w:p>
        </w:tc>
      </w:tr>
    </w:tbl>
    <w:p w14:paraId="74106A19" w14:textId="5AB311DB" w:rsidR="00CD3788" w:rsidRDefault="00CD3788" w:rsidP="00AD2EE6">
      <w:pPr>
        <w:jc w:val="both"/>
        <w:rPr>
          <w:lang w:val="en-US"/>
        </w:rPr>
      </w:pPr>
      <w:r w:rsidRPr="00CD3788">
        <w:rPr>
          <w:lang w:val="en-US"/>
        </w:rPr>
        <w:t xml:space="preserve">The computational effort is thus reduced because only a limited </w:t>
      </w:r>
      <w:r>
        <w:rPr>
          <w:lang w:val="en-US"/>
        </w:rPr>
        <w:t xml:space="preserve">expansion of Legendre polynomials is sufficient for obtaining grid independent results. </w:t>
      </w:r>
    </w:p>
    <w:p w14:paraId="34C3361F" w14:textId="1DE83DE0" w:rsidR="00CD3788" w:rsidRPr="00CD3788" w:rsidRDefault="00947F11" w:rsidP="00AD2EE6">
      <w:pPr>
        <w:jc w:val="both"/>
        <w:rPr>
          <w:lang w:val="en-US"/>
        </w:rPr>
      </w:pPr>
      <w:r>
        <w:rPr>
          <w:lang w:val="en-US"/>
        </w:rPr>
        <w:fldChar w:fldCharType="begin"/>
      </w:r>
      <w:r>
        <w:rPr>
          <w:lang w:val="en-US"/>
        </w:rPr>
        <w:instrText xml:space="preserve"> REF _Ref520895192 \h  \* MERGEFORMAT </w:instrText>
      </w:r>
      <w:r>
        <w:rPr>
          <w:lang w:val="en-US"/>
        </w:rPr>
      </w:r>
      <w:r>
        <w:rPr>
          <w:lang w:val="en-US"/>
        </w:rPr>
        <w:fldChar w:fldCharType="separate"/>
      </w:r>
      <w:r w:rsidR="007E2A97" w:rsidRPr="007E2A97">
        <w:rPr>
          <w:lang w:val="en-US"/>
        </w:rPr>
        <w:t>Figure 7</w:t>
      </w:r>
      <w:r>
        <w:rPr>
          <w:lang w:val="en-US"/>
        </w:rPr>
        <w:fldChar w:fldCharType="end"/>
      </w:r>
      <w:r>
        <w:rPr>
          <w:lang w:val="en-US"/>
        </w:rPr>
        <w:t xml:space="preserve"> </w:t>
      </w:r>
      <w:r w:rsidR="00CD3788">
        <w:rPr>
          <w:lang w:val="en-US"/>
        </w:rPr>
        <w:t xml:space="preserve">and </w:t>
      </w:r>
      <w:r>
        <w:rPr>
          <w:lang w:val="en-US"/>
        </w:rPr>
        <w:fldChar w:fldCharType="begin"/>
      </w:r>
      <w:r>
        <w:rPr>
          <w:lang w:val="en-US"/>
        </w:rPr>
        <w:instrText xml:space="preserve"> REF _Ref520907138 \h  \* MERGEFORMAT </w:instrText>
      </w:r>
      <w:r>
        <w:rPr>
          <w:lang w:val="en-US"/>
        </w:rPr>
      </w:r>
      <w:r>
        <w:rPr>
          <w:lang w:val="en-US"/>
        </w:rPr>
        <w:fldChar w:fldCharType="separate"/>
      </w:r>
      <w:r w:rsidR="007E2A97" w:rsidRPr="007E2A97">
        <w:rPr>
          <w:lang w:val="en-US"/>
        </w:rPr>
        <w:t>Figure 8</w:t>
      </w:r>
      <w:r>
        <w:rPr>
          <w:lang w:val="en-US"/>
        </w:rPr>
        <w:fldChar w:fldCharType="end"/>
      </w:r>
      <w:r w:rsidR="00CD3788">
        <w:rPr>
          <w:lang w:val="en-US"/>
        </w:rPr>
        <w:t xml:space="preserve"> depict the</w:t>
      </w:r>
      <w:r w:rsidR="0020676C">
        <w:rPr>
          <w:lang w:val="en-US"/>
        </w:rPr>
        <w:t xml:space="preserve"> dimensionless</w:t>
      </w:r>
      <w:r w:rsidR="00CD3788">
        <w:rPr>
          <w:lang w:val="en-US"/>
        </w:rPr>
        <w:t xml:space="preserve"> wall temperature </w:t>
      </w:r>
      <w:r w:rsidR="0020676C">
        <w:rPr>
          <w:lang w:val="en-US"/>
        </w:rPr>
        <w:t>gradient</w:t>
      </w:r>
      <w:r w:rsidR="00CD3788">
        <w:rPr>
          <w:lang w:val="en-US"/>
        </w:rPr>
        <w:t xml:space="preserve"> obtained with an increasing number of Legendre polynomials</w:t>
      </w:r>
      <w:r w:rsidR="00126BAC">
        <w:rPr>
          <w:lang w:val="en-US"/>
        </w:rPr>
        <w:t xml:space="preserve">. </w:t>
      </w:r>
      <w:r w:rsidR="00CD3788">
        <w:rPr>
          <w:lang w:val="en-US"/>
        </w:rPr>
        <w:t xml:space="preserve">The results used for comparison are given by the normal </w:t>
      </w:r>
      <w:r w:rsidR="00ED2119">
        <w:rPr>
          <w:lang w:val="en-US"/>
        </w:rPr>
        <w:t>discretization</w:t>
      </w:r>
      <w:r w:rsidR="00CD3788">
        <w:rPr>
          <w:lang w:val="en-US"/>
        </w:rPr>
        <w:t xml:space="preserve"> method with </w:t>
      </w:r>
      <w:proofErr w:type="gramStart"/>
      <w:r w:rsidR="00CD3788">
        <w:rPr>
          <w:lang w:val="en-US"/>
        </w:rPr>
        <w:t>Ny</w:t>
      </w:r>
      <w:proofErr w:type="gramEnd"/>
      <w:r w:rsidR="00ED2119">
        <w:rPr>
          <w:lang w:val="en-US"/>
        </w:rPr>
        <w:t xml:space="preserve"> </w:t>
      </w:r>
      <w:r w:rsidR="00CD3788">
        <w:rPr>
          <w:lang w:val="en-US"/>
        </w:rPr>
        <w:t>=</w:t>
      </w:r>
      <w:r w:rsidR="00ED2119">
        <w:rPr>
          <w:lang w:val="en-US"/>
        </w:rPr>
        <w:t xml:space="preserve"> </w:t>
      </w:r>
      <w:r w:rsidR="00CD3788">
        <w:rPr>
          <w:lang w:val="en-US"/>
        </w:rPr>
        <w:t>8</w:t>
      </w:r>
      <w:r w:rsidR="00442310">
        <w:rPr>
          <w:lang w:val="en-US"/>
        </w:rPr>
        <w:t>0</w:t>
      </w:r>
      <w:r w:rsidR="00CD3788">
        <w:rPr>
          <w:lang w:val="en-US"/>
        </w:rPr>
        <w:t xml:space="preserve"> grid cells. The </w:t>
      </w:r>
      <w:r w:rsidR="00C61576">
        <w:rPr>
          <w:lang w:val="en-US"/>
        </w:rPr>
        <w:t xml:space="preserve">relative error </w:t>
      </w:r>
      <w:r w:rsidR="00CD3788">
        <w:rPr>
          <w:lang w:val="en-US"/>
        </w:rPr>
        <w:t xml:space="preserve">between the reference results and the wall temperature </w:t>
      </w:r>
      <w:r w:rsidR="00124989">
        <w:rPr>
          <w:lang w:val="en-US"/>
        </w:rPr>
        <w:t>gradient</w:t>
      </w:r>
      <w:r w:rsidR="00CD3788">
        <w:rPr>
          <w:lang w:val="en-US"/>
        </w:rPr>
        <w:t xml:space="preserve"> obtained with </w:t>
      </w:r>
      <w:r w:rsidR="000E1D36">
        <w:rPr>
          <w:lang w:val="en-US"/>
        </w:rPr>
        <w:t>the LPCM</w:t>
      </w:r>
      <w:r w:rsidR="00CD3788">
        <w:rPr>
          <w:lang w:val="en-US"/>
        </w:rPr>
        <w:t xml:space="preserve"> is given</w:t>
      </w:r>
      <w:r w:rsidR="00471149">
        <w:rPr>
          <w:lang w:val="en-US"/>
        </w:rPr>
        <w:t xml:space="preserve"> by </w:t>
      </w:r>
      <w:r w:rsidR="00471149">
        <w:rPr>
          <w:lang w:val="en-US"/>
        </w:rPr>
        <w:fldChar w:fldCharType="begin"/>
      </w:r>
      <w:r w:rsidR="00471149">
        <w:rPr>
          <w:lang w:val="en-US"/>
        </w:rPr>
        <w:instrText xml:space="preserve"> REF _Ref520895877 \r \h </w:instrText>
      </w:r>
      <w:r w:rsidR="00471149">
        <w:rPr>
          <w:lang w:val="en-US"/>
        </w:rPr>
      </w:r>
      <w:r w:rsidR="00471149">
        <w:rPr>
          <w:lang w:val="en-US"/>
        </w:rPr>
        <w:fldChar w:fldCharType="separate"/>
      </w:r>
      <w:r w:rsidR="00C61576">
        <w:rPr>
          <w:lang w:val="en-US"/>
        </w:rPr>
        <w:t>Eq.15</w:t>
      </w:r>
      <w:r w:rsidR="00471149">
        <w:rPr>
          <w:lang w:val="en-US"/>
        </w:rPr>
        <w:fldChar w:fldCharType="end"/>
      </w:r>
      <w:r w:rsidR="00471149">
        <w:rPr>
          <w:lang w:val="en-US"/>
        </w:rPr>
        <w:t xml:space="preserve"> </w:t>
      </w:r>
      <w:r w:rsidR="00397DE1">
        <w:rPr>
          <w:lang w:val="en-US"/>
        </w:rPr>
        <w:t>.</w:t>
      </w:r>
    </w:p>
    <w:tbl>
      <w:tblPr>
        <w:tblStyle w:val="Grilledutableau"/>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7F4878" w:rsidRPr="008343E0" w14:paraId="635A42C3" w14:textId="77777777" w:rsidTr="0009124F">
        <w:trPr>
          <w:trHeight w:val="635"/>
        </w:trPr>
        <w:tc>
          <w:tcPr>
            <w:tcW w:w="7943" w:type="dxa"/>
            <w:vAlign w:val="center"/>
          </w:tcPr>
          <w:p w14:paraId="05E00E71" w14:textId="5B3BFF8E" w:rsidR="008343E0" w:rsidRPr="008343E0" w:rsidRDefault="007F4878" w:rsidP="008343E0">
            <w:pPr>
              <w:spacing w:before="120" w:after="120"/>
              <w:jc w:val="center"/>
              <w:rPr>
                <w:rFonts w:asciiTheme="minorHAnsi" w:eastAsiaTheme="minorEastAsia" w:hAnsiTheme="minorHAnsi" w:cstheme="minorBidi"/>
                <w:sz w:val="18"/>
                <w:szCs w:val="20"/>
              </w:rPr>
            </w:pPr>
            <m:oMathPara>
              <m:oMath>
                <m:r>
                  <w:rPr>
                    <w:rFonts w:ascii="Cambria Math" w:hAnsi="Cambria Math"/>
                    <w:sz w:val="18"/>
                    <w:szCs w:val="20"/>
                  </w:rPr>
                  <w:lastRenderedPageBreak/>
                  <m:t>ε=</m:t>
                </m:r>
                <m:f>
                  <m:fPr>
                    <m:ctrlPr>
                      <w:rPr>
                        <w:rFonts w:ascii="Cambria Math" w:hAnsi="Cambria Math"/>
                        <w:i/>
                        <w:sz w:val="18"/>
                        <w:szCs w:val="20"/>
                      </w:rPr>
                    </m:ctrlPr>
                  </m:fPr>
                  <m:num>
                    <m:rad>
                      <m:radPr>
                        <m:degHide m:val="1"/>
                        <m:ctrlPr>
                          <w:rPr>
                            <w:rFonts w:ascii="Cambria Math" w:hAnsi="Cambria Math"/>
                            <w:i/>
                            <w:sz w:val="18"/>
                            <w:szCs w:val="20"/>
                          </w:rPr>
                        </m:ctrlPr>
                      </m:radPr>
                      <m:deg/>
                      <m:e>
                        <m:f>
                          <m:fPr>
                            <m:ctrlPr>
                              <w:rPr>
                                <w:rFonts w:ascii="Cambria Math" w:hAnsi="Cambria Math"/>
                                <w:i/>
                                <w:sz w:val="18"/>
                                <w:szCs w:val="20"/>
                              </w:rPr>
                            </m:ctrlPr>
                          </m:fPr>
                          <m:num>
                            <m:r>
                              <w:rPr>
                                <w:rFonts w:ascii="Cambria Math" w:hAnsi="Cambria Math"/>
                                <w:sz w:val="18"/>
                                <w:szCs w:val="20"/>
                              </w:rPr>
                              <m:t>1</m:t>
                            </m:r>
                          </m:num>
                          <m:den>
                            <m:r>
                              <w:rPr>
                                <w:rFonts w:ascii="Cambria Math" w:hAnsi="Cambria Math"/>
                                <w:sz w:val="18"/>
                                <w:szCs w:val="20"/>
                              </w:rPr>
                              <m:t>n</m:t>
                            </m:r>
                          </m:den>
                        </m:f>
                        <m:nary>
                          <m:naryPr>
                            <m:chr m:val="∑"/>
                            <m:limLoc m:val="undOvr"/>
                            <m:ctrlPr>
                              <w:rPr>
                                <w:rFonts w:ascii="Cambria Math" w:hAnsi="Cambria Math"/>
                                <w:i/>
                                <w:sz w:val="18"/>
                                <w:szCs w:val="20"/>
                              </w:rPr>
                            </m:ctrlPr>
                          </m:naryPr>
                          <m:sub>
                            <m:r>
                              <w:rPr>
                                <w:rFonts w:ascii="Cambria Math" w:hAnsi="Cambria Math"/>
                                <w:sz w:val="18"/>
                                <w:szCs w:val="20"/>
                              </w:rPr>
                              <m:t>i=1</m:t>
                            </m:r>
                          </m:sub>
                          <m:sup>
                            <m:r>
                              <w:rPr>
                                <w:rFonts w:ascii="Cambria Math" w:hAnsi="Cambria Math"/>
                                <w:sz w:val="18"/>
                                <w:szCs w:val="20"/>
                              </w:rPr>
                              <m:t>n</m:t>
                            </m:r>
                          </m:sup>
                          <m:e>
                            <m:sSup>
                              <m:sSupPr>
                                <m:ctrlPr>
                                  <w:rPr>
                                    <w:rFonts w:ascii="Cambria Math" w:hAnsi="Cambria Math"/>
                                    <w:i/>
                                    <w:sz w:val="18"/>
                                    <w:szCs w:val="20"/>
                                  </w:rPr>
                                </m:ctrlPr>
                              </m:sSupPr>
                              <m:e>
                                <m:d>
                                  <m:dPr>
                                    <m:ctrlPr>
                                      <w:rPr>
                                        <w:rFonts w:ascii="Cambria Math" w:hAnsi="Cambria Math"/>
                                        <w:i/>
                                        <w:sz w:val="18"/>
                                        <w:szCs w:val="20"/>
                                      </w:rPr>
                                    </m:ctrlPr>
                                  </m:dPr>
                                  <m:e>
                                    <m:f>
                                      <m:fPr>
                                        <m:ctrlPr>
                                          <w:rPr>
                                            <w:rFonts w:ascii="Cambria Math" w:hAnsi="Cambria Math"/>
                                            <w:i/>
                                            <w:sz w:val="18"/>
                                            <w:szCs w:val="20"/>
                                          </w:rPr>
                                        </m:ctrlPr>
                                      </m:fPr>
                                      <m:num>
                                        <m:r>
                                          <w:rPr>
                                            <w:rFonts w:ascii="Cambria Math" w:hAnsi="Cambria Math"/>
                                            <w:sz w:val="18"/>
                                            <w:szCs w:val="20"/>
                                          </w:rPr>
                                          <m:t>2</m:t>
                                        </m:r>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T</m:t>
                                            </m:r>
                                          </m:e>
                                          <m:sub>
                                            <m:sSub>
                                              <m:sSubPr>
                                                <m:ctrlPr>
                                                  <w:rPr>
                                                    <w:rFonts w:ascii="Cambria Math" w:hAnsi="Cambria Math"/>
                                                    <w:i/>
                                                    <w:sz w:val="18"/>
                                                    <w:szCs w:val="20"/>
                                                  </w:rPr>
                                                </m:ctrlPr>
                                              </m:sSubPr>
                                              <m:e>
                                                <m:r>
                                                  <w:rPr>
                                                    <w:rFonts w:ascii="Cambria Math" w:hAnsi="Cambria Math"/>
                                                    <w:sz w:val="18"/>
                                                    <w:szCs w:val="20"/>
                                                  </w:rPr>
                                                  <m:t>N</m:t>
                                                </m:r>
                                              </m:e>
                                              <m:sub>
                                                <m:r>
                                                  <w:rPr>
                                                    <w:rFonts w:ascii="Cambria Math" w:hAnsi="Cambria Math"/>
                                                    <w:sz w:val="18"/>
                                                    <w:szCs w:val="20"/>
                                                  </w:rPr>
                                                  <m:t>Lobbato</m:t>
                                                </m:r>
                                              </m:sub>
                                            </m:sSub>
                                          </m:sub>
                                        </m:sSub>
                                        <m:d>
                                          <m:dPr>
                                            <m:ctrlPr>
                                              <w:rPr>
                                                <w:rFonts w:ascii="Cambria Math" w:hAnsi="Cambria Math"/>
                                                <w:i/>
                                                <w:sz w:val="18"/>
                                                <w:szCs w:val="20"/>
                                              </w:rPr>
                                            </m:ctrlPr>
                                          </m:dPr>
                                          <m:e>
                                            <m:sSub>
                                              <m:sSubPr>
                                                <m:ctrlPr>
                                                  <w:rPr>
                                                    <w:rFonts w:ascii="Cambria Math" w:hAnsi="Cambria Math"/>
                                                    <w:i/>
                                                    <w:sz w:val="18"/>
                                                    <w:szCs w:val="20"/>
                                                  </w:rPr>
                                                </m:ctrlPr>
                                              </m:sSubPr>
                                              <m:e>
                                                <m:r>
                                                  <w:rPr>
                                                    <w:rFonts w:ascii="Cambria Math" w:hAnsi="Cambria Math"/>
                                                    <w:sz w:val="18"/>
                                                    <w:szCs w:val="20"/>
                                                  </w:rPr>
                                                  <m:t>x</m:t>
                                                </m:r>
                                              </m:e>
                                              <m:sub>
                                                <m:r>
                                                  <w:rPr>
                                                    <w:rFonts w:ascii="Cambria Math" w:hAnsi="Cambria Math"/>
                                                    <w:sz w:val="18"/>
                                                    <w:szCs w:val="20"/>
                                                  </w:rPr>
                                                  <m:t>i</m:t>
                                                </m:r>
                                              </m:sub>
                                            </m:sSub>
                                            <m:r>
                                              <w:rPr>
                                                <w:rFonts w:ascii="Cambria Math" w:hAnsi="Cambria Math"/>
                                                <w:sz w:val="18"/>
                                                <w:szCs w:val="20"/>
                                              </w:rPr>
                                              <m:t>,ζ</m:t>
                                            </m:r>
                                          </m:e>
                                        </m:d>
                                      </m:num>
                                      <m:den>
                                        <m:r>
                                          <w:rPr>
                                            <w:rFonts w:ascii="Cambria Math" w:hAnsi="Cambria Math"/>
                                            <w:sz w:val="18"/>
                                            <w:szCs w:val="20"/>
                                          </w:rPr>
                                          <m:t>∂</m:t>
                                        </m:r>
                                        <m:r>
                                          <w:rPr>
                                            <w:rFonts w:ascii="Cambria Math" w:hAnsi="Cambria Math"/>
                                            <w:sz w:val="18"/>
                                            <w:szCs w:val="20"/>
                                          </w:rPr>
                                          <m:t>ζ</m:t>
                                        </m:r>
                                      </m:den>
                                    </m:f>
                                    <m:r>
                                      <w:rPr>
                                        <w:rFonts w:ascii="Cambria Math" w:hAnsi="Cambria Math"/>
                                        <w:sz w:val="18"/>
                                        <w:szCs w:val="20"/>
                                      </w:rPr>
                                      <m:t>-</m:t>
                                    </m:r>
                                    <m:f>
                                      <m:fPr>
                                        <m:ctrlPr>
                                          <w:rPr>
                                            <w:rFonts w:ascii="Cambria Math" w:hAnsi="Cambria Math"/>
                                            <w:i/>
                                            <w:sz w:val="18"/>
                                            <w:szCs w:val="20"/>
                                          </w:rPr>
                                        </m:ctrlPr>
                                      </m:fPr>
                                      <m:num>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T</m:t>
                                            </m:r>
                                          </m:e>
                                          <m:sub>
                                            <m:r>
                                              <w:rPr>
                                                <w:rFonts w:ascii="Cambria Math" w:hAnsi="Cambria Math"/>
                                                <w:sz w:val="18"/>
                                                <w:szCs w:val="20"/>
                                              </w:rPr>
                                              <m:t>re</m:t>
                                            </m:r>
                                            <m:sSub>
                                              <m:sSubPr>
                                                <m:ctrlPr>
                                                  <w:rPr>
                                                    <w:rFonts w:ascii="Cambria Math" w:hAnsi="Cambria Math"/>
                                                    <w:i/>
                                                    <w:sz w:val="18"/>
                                                    <w:szCs w:val="20"/>
                                                  </w:rPr>
                                                </m:ctrlPr>
                                              </m:sSubPr>
                                              <m:e>
                                                <m:r>
                                                  <w:rPr>
                                                    <w:rFonts w:ascii="Cambria Math" w:hAnsi="Cambria Math"/>
                                                    <w:sz w:val="18"/>
                                                    <w:szCs w:val="20"/>
                                                  </w:rPr>
                                                  <m:t>f</m:t>
                                                </m:r>
                                              </m:e>
                                              <m:sub>
                                                <m:r>
                                                  <w:rPr>
                                                    <w:rFonts w:ascii="Cambria Math" w:hAnsi="Cambria Math"/>
                                                    <w:sz w:val="18"/>
                                                    <w:szCs w:val="20"/>
                                                  </w:rPr>
                                                  <m:t>NDM</m:t>
                                                </m:r>
                                              </m:sub>
                                            </m:sSub>
                                          </m:sub>
                                        </m:sSub>
                                        <m:d>
                                          <m:dPr>
                                            <m:ctrlPr>
                                              <w:rPr>
                                                <w:rFonts w:ascii="Cambria Math" w:hAnsi="Cambria Math"/>
                                                <w:i/>
                                                <w:sz w:val="18"/>
                                                <w:szCs w:val="20"/>
                                              </w:rPr>
                                            </m:ctrlPr>
                                          </m:dPr>
                                          <m:e>
                                            <m:sSub>
                                              <m:sSubPr>
                                                <m:ctrlPr>
                                                  <w:rPr>
                                                    <w:rFonts w:ascii="Cambria Math" w:hAnsi="Cambria Math"/>
                                                    <w:i/>
                                                    <w:sz w:val="18"/>
                                                    <w:szCs w:val="20"/>
                                                  </w:rPr>
                                                </m:ctrlPr>
                                              </m:sSubPr>
                                              <m:e>
                                                <m:r>
                                                  <w:rPr>
                                                    <w:rFonts w:ascii="Cambria Math" w:hAnsi="Cambria Math"/>
                                                    <w:sz w:val="18"/>
                                                    <w:szCs w:val="20"/>
                                                  </w:rPr>
                                                  <m:t>x</m:t>
                                                </m:r>
                                              </m:e>
                                              <m:sub>
                                                <m:r>
                                                  <w:rPr>
                                                    <w:rFonts w:ascii="Cambria Math" w:hAnsi="Cambria Math"/>
                                                    <w:sz w:val="18"/>
                                                    <w:szCs w:val="20"/>
                                                  </w:rPr>
                                                  <m:t>i</m:t>
                                                </m:r>
                                              </m:sub>
                                            </m:sSub>
                                            <m:r>
                                              <w:rPr>
                                                <w:rFonts w:ascii="Cambria Math" w:hAnsi="Cambria Math"/>
                                                <w:sz w:val="18"/>
                                                <w:szCs w:val="20"/>
                                              </w:rPr>
                                              <m:t>,</m:t>
                                            </m:r>
                                            <m:acc>
                                              <m:accPr>
                                                <m:chr m:val="̅"/>
                                                <m:ctrlPr>
                                                  <w:rPr>
                                                    <w:rFonts w:ascii="Cambria Math" w:hAnsi="Cambria Math"/>
                                                    <w:i/>
                                                    <w:sz w:val="18"/>
                                                    <w:szCs w:val="20"/>
                                                  </w:rPr>
                                                </m:ctrlPr>
                                              </m:accPr>
                                              <m:e>
                                                <m:r>
                                                  <w:rPr>
                                                    <w:rFonts w:ascii="Cambria Math" w:hAnsi="Cambria Math"/>
                                                    <w:sz w:val="18"/>
                                                    <w:szCs w:val="20"/>
                                                  </w:rPr>
                                                  <m:t>y</m:t>
                                                </m:r>
                                              </m:e>
                                            </m:acc>
                                          </m:e>
                                        </m:d>
                                      </m:num>
                                      <m:den>
                                        <m:r>
                                          <w:rPr>
                                            <w:rFonts w:ascii="Cambria Math" w:hAnsi="Cambria Math"/>
                                            <w:sz w:val="18"/>
                                            <w:szCs w:val="20"/>
                                          </w:rPr>
                                          <m:t>d</m:t>
                                        </m:r>
                                        <m:acc>
                                          <m:accPr>
                                            <m:chr m:val="̅"/>
                                            <m:ctrlPr>
                                              <w:rPr>
                                                <w:rFonts w:ascii="Cambria Math" w:hAnsi="Cambria Math"/>
                                                <w:i/>
                                                <w:sz w:val="18"/>
                                                <w:szCs w:val="20"/>
                                              </w:rPr>
                                            </m:ctrlPr>
                                          </m:accPr>
                                          <m:e>
                                            <m:r>
                                              <w:rPr>
                                                <w:rFonts w:ascii="Cambria Math" w:hAnsi="Cambria Math"/>
                                                <w:sz w:val="18"/>
                                                <w:szCs w:val="20"/>
                                              </w:rPr>
                                              <m:t>y</m:t>
                                            </m:r>
                                          </m:e>
                                        </m:acc>
                                      </m:den>
                                    </m:f>
                                  </m:e>
                                </m:d>
                              </m:e>
                              <m:sup>
                                <m:r>
                                  <w:rPr>
                                    <w:rFonts w:ascii="Cambria Math" w:hAnsi="Cambria Math"/>
                                    <w:sz w:val="18"/>
                                    <w:szCs w:val="20"/>
                                  </w:rPr>
                                  <m:t>2</m:t>
                                </m:r>
                              </m:sup>
                            </m:sSup>
                          </m:e>
                        </m:nary>
                      </m:e>
                    </m:rad>
                  </m:num>
                  <m:den>
                    <m:rad>
                      <m:radPr>
                        <m:degHide m:val="1"/>
                        <m:ctrlPr>
                          <w:rPr>
                            <w:rFonts w:ascii="Cambria Math" w:hAnsi="Cambria Math"/>
                            <w:i/>
                            <w:sz w:val="18"/>
                            <w:szCs w:val="20"/>
                          </w:rPr>
                        </m:ctrlPr>
                      </m:radPr>
                      <m:deg/>
                      <m:e>
                        <m:f>
                          <m:fPr>
                            <m:ctrlPr>
                              <w:rPr>
                                <w:rFonts w:ascii="Cambria Math" w:hAnsi="Cambria Math"/>
                                <w:i/>
                                <w:sz w:val="18"/>
                                <w:szCs w:val="20"/>
                              </w:rPr>
                            </m:ctrlPr>
                          </m:fPr>
                          <m:num>
                            <m:r>
                              <w:rPr>
                                <w:rFonts w:ascii="Cambria Math" w:hAnsi="Cambria Math"/>
                                <w:sz w:val="18"/>
                                <w:szCs w:val="20"/>
                              </w:rPr>
                              <m:t>1</m:t>
                            </m:r>
                          </m:num>
                          <m:den>
                            <m:r>
                              <w:rPr>
                                <w:rFonts w:ascii="Cambria Math" w:hAnsi="Cambria Math"/>
                                <w:sz w:val="18"/>
                                <w:szCs w:val="20"/>
                              </w:rPr>
                              <m:t>n</m:t>
                            </m:r>
                          </m:den>
                        </m:f>
                        <m:nary>
                          <m:naryPr>
                            <m:chr m:val="∑"/>
                            <m:limLoc m:val="undOvr"/>
                            <m:ctrlPr>
                              <w:rPr>
                                <w:rFonts w:ascii="Cambria Math" w:hAnsi="Cambria Math"/>
                                <w:i/>
                                <w:sz w:val="18"/>
                                <w:szCs w:val="20"/>
                              </w:rPr>
                            </m:ctrlPr>
                          </m:naryPr>
                          <m:sub>
                            <m:r>
                              <w:rPr>
                                <w:rFonts w:ascii="Cambria Math" w:hAnsi="Cambria Math"/>
                                <w:sz w:val="18"/>
                                <w:szCs w:val="20"/>
                              </w:rPr>
                              <m:t>i=1</m:t>
                            </m:r>
                          </m:sub>
                          <m:sup>
                            <m:r>
                              <w:rPr>
                                <w:rFonts w:ascii="Cambria Math" w:hAnsi="Cambria Math"/>
                                <w:sz w:val="18"/>
                                <w:szCs w:val="20"/>
                              </w:rPr>
                              <m:t>n</m:t>
                            </m:r>
                          </m:sup>
                          <m:e>
                            <m:sSup>
                              <m:sSupPr>
                                <m:ctrlPr>
                                  <w:rPr>
                                    <w:rFonts w:ascii="Cambria Math" w:hAnsi="Cambria Math"/>
                                    <w:i/>
                                    <w:sz w:val="18"/>
                                    <w:szCs w:val="20"/>
                                  </w:rPr>
                                </m:ctrlPr>
                              </m:sSupPr>
                              <m:e>
                                <m:d>
                                  <m:dPr>
                                    <m:ctrlPr>
                                      <w:rPr>
                                        <w:rFonts w:ascii="Cambria Math" w:hAnsi="Cambria Math"/>
                                        <w:i/>
                                        <w:sz w:val="18"/>
                                        <w:szCs w:val="20"/>
                                      </w:rPr>
                                    </m:ctrlPr>
                                  </m:dPr>
                                  <m:e>
                                    <m:f>
                                      <m:fPr>
                                        <m:ctrlPr>
                                          <w:rPr>
                                            <w:rFonts w:ascii="Cambria Math" w:hAnsi="Cambria Math"/>
                                            <w:i/>
                                            <w:sz w:val="18"/>
                                            <w:szCs w:val="20"/>
                                          </w:rPr>
                                        </m:ctrlPr>
                                      </m:fPr>
                                      <m:num>
                                        <m:r>
                                          <w:rPr>
                                            <w:rFonts w:ascii="Cambria Math" w:hAnsi="Cambria Math"/>
                                            <w:sz w:val="18"/>
                                            <w:szCs w:val="20"/>
                                          </w:rPr>
                                          <m:t>d</m:t>
                                        </m:r>
                                        <m:sSub>
                                          <m:sSubPr>
                                            <m:ctrlPr>
                                              <w:rPr>
                                                <w:rFonts w:ascii="Cambria Math" w:hAnsi="Cambria Math"/>
                                                <w:i/>
                                                <w:sz w:val="18"/>
                                                <w:szCs w:val="20"/>
                                              </w:rPr>
                                            </m:ctrlPr>
                                          </m:sSubPr>
                                          <m:e>
                                            <m:r>
                                              <w:rPr>
                                                <w:rFonts w:ascii="Cambria Math" w:hAnsi="Cambria Math"/>
                                                <w:sz w:val="18"/>
                                                <w:szCs w:val="20"/>
                                              </w:rPr>
                                              <m:t>T</m:t>
                                            </m:r>
                                          </m:e>
                                          <m:sub>
                                            <m:r>
                                              <w:rPr>
                                                <w:rFonts w:ascii="Cambria Math" w:hAnsi="Cambria Math"/>
                                                <w:sz w:val="18"/>
                                                <w:szCs w:val="20"/>
                                              </w:rPr>
                                              <m:t>re</m:t>
                                            </m:r>
                                            <m:sSub>
                                              <m:sSubPr>
                                                <m:ctrlPr>
                                                  <w:rPr>
                                                    <w:rFonts w:ascii="Cambria Math" w:hAnsi="Cambria Math"/>
                                                    <w:i/>
                                                    <w:sz w:val="18"/>
                                                    <w:szCs w:val="20"/>
                                                  </w:rPr>
                                                </m:ctrlPr>
                                              </m:sSubPr>
                                              <m:e>
                                                <m:r>
                                                  <w:rPr>
                                                    <w:rFonts w:ascii="Cambria Math" w:hAnsi="Cambria Math"/>
                                                    <w:sz w:val="18"/>
                                                    <w:szCs w:val="20"/>
                                                  </w:rPr>
                                                  <m:t>f</m:t>
                                                </m:r>
                                              </m:e>
                                              <m:sub>
                                                <m:r>
                                                  <w:rPr>
                                                    <w:rFonts w:ascii="Cambria Math" w:hAnsi="Cambria Math"/>
                                                    <w:sz w:val="18"/>
                                                    <w:szCs w:val="20"/>
                                                  </w:rPr>
                                                  <m:t>NDM</m:t>
                                                </m:r>
                                              </m:sub>
                                            </m:sSub>
                                          </m:sub>
                                        </m:sSub>
                                        <m:d>
                                          <m:dPr>
                                            <m:ctrlPr>
                                              <w:rPr>
                                                <w:rFonts w:ascii="Cambria Math" w:hAnsi="Cambria Math"/>
                                                <w:i/>
                                                <w:sz w:val="18"/>
                                                <w:szCs w:val="20"/>
                                              </w:rPr>
                                            </m:ctrlPr>
                                          </m:dPr>
                                          <m:e>
                                            <m:sSub>
                                              <m:sSubPr>
                                                <m:ctrlPr>
                                                  <w:rPr>
                                                    <w:rFonts w:ascii="Cambria Math" w:hAnsi="Cambria Math"/>
                                                    <w:i/>
                                                    <w:sz w:val="18"/>
                                                    <w:szCs w:val="20"/>
                                                  </w:rPr>
                                                </m:ctrlPr>
                                              </m:sSubPr>
                                              <m:e>
                                                <m:r>
                                                  <w:rPr>
                                                    <w:rFonts w:ascii="Cambria Math" w:hAnsi="Cambria Math"/>
                                                    <w:sz w:val="18"/>
                                                    <w:szCs w:val="20"/>
                                                  </w:rPr>
                                                  <m:t>x</m:t>
                                                </m:r>
                                              </m:e>
                                              <m:sub>
                                                <m:r>
                                                  <w:rPr>
                                                    <w:rFonts w:ascii="Cambria Math" w:hAnsi="Cambria Math"/>
                                                    <w:sz w:val="18"/>
                                                    <w:szCs w:val="20"/>
                                                  </w:rPr>
                                                  <m:t>i</m:t>
                                                </m:r>
                                              </m:sub>
                                            </m:sSub>
                                            <m:r>
                                              <w:rPr>
                                                <w:rFonts w:ascii="Cambria Math" w:hAnsi="Cambria Math"/>
                                                <w:sz w:val="18"/>
                                                <w:szCs w:val="20"/>
                                              </w:rPr>
                                              <m:t>,</m:t>
                                            </m:r>
                                            <m:acc>
                                              <m:accPr>
                                                <m:chr m:val="̅"/>
                                                <m:ctrlPr>
                                                  <w:rPr>
                                                    <w:rFonts w:ascii="Cambria Math" w:hAnsi="Cambria Math"/>
                                                    <w:i/>
                                                    <w:sz w:val="18"/>
                                                    <w:szCs w:val="20"/>
                                                  </w:rPr>
                                                </m:ctrlPr>
                                              </m:accPr>
                                              <m:e>
                                                <m:r>
                                                  <w:rPr>
                                                    <w:rFonts w:ascii="Cambria Math" w:hAnsi="Cambria Math"/>
                                                    <w:sz w:val="18"/>
                                                    <w:szCs w:val="20"/>
                                                  </w:rPr>
                                                  <m:t>y</m:t>
                                                </m:r>
                                              </m:e>
                                            </m:acc>
                                          </m:e>
                                        </m:d>
                                      </m:num>
                                      <m:den>
                                        <m:r>
                                          <w:rPr>
                                            <w:rFonts w:ascii="Cambria Math" w:hAnsi="Cambria Math"/>
                                            <w:sz w:val="18"/>
                                            <w:szCs w:val="20"/>
                                          </w:rPr>
                                          <m:t>d</m:t>
                                        </m:r>
                                        <m:acc>
                                          <m:accPr>
                                            <m:chr m:val="̅"/>
                                            <m:ctrlPr>
                                              <w:rPr>
                                                <w:rFonts w:ascii="Cambria Math" w:hAnsi="Cambria Math"/>
                                                <w:i/>
                                                <w:sz w:val="18"/>
                                                <w:szCs w:val="20"/>
                                              </w:rPr>
                                            </m:ctrlPr>
                                          </m:accPr>
                                          <m:e>
                                            <m:r>
                                              <w:rPr>
                                                <w:rFonts w:ascii="Cambria Math" w:hAnsi="Cambria Math"/>
                                                <w:sz w:val="18"/>
                                                <w:szCs w:val="20"/>
                                              </w:rPr>
                                              <m:t>y</m:t>
                                            </m:r>
                                          </m:e>
                                        </m:acc>
                                      </m:den>
                                    </m:f>
                                  </m:e>
                                </m:d>
                              </m:e>
                              <m:sup>
                                <m:r>
                                  <w:rPr>
                                    <w:rFonts w:ascii="Cambria Math" w:hAnsi="Cambria Math"/>
                                    <w:sz w:val="18"/>
                                    <w:szCs w:val="20"/>
                                  </w:rPr>
                                  <m:t>2</m:t>
                                </m:r>
                              </m:sup>
                            </m:sSup>
                          </m:e>
                        </m:nary>
                      </m:e>
                    </m:rad>
                  </m:den>
                </m:f>
                <m:r>
                  <w:rPr>
                    <w:rFonts w:ascii="Cambria Math" w:hAnsi="Cambria Math"/>
                    <w:sz w:val="18"/>
                    <w:szCs w:val="20"/>
                  </w:rPr>
                  <m:t xml:space="preserve">   </m:t>
                </m:r>
              </m:oMath>
            </m:oMathPara>
          </w:p>
          <w:p w14:paraId="541AE5C0" w14:textId="5AD1CB15" w:rsidR="008343E0" w:rsidRPr="008343E0" w:rsidRDefault="008343E0" w:rsidP="008343E0">
            <w:pPr>
              <w:spacing w:before="120" w:after="120"/>
              <w:rPr>
                <w:rFonts w:asciiTheme="minorHAnsi" w:eastAsiaTheme="minorEastAsia" w:hAnsiTheme="minorHAnsi" w:cstheme="minorBidi"/>
                <w:sz w:val="18"/>
                <w:szCs w:val="20"/>
                <w:lang w:val="en-US"/>
              </w:rPr>
            </w:pPr>
            <m:oMath>
              <m:r>
                <w:rPr>
                  <w:rFonts w:ascii="Cambria Math" w:eastAsiaTheme="minorEastAsia" w:hAnsi="Cambria Math" w:cstheme="minorBidi"/>
                  <w:sz w:val="18"/>
                  <w:szCs w:val="20"/>
                </w:rPr>
                <m:t>w</m:t>
              </m:r>
              <m:r>
                <w:rPr>
                  <w:rFonts w:ascii="Cambria Math" w:eastAsiaTheme="minorEastAsia" w:hAnsi="Cambria Math" w:cstheme="minorBidi"/>
                  <w:sz w:val="18"/>
                  <w:szCs w:val="20"/>
                  <w:lang w:val="en-US"/>
                </w:rPr>
                <m:t>h</m:t>
              </m:r>
              <m:r>
                <w:rPr>
                  <w:rFonts w:ascii="Cambria Math" w:eastAsiaTheme="minorEastAsia" w:hAnsi="Cambria Math" w:cstheme="minorBidi"/>
                  <w:sz w:val="18"/>
                  <w:szCs w:val="20"/>
                </w:rPr>
                <m:t>ere</m:t>
              </m:r>
              <m:r>
                <w:rPr>
                  <w:rFonts w:ascii="Cambria Math" w:eastAsiaTheme="minorEastAsia" w:hAnsi="Cambria Math" w:cstheme="minorBidi"/>
                  <w:sz w:val="18"/>
                  <w:szCs w:val="20"/>
                  <w:lang w:val="en-US"/>
                </w:rPr>
                <m:t>:</m:t>
              </m:r>
            </m:oMath>
            <w:r w:rsidRPr="008343E0">
              <w:rPr>
                <w:rFonts w:asciiTheme="minorHAnsi" w:eastAsiaTheme="minorEastAsia" w:hAnsiTheme="minorHAnsi" w:cstheme="minorBidi"/>
                <w:sz w:val="18"/>
                <w:szCs w:val="20"/>
                <w:lang w:val="en-US"/>
              </w:rPr>
              <w:t xml:space="preserve"> </w:t>
            </w:r>
          </w:p>
          <w:p w14:paraId="5E04F39C" w14:textId="7EFBC781" w:rsidR="00817BBA" w:rsidRDefault="007F4878" w:rsidP="00817BBA">
            <w:pPr>
              <w:spacing w:before="120" w:after="120"/>
              <w:rPr>
                <w:rFonts w:eastAsia="SimSun"/>
                <w:i/>
                <w:sz w:val="18"/>
                <w:szCs w:val="20"/>
                <w:lang w:val="en-US"/>
              </w:rPr>
            </w:pPr>
            <m:oMath>
              <m:r>
                <w:rPr>
                  <w:rFonts w:ascii="Cambria Math" w:hAnsi="Cambria Math"/>
                  <w:sz w:val="18"/>
                  <w:szCs w:val="20"/>
                  <w:lang w:val="en-US"/>
                </w:rPr>
                <m:t xml:space="preserve"> </m:t>
              </m:r>
              <m:r>
                <w:rPr>
                  <w:rFonts w:ascii="Cambria Math" w:hAnsi="Cambria Math"/>
                  <w:sz w:val="18"/>
                  <w:szCs w:val="20"/>
                </w:rPr>
                <m:t>ζ</m:t>
              </m:r>
              <m:r>
                <w:rPr>
                  <w:rFonts w:ascii="Cambria Math" w:hAnsi="Cambria Math"/>
                  <w:sz w:val="18"/>
                  <w:szCs w:val="20"/>
                  <w:lang w:val="en-US"/>
                </w:rPr>
                <m:t>=1</m:t>
              </m:r>
              <m:r>
                <w:rPr>
                  <w:rFonts w:ascii="Cambria Math" w:hAnsi="Cambria Math"/>
                  <w:sz w:val="18"/>
                  <w:szCs w:val="20"/>
                  <w:lang w:val="en-US"/>
                </w:rPr>
                <m:t xml:space="preserve"> </m:t>
              </m:r>
              <m:r>
                <w:rPr>
                  <w:rFonts w:ascii="Cambria Math" w:hAnsi="Cambria Math"/>
                  <w:sz w:val="18"/>
                  <w:szCs w:val="20"/>
                  <w:lang w:val="en-US"/>
                </w:rPr>
                <m:t xml:space="preserve"> </m:t>
              </m:r>
              <m:r>
                <w:rPr>
                  <w:rFonts w:ascii="Cambria Math" w:hAnsi="Cambria Math"/>
                  <w:sz w:val="18"/>
                  <w:szCs w:val="20"/>
                </w:rPr>
                <m:t>or</m:t>
              </m:r>
              <m:r>
                <w:rPr>
                  <w:rFonts w:ascii="Cambria Math" w:hAnsi="Cambria Math"/>
                  <w:sz w:val="18"/>
                  <w:szCs w:val="20"/>
                  <w:lang w:val="en-US"/>
                </w:rPr>
                <m:t xml:space="preserve"> </m:t>
              </m:r>
              <m:r>
                <w:rPr>
                  <w:rFonts w:ascii="Cambria Math" w:hAnsi="Cambria Math"/>
                  <w:sz w:val="18"/>
                  <w:szCs w:val="20"/>
                </w:rPr>
                <m:t>ζ</m:t>
              </m:r>
              <m:r>
                <w:rPr>
                  <w:rFonts w:ascii="Cambria Math" w:hAnsi="Cambria Math"/>
                  <w:sz w:val="18"/>
                  <w:szCs w:val="20"/>
                  <w:lang w:val="en-US"/>
                </w:rPr>
                <m:t>=-1</m:t>
              </m:r>
            </m:oMath>
            <w:r w:rsidR="008343E0">
              <w:rPr>
                <w:rFonts w:eastAsia="SimSun"/>
                <w:i/>
                <w:sz w:val="18"/>
                <w:szCs w:val="20"/>
                <w:lang w:val="en-US"/>
              </w:rPr>
              <w:t xml:space="preserve"> for LPCM</w:t>
            </w:r>
          </w:p>
          <w:p w14:paraId="05C2C69D" w14:textId="7F0291FE" w:rsidR="007F4878" w:rsidRPr="008343E0" w:rsidRDefault="008343E0" w:rsidP="00817BBA">
            <w:pPr>
              <w:spacing w:before="120" w:after="120"/>
              <w:rPr>
                <w:rFonts w:eastAsia="SimSun"/>
                <w:i/>
                <w:lang w:val="en-US"/>
              </w:rPr>
            </w:pPr>
            <m:oMath>
              <m:acc>
                <m:accPr>
                  <m:chr m:val="̅"/>
                  <m:ctrlPr>
                    <w:rPr>
                      <w:rFonts w:ascii="Cambria Math" w:hAnsi="Cambria Math"/>
                      <w:i/>
                      <w:sz w:val="18"/>
                      <w:szCs w:val="20"/>
                    </w:rPr>
                  </m:ctrlPr>
                </m:accPr>
                <m:e>
                  <m:r>
                    <w:rPr>
                      <w:rFonts w:ascii="Cambria Math" w:hAnsi="Cambria Math"/>
                      <w:sz w:val="18"/>
                      <w:szCs w:val="20"/>
                    </w:rPr>
                    <m:t>y</m:t>
                  </m:r>
                </m:e>
              </m:acc>
              <m:r>
                <w:rPr>
                  <w:rFonts w:ascii="Cambria Math" w:hAnsi="Cambria Math"/>
                  <w:sz w:val="18"/>
                  <w:szCs w:val="20"/>
                  <w:lang w:val="en-US"/>
                </w:rPr>
                <m:t>=1</m:t>
              </m:r>
            </m:oMath>
            <w:r w:rsidRPr="008343E0">
              <w:rPr>
                <w:rFonts w:eastAsia="SimSun"/>
                <w:i/>
                <w:sz w:val="18"/>
                <w:szCs w:val="20"/>
                <w:lang w:val="en-US"/>
              </w:rPr>
              <w:t xml:space="preserve"> or </w:t>
            </w:r>
            <m:oMath>
              <m:acc>
                <m:accPr>
                  <m:chr m:val="̅"/>
                  <m:ctrlPr>
                    <w:rPr>
                      <w:rFonts w:ascii="Cambria Math" w:hAnsi="Cambria Math"/>
                      <w:i/>
                      <w:sz w:val="18"/>
                      <w:szCs w:val="20"/>
                    </w:rPr>
                  </m:ctrlPr>
                </m:accPr>
                <m:e>
                  <m:r>
                    <w:rPr>
                      <w:rFonts w:ascii="Cambria Math" w:hAnsi="Cambria Math"/>
                      <w:sz w:val="18"/>
                      <w:szCs w:val="20"/>
                    </w:rPr>
                    <m:t>y</m:t>
                  </m:r>
                </m:e>
              </m:acc>
              <m:r>
                <w:rPr>
                  <w:rFonts w:ascii="Cambria Math" w:hAnsi="Cambria Math"/>
                  <w:sz w:val="18"/>
                  <w:szCs w:val="20"/>
                  <w:lang w:val="en-US"/>
                </w:rPr>
                <m:t>=0</m:t>
              </m:r>
            </m:oMath>
            <w:r w:rsidRPr="008343E0">
              <w:rPr>
                <w:rFonts w:eastAsia="SimSun"/>
                <w:i/>
                <w:sz w:val="18"/>
                <w:szCs w:val="20"/>
                <w:lang w:val="en-US"/>
              </w:rPr>
              <w:t xml:space="preserve"> for </w:t>
            </w:r>
            <w:r>
              <w:rPr>
                <w:rFonts w:eastAsia="SimSun"/>
                <w:i/>
                <w:sz w:val="18"/>
                <w:szCs w:val="20"/>
                <w:lang w:val="en-US"/>
              </w:rPr>
              <w:t>NDM</w:t>
            </w:r>
          </w:p>
        </w:tc>
        <w:tc>
          <w:tcPr>
            <w:tcW w:w="1096" w:type="dxa"/>
            <w:vAlign w:val="center"/>
          </w:tcPr>
          <w:p w14:paraId="1C4A242B" w14:textId="77777777" w:rsidR="007F4878" w:rsidRPr="00752916" w:rsidRDefault="007F4878" w:rsidP="0009124F">
            <w:pPr>
              <w:pStyle w:val="Lgende"/>
              <w:numPr>
                <w:ilvl w:val="0"/>
                <w:numId w:val="5"/>
              </w:numPr>
              <w:spacing w:before="120" w:after="120"/>
              <w:rPr>
                <w:rFonts w:ascii="Times New Roman" w:eastAsia="Times New Roman" w:hAnsi="Times New Roman"/>
                <w:sz w:val="22"/>
                <w:szCs w:val="22"/>
                <w:lang w:val="en-US"/>
              </w:rPr>
            </w:pPr>
            <w:bookmarkStart w:id="20" w:name="_Ref520895877"/>
            <w:r>
              <w:rPr>
                <w:rFonts w:ascii="Times New Roman" w:eastAsia="Times New Roman" w:hAnsi="Times New Roman"/>
                <w:sz w:val="22"/>
                <w:szCs w:val="22"/>
                <w:lang w:val="en-US"/>
              </w:rPr>
              <w:t xml:space="preserve"> </w:t>
            </w:r>
            <w:bookmarkEnd w:id="20"/>
          </w:p>
        </w:tc>
      </w:tr>
    </w:tbl>
    <w:p w14:paraId="4978BF9D" w14:textId="77777777" w:rsidR="007F4878" w:rsidRDefault="007F4878" w:rsidP="007F4878">
      <w:pPr>
        <w:jc w:val="both"/>
        <w:rPr>
          <w:lang w:val="en-US"/>
        </w:rPr>
      </w:pPr>
      <w:r w:rsidRPr="00363A55">
        <w:rPr>
          <w:lang w:val="en-US"/>
        </w:rPr>
        <w:t xml:space="preserve">Where the wall temperature gradient is calculated by </w:t>
      </w:r>
      <w:r>
        <w:rPr>
          <w:lang w:val="en-US"/>
        </w:rPr>
        <w:fldChar w:fldCharType="begin"/>
      </w:r>
      <w:r>
        <w:rPr>
          <w:lang w:val="en-US"/>
        </w:rPr>
        <w:instrText xml:space="preserve"> REF _Ref520734412 \r \h </w:instrText>
      </w:r>
      <w:r>
        <w:rPr>
          <w:lang w:val="en-US"/>
        </w:rPr>
      </w:r>
      <w:r>
        <w:rPr>
          <w:lang w:val="en-US"/>
        </w:rPr>
        <w:fldChar w:fldCharType="separate"/>
      </w:r>
      <w:r w:rsidR="007E2A97">
        <w:rPr>
          <w:lang w:val="en-US"/>
        </w:rPr>
        <w:t>Eq.16</w:t>
      </w:r>
      <w:r>
        <w:rPr>
          <w:lang w:val="en-US"/>
        </w:rPr>
        <w:fldChar w:fldCharType="end"/>
      </w:r>
      <w:r w:rsidRPr="00363A55">
        <w:rPr>
          <w:lang w:val="en-US"/>
        </w:rPr>
        <w:t> :</w:t>
      </w:r>
    </w:p>
    <w:tbl>
      <w:tblPr>
        <w:tblStyle w:val="Grilledutableau"/>
        <w:tblW w:w="9428"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5"/>
        <w:gridCol w:w="1143"/>
      </w:tblGrid>
      <w:tr w:rsidR="007F4878" w:rsidRPr="00D20CBC" w14:paraId="2CA81736" w14:textId="77777777" w:rsidTr="0009124F">
        <w:trPr>
          <w:trHeight w:val="635"/>
        </w:trPr>
        <w:tc>
          <w:tcPr>
            <w:tcW w:w="7943" w:type="dxa"/>
            <w:vAlign w:val="center"/>
          </w:tcPr>
          <w:p w14:paraId="385BB68A" w14:textId="77777777" w:rsidR="007F4878" w:rsidRPr="00AA3E05" w:rsidRDefault="00CF406E" w:rsidP="0009124F">
            <w:pPr>
              <w:spacing w:before="120" w:after="120"/>
              <w:jc w:val="center"/>
              <w:rPr>
                <w:rFonts w:eastAsia="SimSun"/>
                <w:i/>
                <w:lang w:val="en-US"/>
              </w:rPr>
            </w:pPr>
            <m:oMathPara>
              <m:oMath>
                <m:f>
                  <m:fPr>
                    <m:ctrlPr>
                      <w:rPr>
                        <w:rFonts w:ascii="Cambria Math" w:hAnsi="Cambria Math"/>
                        <w:i/>
                        <w:sz w:val="18"/>
                      </w:rPr>
                    </m:ctrlPr>
                  </m:fPr>
                  <m:num>
                    <m:r>
                      <w:rPr>
                        <w:rFonts w:ascii="Cambria Math" w:hAnsi="Cambria Math"/>
                        <w:sz w:val="18"/>
                      </w:rPr>
                      <m:t>dT</m:t>
                    </m:r>
                    <m:d>
                      <m:dPr>
                        <m:ctrlPr>
                          <w:rPr>
                            <w:rFonts w:ascii="Cambria Math" w:hAnsi="Cambria Math"/>
                            <w:i/>
                            <w:sz w:val="18"/>
                          </w:rPr>
                        </m:ctrlPr>
                      </m:dPr>
                      <m:e>
                        <m:r>
                          <w:rPr>
                            <w:rFonts w:ascii="Cambria Math" w:hAnsi="Cambria Math"/>
                            <w:sz w:val="18"/>
                          </w:rPr>
                          <m:t>x</m:t>
                        </m:r>
                        <m:r>
                          <w:rPr>
                            <w:rFonts w:ascii="Cambria Math" w:hAnsi="Cambria Math"/>
                            <w:sz w:val="18"/>
                            <w:lang w:val="en-US"/>
                          </w:rPr>
                          <m:t>,</m:t>
                        </m:r>
                        <m:r>
                          <w:rPr>
                            <w:rFonts w:ascii="Cambria Math" w:hAnsi="Cambria Math"/>
                            <w:sz w:val="18"/>
                          </w:rPr>
                          <m:t>ζ</m:t>
                        </m:r>
                      </m:e>
                    </m:d>
                  </m:num>
                  <m:den>
                    <m:r>
                      <w:rPr>
                        <w:rFonts w:ascii="Cambria Math" w:hAnsi="Cambria Math"/>
                        <w:sz w:val="18"/>
                      </w:rPr>
                      <m:t>dζ</m:t>
                    </m:r>
                  </m:den>
                </m:f>
                <m:r>
                  <w:rPr>
                    <w:rFonts w:ascii="Cambria Math" w:hAnsi="Cambria Math"/>
                    <w:sz w:val="18"/>
                    <w:lang w:val="en-US"/>
                  </w:rPr>
                  <m:t>=</m:t>
                </m:r>
                <m:nary>
                  <m:naryPr>
                    <m:chr m:val="∑"/>
                    <m:limLoc m:val="undOvr"/>
                    <m:ctrlPr>
                      <w:rPr>
                        <w:rFonts w:ascii="Cambria Math" w:hAnsi="Cambria Math"/>
                        <w:i/>
                        <w:sz w:val="18"/>
                      </w:rPr>
                    </m:ctrlPr>
                  </m:naryPr>
                  <m:sub>
                    <m:r>
                      <w:rPr>
                        <w:rFonts w:ascii="Cambria Math" w:hAnsi="Cambria Math"/>
                        <w:sz w:val="18"/>
                      </w:rPr>
                      <m:t>j</m:t>
                    </m:r>
                    <m:r>
                      <w:rPr>
                        <w:rFonts w:ascii="Cambria Math" w:hAnsi="Cambria Math"/>
                        <w:sz w:val="18"/>
                        <w:lang w:val="en-US"/>
                      </w:rPr>
                      <m:t>=0</m:t>
                    </m:r>
                  </m:sub>
                  <m:sup>
                    <m:r>
                      <w:rPr>
                        <w:rFonts w:ascii="Cambria Math" w:hAnsi="Cambria Math"/>
                        <w:sz w:val="18"/>
                      </w:rPr>
                      <m:t>N</m:t>
                    </m:r>
                  </m:sup>
                  <m:e>
                    <m:f>
                      <m:fPr>
                        <m:ctrlPr>
                          <w:rPr>
                            <w:rFonts w:ascii="Cambria Math" w:hAnsi="Cambria Math"/>
                            <w:i/>
                            <w:sz w:val="18"/>
                          </w:rPr>
                        </m:ctrlPr>
                      </m:fPr>
                      <m:num>
                        <m:sSub>
                          <m:sSubPr>
                            <m:ctrlPr>
                              <w:rPr>
                                <w:rFonts w:ascii="Cambria Math" w:hAnsi="Cambria Math"/>
                                <w:i/>
                                <w:sz w:val="16"/>
                              </w:rPr>
                            </m:ctrlPr>
                          </m:sSubPr>
                          <m:e>
                            <m:r>
                              <w:rPr>
                                <w:rFonts w:ascii="Cambria Math" w:hAnsi="Cambria Math"/>
                                <w:sz w:val="16"/>
                              </w:rPr>
                              <m:t>∂P</m:t>
                            </m:r>
                          </m:e>
                          <m:sub>
                            <m:r>
                              <w:rPr>
                                <w:rFonts w:ascii="Cambria Math" w:hAnsi="Cambria Math"/>
                                <w:sz w:val="16"/>
                              </w:rPr>
                              <m:t>j</m:t>
                            </m:r>
                          </m:sub>
                        </m:sSub>
                        <m:d>
                          <m:dPr>
                            <m:ctrlPr>
                              <w:rPr>
                                <w:rFonts w:ascii="Cambria Math" w:hAnsi="Cambria Math"/>
                                <w:i/>
                                <w:sz w:val="16"/>
                              </w:rPr>
                            </m:ctrlPr>
                          </m:dPr>
                          <m:e>
                            <m:r>
                              <w:rPr>
                                <w:rFonts w:ascii="Cambria Math" w:hAnsi="Cambria Math"/>
                                <w:sz w:val="16"/>
                              </w:rPr>
                              <m:t>ζ</m:t>
                            </m:r>
                          </m:e>
                        </m:d>
                      </m:num>
                      <m:den>
                        <m:r>
                          <w:rPr>
                            <w:rFonts w:ascii="Cambria Math" w:hAnsi="Cambria Math"/>
                            <w:sz w:val="18"/>
                          </w:rPr>
                          <m:t>∂</m:t>
                        </m:r>
                        <m:r>
                          <w:rPr>
                            <w:rFonts w:ascii="Cambria Math" w:hAnsi="Cambria Math"/>
                            <w:sz w:val="16"/>
                          </w:rPr>
                          <m:t>ζ</m:t>
                        </m:r>
                      </m:den>
                    </m:f>
                    <m:sSub>
                      <m:sSubPr>
                        <m:ctrlPr>
                          <w:rPr>
                            <w:rFonts w:ascii="Cambria Math" w:hAnsi="Cambria Math"/>
                            <w:i/>
                            <w:sz w:val="18"/>
                          </w:rPr>
                        </m:ctrlPr>
                      </m:sSubPr>
                      <m:e>
                        <m:acc>
                          <m:accPr>
                            <m:ctrlPr>
                              <w:rPr>
                                <w:rFonts w:ascii="Cambria Math" w:hAnsi="Cambria Math"/>
                                <w:i/>
                                <w:sz w:val="18"/>
                              </w:rPr>
                            </m:ctrlPr>
                          </m:accPr>
                          <m:e>
                            <m:r>
                              <w:rPr>
                                <w:rFonts w:ascii="Cambria Math" w:hAnsi="Cambria Math"/>
                                <w:sz w:val="18"/>
                              </w:rPr>
                              <m:t>T</m:t>
                            </m:r>
                          </m:e>
                        </m:acc>
                      </m:e>
                      <m:sub>
                        <m:r>
                          <w:rPr>
                            <w:rFonts w:ascii="Cambria Math" w:hAnsi="Cambria Math"/>
                            <w:sz w:val="18"/>
                          </w:rPr>
                          <m:t>j</m:t>
                        </m:r>
                      </m:sub>
                    </m:sSub>
                    <m:d>
                      <m:dPr>
                        <m:ctrlPr>
                          <w:rPr>
                            <w:rFonts w:ascii="Cambria Math" w:hAnsi="Cambria Math"/>
                            <w:i/>
                            <w:sz w:val="18"/>
                          </w:rPr>
                        </m:ctrlPr>
                      </m:dPr>
                      <m:e>
                        <m:r>
                          <w:rPr>
                            <w:rFonts w:ascii="Cambria Math" w:hAnsi="Cambria Math"/>
                            <w:sz w:val="18"/>
                          </w:rPr>
                          <m:t>x</m:t>
                        </m:r>
                      </m:e>
                    </m:d>
                  </m:e>
                </m:nary>
                <m:r>
                  <w:rPr>
                    <w:rFonts w:ascii="Cambria Math" w:hAnsi="Cambria Math"/>
                    <w:sz w:val="18"/>
                  </w:rPr>
                  <m:t xml:space="preserve">     </m:t>
                </m:r>
                <m:r>
                  <w:rPr>
                    <w:rFonts w:ascii="Cambria Math" w:hAnsi="Cambria Math"/>
                    <w:sz w:val="20"/>
                    <w:szCs w:val="20"/>
                  </w:rPr>
                  <m:t xml:space="preserve">où ζ=1 ou ζ=-1  </m:t>
                </m:r>
              </m:oMath>
            </m:oMathPara>
          </w:p>
        </w:tc>
        <w:tc>
          <w:tcPr>
            <w:tcW w:w="1096" w:type="dxa"/>
            <w:vAlign w:val="center"/>
          </w:tcPr>
          <w:p w14:paraId="31769111" w14:textId="77777777" w:rsidR="007F4878" w:rsidRPr="00752916" w:rsidRDefault="007F4878" w:rsidP="0009124F">
            <w:pPr>
              <w:pStyle w:val="Lgende"/>
              <w:numPr>
                <w:ilvl w:val="0"/>
                <w:numId w:val="5"/>
              </w:numPr>
              <w:spacing w:before="120" w:after="120"/>
              <w:rPr>
                <w:rFonts w:ascii="Times New Roman" w:eastAsia="Times New Roman" w:hAnsi="Times New Roman"/>
                <w:sz w:val="22"/>
                <w:szCs w:val="22"/>
                <w:lang w:val="en-US"/>
              </w:rPr>
            </w:pPr>
            <w:bookmarkStart w:id="21" w:name="_Ref520734412"/>
            <w:r>
              <w:rPr>
                <w:rFonts w:ascii="Times New Roman" w:eastAsia="Times New Roman" w:hAnsi="Times New Roman"/>
                <w:sz w:val="22"/>
                <w:szCs w:val="22"/>
                <w:lang w:val="en-US"/>
              </w:rPr>
              <w:t xml:space="preserve"> </w:t>
            </w:r>
            <w:bookmarkEnd w:id="21"/>
          </w:p>
        </w:tc>
      </w:tr>
    </w:tbl>
    <w:p w14:paraId="6AB387F5" w14:textId="795CD6F2" w:rsidR="00363A55" w:rsidRDefault="00363A55" w:rsidP="00AD2EE6">
      <w:pPr>
        <w:jc w:val="both"/>
        <w:rPr>
          <w:lang w:val="en-US"/>
        </w:rPr>
      </w:pPr>
      <w:r>
        <w:rPr>
          <w:lang w:val="en-US"/>
        </w:rPr>
        <w:t xml:space="preserve">The relative errors are depicted in </w:t>
      </w:r>
      <w:r w:rsidR="00C062C1">
        <w:rPr>
          <w:lang w:val="en-US"/>
        </w:rPr>
        <w:fldChar w:fldCharType="begin"/>
      </w:r>
      <w:r w:rsidR="00C062C1">
        <w:rPr>
          <w:lang w:val="en-US"/>
        </w:rPr>
        <w:instrText xml:space="preserve"> REF _Ref520911754 \h </w:instrText>
      </w:r>
      <w:r w:rsidR="00BC7778">
        <w:rPr>
          <w:lang w:val="en-US"/>
        </w:rPr>
        <w:instrText xml:space="preserve"> \* MERGEFORMAT </w:instrText>
      </w:r>
      <w:r w:rsidR="00C062C1">
        <w:rPr>
          <w:lang w:val="en-US"/>
        </w:rPr>
      </w:r>
      <w:r w:rsidR="00C062C1">
        <w:rPr>
          <w:lang w:val="en-US"/>
        </w:rPr>
        <w:fldChar w:fldCharType="separate"/>
      </w:r>
      <w:r w:rsidR="00B13F89" w:rsidRPr="00B13F89">
        <w:rPr>
          <w:lang w:val="en-US"/>
        </w:rPr>
        <w:t>Figure 9</w:t>
      </w:r>
      <w:r w:rsidR="00C062C1">
        <w:rPr>
          <w:lang w:val="en-US"/>
        </w:rPr>
        <w:fldChar w:fldCharType="end"/>
      </w:r>
      <w:r w:rsidR="00C062C1">
        <w:rPr>
          <w:lang w:val="en-US"/>
        </w:rPr>
        <w:t xml:space="preserve"> </w:t>
      </w:r>
      <w:r>
        <w:rPr>
          <w:lang w:val="en-US"/>
        </w:rPr>
        <w:t xml:space="preserve">and show that the </w:t>
      </w:r>
      <w:r w:rsidR="00ED2119">
        <w:rPr>
          <w:lang w:val="en-US"/>
        </w:rPr>
        <w:t>approximation</w:t>
      </w:r>
      <w:r>
        <w:rPr>
          <w:lang w:val="en-US"/>
        </w:rPr>
        <w:t xml:space="preserve"> of the </w:t>
      </w:r>
      <w:r w:rsidR="00ED2119">
        <w:rPr>
          <w:lang w:val="en-US"/>
        </w:rPr>
        <w:t>temperature</w:t>
      </w:r>
      <w:r>
        <w:rPr>
          <w:lang w:val="en-US"/>
        </w:rPr>
        <w:t xml:space="preserve"> variation with Legendre polynomials of degree 8 yield grid independent solution.</w:t>
      </w:r>
      <w:r w:rsidR="007F4878">
        <w:rPr>
          <w:lang w:val="en-US"/>
        </w:rPr>
        <w:t xml:space="preserve"> </w:t>
      </w:r>
      <w:r>
        <w:rPr>
          <w:lang w:val="en-US"/>
        </w:rPr>
        <w:t>The computational effort is depicted in</w:t>
      </w:r>
      <w:r w:rsidR="001C6398">
        <w:rPr>
          <w:lang w:val="en-US"/>
        </w:rPr>
        <w:t xml:space="preserve"> </w:t>
      </w:r>
      <w:r w:rsidR="001C6398">
        <w:rPr>
          <w:lang w:val="en-US"/>
        </w:rPr>
        <w:fldChar w:fldCharType="begin"/>
      </w:r>
      <w:r w:rsidR="001C6398">
        <w:rPr>
          <w:lang w:val="en-US"/>
        </w:rPr>
        <w:instrText xml:space="preserve"> REF _Ref520912624 \h  \* MERGEFORMAT </w:instrText>
      </w:r>
      <w:r w:rsidR="001C6398">
        <w:rPr>
          <w:lang w:val="en-US"/>
        </w:rPr>
      </w:r>
      <w:r w:rsidR="001C6398">
        <w:rPr>
          <w:lang w:val="en-US"/>
        </w:rPr>
        <w:fldChar w:fldCharType="separate"/>
      </w:r>
      <w:r w:rsidR="007E2A97" w:rsidRPr="007E2A97">
        <w:rPr>
          <w:lang w:val="en-US"/>
        </w:rPr>
        <w:t>Figure 10</w:t>
      </w:r>
      <w:r w:rsidR="001C6398">
        <w:rPr>
          <w:lang w:val="en-US"/>
        </w:rPr>
        <w:fldChar w:fldCharType="end"/>
      </w:r>
      <w:r>
        <w:rPr>
          <w:lang w:val="en-US"/>
        </w:rPr>
        <w:t>. Compared with the reference solution obtained with the normal discretization method, the computational time is divided by three.</w:t>
      </w:r>
    </w:p>
    <w:p w14:paraId="0473BCF7" w14:textId="6218E43A" w:rsidR="00363A55" w:rsidRPr="00E71BB7" w:rsidRDefault="00276B32" w:rsidP="00AD2EE6">
      <w:pPr>
        <w:jc w:val="both"/>
        <w:rPr>
          <w:b/>
        </w:rPr>
      </w:pPr>
      <w:ins w:id="22" w:author="ZHANG Silun" w:date="2018-07-30T16:46:00Z">
        <w:r w:rsidRPr="0065140D">
          <w:rPr>
            <w:b/>
          </w:rPr>
          <w:t xml:space="preserve">_______________ </w:t>
        </w:r>
      </w:ins>
      <w:ins w:id="23" w:author="ZHANG Silun" w:date="2018-07-30T16:48:00Z">
        <w:r w:rsidR="003623AA" w:rsidRPr="0065140D">
          <w:rPr>
            <w:b/>
          </w:rPr>
          <w:t xml:space="preserve"> partie à reprendre par </w:t>
        </w:r>
        <w:proofErr w:type="spellStart"/>
        <w:r w:rsidR="003623AA" w:rsidRPr="0065140D">
          <w:rPr>
            <w:b/>
          </w:rPr>
          <w:t>Mih</w:t>
        </w:r>
        <w:r w:rsidR="003623AA" w:rsidRPr="00E71BB7">
          <w:rPr>
            <w:b/>
          </w:rPr>
          <w:t>ai</w:t>
        </w:r>
      </w:ins>
      <w:proofErr w:type="spellEnd"/>
    </w:p>
    <w:p w14:paraId="672505FA" w14:textId="17CB890B" w:rsidR="00AD2EE6" w:rsidRDefault="00AD2EE6" w:rsidP="00AD2EE6">
      <w:pPr>
        <w:jc w:val="both"/>
      </w:pPr>
      <w:r>
        <w:t xml:space="preserve">Le résultat du calcul montre qu’à partir de 8 points </w:t>
      </w:r>
      <w:proofErr w:type="spellStart"/>
      <w:r>
        <w:t>Lobbato</w:t>
      </w:r>
      <w:proofErr w:type="spellEnd"/>
      <w:r>
        <w:t>, les courbes du flux thermique aux parois ont tendance de bien suivre la forme de cela de référence. Ceci est notamment constaté sur le flux à la paroi supérieure. Cependant, une différence non-négligeable est remarquée sur le flux à la paroi inférieure (</w:t>
      </w:r>
      <w:r w:rsidR="00BD465E">
        <w:fldChar w:fldCharType="begin"/>
      </w:r>
      <w:r w:rsidR="00BD465E">
        <w:instrText xml:space="preserve"> REF _Ref520895192 \h  \* MERGEFORMAT </w:instrText>
      </w:r>
      <w:r w:rsidR="00BD465E">
        <w:fldChar w:fldCharType="separate"/>
      </w:r>
      <w:r w:rsidR="007E2A97" w:rsidRPr="007E2A97">
        <w:t>Figure 7</w:t>
      </w:r>
      <w:r w:rsidR="00BD465E">
        <w:fldChar w:fldCharType="end"/>
      </w:r>
      <w:r>
        <w:t>) et la convergence de l’erreur est vers 6% (</w:t>
      </w:r>
      <w:r w:rsidR="00BD465E">
        <w:fldChar w:fldCharType="begin"/>
      </w:r>
      <w:r w:rsidR="00BD465E">
        <w:instrText xml:space="preserve"> REF _Ref520911754 \h  \* MERGEFORMAT </w:instrText>
      </w:r>
      <w:r w:rsidR="00BD465E">
        <w:fldChar w:fldCharType="separate"/>
      </w:r>
      <w:r w:rsidR="007E2A97" w:rsidRPr="007E2A97">
        <w:t>Figure 9</w:t>
      </w:r>
      <w:r w:rsidR="00BD465E">
        <w:fldChar w:fldCharType="end"/>
      </w:r>
      <w:r>
        <w:t>). Cette erreur relative élevée est à cause de</w:t>
      </w:r>
      <w:r w:rsidRPr="00706B25">
        <w:t xml:space="preserve"> </w:t>
      </w:r>
      <w:r>
        <w:t>l’</w:t>
      </w:r>
      <w:r w:rsidRPr="00706B25">
        <w:t>inexactitude</w:t>
      </w:r>
      <w:r>
        <w:t xml:space="preserve"> de résultat de référence.</w:t>
      </w:r>
      <w:r w:rsidRPr="00706B25">
        <w:t xml:space="preserve"> </w:t>
      </w:r>
      <w:r>
        <w:t>Si le résultat de référence est celui obtenu avec 16</w:t>
      </w:r>
      <w:r w:rsidR="00B9104C">
        <w:t>0</w:t>
      </w:r>
      <w:r>
        <w:t xml:space="preserve"> </w:t>
      </w:r>
      <w:r w:rsidR="00B9104C">
        <w:t>volume</w:t>
      </w:r>
      <w:r w:rsidR="007258C3">
        <w:t>s</w:t>
      </w:r>
      <w:r>
        <w:t xml:space="preserve"> dans la direction verticale, l’erreur relative diminue vers 2%. Malgré l’erreur relative non-négligeable, la méthode d’approximation </w:t>
      </w:r>
      <w:proofErr w:type="spellStart"/>
      <w:r>
        <w:t>Lobbato</w:t>
      </w:r>
      <w:proofErr w:type="spellEnd"/>
      <w:r>
        <w:t xml:space="preserve"> est ainsi validée. </w:t>
      </w:r>
    </w:p>
    <w:tbl>
      <w:tblPr>
        <w:tblStyle w:val="Grilledutableau"/>
        <w:tblW w:w="946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4A0" w:firstRow="1" w:lastRow="0" w:firstColumn="1" w:lastColumn="0" w:noHBand="0" w:noVBand="1"/>
      </w:tblPr>
      <w:tblGrid>
        <w:gridCol w:w="4981"/>
        <w:gridCol w:w="4480"/>
      </w:tblGrid>
      <w:tr w:rsidR="000032AC" w14:paraId="0D4AC5F0" w14:textId="77777777" w:rsidTr="00315F03">
        <w:trPr>
          <w:trHeight w:val="2957"/>
          <w:jc w:val="center"/>
        </w:trPr>
        <w:tc>
          <w:tcPr>
            <w:tcW w:w="5068" w:type="dxa"/>
          </w:tcPr>
          <w:p w14:paraId="54046002" w14:textId="6F733172" w:rsidR="00B83952" w:rsidRPr="00315F03" w:rsidRDefault="00EF7848" w:rsidP="00315F03">
            <w:pPr>
              <w:keepNext/>
              <w:spacing w:line="276" w:lineRule="auto"/>
              <w:ind w:left="-113"/>
              <w:jc w:val="center"/>
            </w:pPr>
            <w:r>
              <w:rPr>
                <w:noProof/>
                <w:lang w:eastAsia="zh-CN"/>
              </w:rPr>
              <w:drawing>
                <wp:inline distT="0" distB="0" distL="0" distR="0" wp14:anchorId="65D67470" wp14:editId="6D69DAF4">
                  <wp:extent cx="2940710" cy="1843430"/>
                  <wp:effectExtent l="0" t="0" r="0" b="4445"/>
                  <wp:docPr id="85" name="Graphique 85"/>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tc>
        <w:tc>
          <w:tcPr>
            <w:tcW w:w="4393" w:type="dxa"/>
          </w:tcPr>
          <w:p w14:paraId="59397BAF" w14:textId="13817B8E" w:rsidR="00B83952" w:rsidRDefault="000032AC" w:rsidP="0009124F">
            <w:pPr>
              <w:keepNext/>
              <w:spacing w:line="276" w:lineRule="auto"/>
              <w:ind w:left="-158"/>
              <w:jc w:val="center"/>
              <w:rPr>
                <w:rFonts w:ascii="Times New Roman" w:eastAsia="Times New Roman" w:hAnsi="Times New Roman"/>
                <w:lang w:val="en-US"/>
              </w:rPr>
            </w:pPr>
            <w:r>
              <w:rPr>
                <w:noProof/>
                <w:lang w:eastAsia="zh-CN"/>
              </w:rPr>
              <w:drawing>
                <wp:inline distT="0" distB="0" distL="0" distR="0" wp14:anchorId="696DBBD1" wp14:editId="50CC7B50">
                  <wp:extent cx="2721254" cy="1843405"/>
                  <wp:effectExtent l="0" t="0" r="3175" b="4445"/>
                  <wp:docPr id="84" name="Graphique 8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tc>
      </w:tr>
      <w:tr w:rsidR="00B83952" w:rsidRPr="00AA0911" w14:paraId="50E69133" w14:textId="77777777" w:rsidTr="002279C2">
        <w:tblPrEx>
          <w:tblCellMar>
            <w:left w:w="108" w:type="dxa"/>
            <w:right w:w="108" w:type="dxa"/>
          </w:tblCellMar>
        </w:tblPrEx>
        <w:trPr>
          <w:trHeight w:val="439"/>
          <w:jc w:val="center"/>
        </w:trPr>
        <w:tc>
          <w:tcPr>
            <w:tcW w:w="5068" w:type="dxa"/>
            <w:vAlign w:val="center"/>
          </w:tcPr>
          <w:p w14:paraId="0898481B" w14:textId="321D1F4B" w:rsidR="00B83952" w:rsidRPr="006A519B" w:rsidRDefault="00B83952" w:rsidP="00315F03">
            <w:pPr>
              <w:pStyle w:val="Lgende"/>
              <w:jc w:val="center"/>
              <w:rPr>
                <w:b/>
                <w:i w:val="0"/>
                <w:color w:val="000000" w:themeColor="text1"/>
                <w:sz w:val="20"/>
              </w:rPr>
            </w:pPr>
            <w:bookmarkStart w:id="24" w:name="_Ref520911754"/>
            <w:r w:rsidRPr="006A519B">
              <w:rPr>
                <w:b/>
                <w:i w:val="0"/>
                <w:color w:val="000000" w:themeColor="text1"/>
                <w:sz w:val="20"/>
              </w:rPr>
              <w:t xml:space="preserve">Figure </w:t>
            </w:r>
            <w:r w:rsidRPr="006A519B">
              <w:rPr>
                <w:b/>
                <w:i w:val="0"/>
                <w:color w:val="000000" w:themeColor="text1"/>
                <w:sz w:val="20"/>
              </w:rPr>
              <w:fldChar w:fldCharType="begin"/>
            </w:r>
            <w:r w:rsidRPr="006A519B">
              <w:rPr>
                <w:b/>
                <w:i w:val="0"/>
                <w:color w:val="000000" w:themeColor="text1"/>
                <w:sz w:val="20"/>
              </w:rPr>
              <w:instrText xml:space="preserve"> SEQ Figure \* ARABIC </w:instrText>
            </w:r>
            <w:r w:rsidRPr="006A519B">
              <w:rPr>
                <w:b/>
                <w:i w:val="0"/>
                <w:color w:val="000000" w:themeColor="text1"/>
                <w:sz w:val="20"/>
              </w:rPr>
              <w:fldChar w:fldCharType="separate"/>
            </w:r>
            <w:r w:rsidR="007E2A97">
              <w:rPr>
                <w:b/>
                <w:i w:val="0"/>
                <w:noProof/>
                <w:color w:val="000000" w:themeColor="text1"/>
                <w:sz w:val="20"/>
              </w:rPr>
              <w:t>9</w:t>
            </w:r>
            <w:r w:rsidRPr="006A519B">
              <w:rPr>
                <w:b/>
                <w:i w:val="0"/>
                <w:color w:val="000000" w:themeColor="text1"/>
                <w:sz w:val="20"/>
              </w:rPr>
              <w:fldChar w:fldCharType="end"/>
            </w:r>
            <w:bookmarkEnd w:id="24"/>
            <w:r w:rsidRPr="006A519B">
              <w:rPr>
                <w:b/>
                <w:i w:val="0"/>
                <w:color w:val="000000" w:themeColor="text1"/>
                <w:sz w:val="20"/>
              </w:rPr>
              <w:t xml:space="preserve"> </w:t>
            </w:r>
            <w:r w:rsidR="00315F03">
              <w:rPr>
                <w:b/>
                <w:i w:val="0"/>
                <w:color w:val="000000" w:themeColor="text1"/>
                <w:sz w:val="20"/>
              </w:rPr>
              <w:t>relative</w:t>
            </w:r>
            <w:r w:rsidRPr="00AA4EBA">
              <w:rPr>
                <w:b/>
                <w:i w:val="0"/>
                <w:color w:val="000000" w:themeColor="text1"/>
                <w:sz w:val="20"/>
              </w:rPr>
              <w:t xml:space="preserve"> </w:t>
            </w:r>
            <w:r w:rsidRPr="00576941">
              <w:rPr>
                <w:b/>
                <w:i w:val="0"/>
                <w:color w:val="000000" w:themeColor="text1"/>
                <w:sz w:val="20"/>
                <w:lang w:val="en-US"/>
              </w:rPr>
              <w:t>error</w:t>
            </w:r>
            <w:r>
              <w:rPr>
                <w:b/>
                <w:i w:val="0"/>
                <w:color w:val="000000" w:themeColor="text1"/>
                <w:sz w:val="20"/>
              </w:rPr>
              <w:t xml:space="preserve"> Lobatto</w:t>
            </w:r>
            <w:r w:rsidRPr="00AA4EBA">
              <w:rPr>
                <w:b/>
                <w:i w:val="0"/>
                <w:color w:val="000000" w:themeColor="text1"/>
                <w:sz w:val="20"/>
              </w:rPr>
              <w:t xml:space="preserve"> </w:t>
            </w:r>
          </w:p>
        </w:tc>
        <w:tc>
          <w:tcPr>
            <w:tcW w:w="4393" w:type="dxa"/>
            <w:vAlign w:val="center"/>
          </w:tcPr>
          <w:p w14:paraId="5512E4F6" w14:textId="3CE3B41D" w:rsidR="00B83952" w:rsidRPr="006A519B" w:rsidRDefault="00B83952" w:rsidP="0009124F">
            <w:pPr>
              <w:pStyle w:val="Lgende"/>
              <w:jc w:val="center"/>
              <w:rPr>
                <w:b/>
                <w:i w:val="0"/>
                <w:color w:val="000000" w:themeColor="text1"/>
                <w:sz w:val="20"/>
              </w:rPr>
            </w:pPr>
            <w:bookmarkStart w:id="25" w:name="_Ref520912624"/>
            <w:r w:rsidRPr="006A519B">
              <w:rPr>
                <w:b/>
                <w:i w:val="0"/>
                <w:color w:val="000000" w:themeColor="text1"/>
                <w:sz w:val="20"/>
              </w:rPr>
              <w:t xml:space="preserve">Figure </w:t>
            </w:r>
            <w:r w:rsidRPr="006A519B">
              <w:rPr>
                <w:b/>
                <w:i w:val="0"/>
                <w:color w:val="000000" w:themeColor="text1"/>
                <w:sz w:val="20"/>
              </w:rPr>
              <w:fldChar w:fldCharType="begin"/>
            </w:r>
            <w:r w:rsidRPr="006A519B">
              <w:rPr>
                <w:b/>
                <w:i w:val="0"/>
                <w:color w:val="000000" w:themeColor="text1"/>
                <w:sz w:val="20"/>
              </w:rPr>
              <w:instrText xml:space="preserve"> SEQ Figure \* ARABIC </w:instrText>
            </w:r>
            <w:r w:rsidRPr="006A519B">
              <w:rPr>
                <w:b/>
                <w:i w:val="0"/>
                <w:color w:val="000000" w:themeColor="text1"/>
                <w:sz w:val="20"/>
              </w:rPr>
              <w:fldChar w:fldCharType="separate"/>
            </w:r>
            <w:r w:rsidR="007E2A97">
              <w:rPr>
                <w:b/>
                <w:i w:val="0"/>
                <w:noProof/>
                <w:color w:val="000000" w:themeColor="text1"/>
                <w:sz w:val="20"/>
              </w:rPr>
              <w:t>10</w:t>
            </w:r>
            <w:r w:rsidRPr="006A519B">
              <w:rPr>
                <w:b/>
                <w:i w:val="0"/>
                <w:color w:val="000000" w:themeColor="text1"/>
                <w:sz w:val="20"/>
              </w:rPr>
              <w:fldChar w:fldCharType="end"/>
            </w:r>
            <w:bookmarkEnd w:id="25"/>
            <w:r w:rsidRPr="006A519B">
              <w:rPr>
                <w:b/>
                <w:i w:val="0"/>
                <w:color w:val="000000" w:themeColor="text1"/>
                <w:sz w:val="20"/>
              </w:rPr>
              <w:t xml:space="preserve"> </w:t>
            </w:r>
            <w:r w:rsidR="00315F03" w:rsidRPr="00091F22">
              <w:rPr>
                <w:b/>
                <w:i w:val="0"/>
                <w:color w:val="000000" w:themeColor="text1"/>
                <w:sz w:val="20"/>
                <w:lang w:val="en-US"/>
              </w:rPr>
              <w:t>c</w:t>
            </w:r>
            <w:r w:rsidRPr="00091F22">
              <w:rPr>
                <w:b/>
                <w:i w:val="0"/>
                <w:color w:val="000000" w:themeColor="text1"/>
                <w:sz w:val="20"/>
                <w:lang w:val="en-US"/>
              </w:rPr>
              <w:t>omputational</w:t>
            </w:r>
            <w:r w:rsidRPr="00315F03">
              <w:rPr>
                <w:b/>
                <w:i w:val="0"/>
                <w:color w:val="000000" w:themeColor="text1"/>
                <w:sz w:val="20"/>
              </w:rPr>
              <w:t xml:space="preserve"> time</w:t>
            </w:r>
          </w:p>
        </w:tc>
      </w:tr>
      <w:tr w:rsidR="00666F10" w14:paraId="387B0EF9" w14:textId="77777777" w:rsidTr="002279C2">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3539"/>
        </w:trPr>
        <w:tc>
          <w:tcPr>
            <w:tcW w:w="5068" w:type="dxa"/>
            <w:tcBorders>
              <w:top w:val="nil"/>
              <w:left w:val="nil"/>
              <w:bottom w:val="nil"/>
              <w:right w:val="nil"/>
            </w:tcBorders>
          </w:tcPr>
          <w:p w14:paraId="47D694CE" w14:textId="77777777" w:rsidR="00666F10" w:rsidRPr="00EB3468" w:rsidRDefault="00666F10" w:rsidP="00CF406E">
            <w:pPr>
              <w:keepNext/>
              <w:spacing w:line="276" w:lineRule="auto"/>
              <w:ind w:left="-113"/>
              <w:jc w:val="center"/>
              <w:rPr>
                <w:lang w:val="en-US"/>
              </w:rPr>
            </w:pPr>
            <w:r w:rsidRPr="00EA1CAB">
              <w:rPr>
                <w:noProof/>
                <w:lang w:eastAsia="zh-CN"/>
              </w:rPr>
              <w:lastRenderedPageBreak/>
              <w:drawing>
                <wp:inline distT="0" distB="0" distL="0" distR="0" wp14:anchorId="1055183D" wp14:editId="531A6E62">
                  <wp:extent cx="2808000" cy="2106000"/>
                  <wp:effectExtent l="0" t="0" r="0" b="889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Linux\1_Work_tout\5_Work_prog_V2\Résultat\photo du rapport\Rapport=4.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808000" cy="2106000"/>
                          </a:xfrm>
                          <a:prstGeom prst="rect">
                            <a:avLst/>
                          </a:prstGeom>
                          <a:noFill/>
                          <a:ln>
                            <a:noFill/>
                          </a:ln>
                        </pic:spPr>
                      </pic:pic>
                    </a:graphicData>
                  </a:graphic>
                </wp:inline>
              </w:drawing>
            </w:r>
          </w:p>
        </w:tc>
        <w:tc>
          <w:tcPr>
            <w:tcW w:w="4393" w:type="dxa"/>
            <w:tcBorders>
              <w:top w:val="nil"/>
              <w:left w:val="nil"/>
              <w:bottom w:val="nil"/>
              <w:right w:val="nil"/>
            </w:tcBorders>
          </w:tcPr>
          <w:p w14:paraId="0E178CA3" w14:textId="77777777" w:rsidR="00666F10" w:rsidRDefault="00666F10" w:rsidP="00CF406E">
            <w:pPr>
              <w:keepNext/>
              <w:spacing w:line="276" w:lineRule="auto"/>
              <w:ind w:left="-158"/>
              <w:jc w:val="center"/>
              <w:rPr>
                <w:rFonts w:ascii="Times New Roman" w:eastAsia="Times New Roman" w:hAnsi="Times New Roman"/>
                <w:lang w:val="en-US"/>
              </w:rPr>
            </w:pPr>
            <w:r>
              <w:rPr>
                <w:noProof/>
                <w:lang w:eastAsia="zh-CN"/>
              </w:rPr>
              <w:drawing>
                <wp:inline distT="0" distB="0" distL="0" distR="0" wp14:anchorId="40E1AB38" wp14:editId="614426E1">
                  <wp:extent cx="2808000" cy="2106000"/>
                  <wp:effectExtent l="0" t="0" r="0" b="889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apport=4(RC).png"/>
                          <pic:cNvPicPr/>
                        </pic:nvPicPr>
                        <pic:blipFill>
                          <a:blip r:embed="rId20">
                            <a:extLst>
                              <a:ext uri="{28A0092B-C50C-407E-A947-70E740481C1C}">
                                <a14:useLocalDpi xmlns:a14="http://schemas.microsoft.com/office/drawing/2010/main" val="0"/>
                              </a:ext>
                            </a:extLst>
                          </a:blip>
                          <a:stretch>
                            <a:fillRect/>
                          </a:stretch>
                        </pic:blipFill>
                        <pic:spPr>
                          <a:xfrm>
                            <a:off x="0" y="0"/>
                            <a:ext cx="2808000" cy="2106000"/>
                          </a:xfrm>
                          <a:prstGeom prst="rect">
                            <a:avLst/>
                          </a:prstGeom>
                        </pic:spPr>
                      </pic:pic>
                    </a:graphicData>
                  </a:graphic>
                </wp:inline>
              </w:drawing>
            </w:r>
          </w:p>
        </w:tc>
      </w:tr>
      <w:tr w:rsidR="00666F10" w:rsidRPr="00F1019A" w14:paraId="3C9DE488" w14:textId="77777777" w:rsidTr="002279C2">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439"/>
        </w:trPr>
        <w:tc>
          <w:tcPr>
            <w:tcW w:w="5068" w:type="dxa"/>
            <w:tcBorders>
              <w:top w:val="nil"/>
              <w:left w:val="nil"/>
              <w:bottom w:val="nil"/>
              <w:right w:val="nil"/>
            </w:tcBorders>
          </w:tcPr>
          <w:p w14:paraId="63FA446A" w14:textId="51D93AC9" w:rsidR="00666F10" w:rsidRPr="00DB0CDB" w:rsidRDefault="00666F10" w:rsidP="00666F10">
            <w:pPr>
              <w:pStyle w:val="Lgende"/>
              <w:jc w:val="center"/>
              <w:rPr>
                <w:b/>
                <w:i w:val="0"/>
                <w:color w:val="000000" w:themeColor="text1"/>
                <w:sz w:val="20"/>
                <w:lang w:val="en-US"/>
              </w:rPr>
            </w:pPr>
            <w:r w:rsidRPr="00DB0CDB">
              <w:rPr>
                <w:b/>
                <w:i w:val="0"/>
                <w:color w:val="000000" w:themeColor="text1"/>
                <w:sz w:val="20"/>
                <w:lang w:val="en-US"/>
              </w:rPr>
              <w:t xml:space="preserve">Figure </w:t>
            </w:r>
            <w:r w:rsidRPr="006A519B">
              <w:rPr>
                <w:b/>
                <w:i w:val="0"/>
                <w:color w:val="000000" w:themeColor="text1"/>
                <w:sz w:val="20"/>
              </w:rPr>
              <w:fldChar w:fldCharType="begin"/>
            </w:r>
            <w:r w:rsidRPr="00DB0CDB">
              <w:rPr>
                <w:b/>
                <w:i w:val="0"/>
                <w:color w:val="000000" w:themeColor="text1"/>
                <w:sz w:val="20"/>
                <w:lang w:val="en-US"/>
              </w:rPr>
              <w:instrText xml:space="preserve"> SEQ Figure \* ARABIC </w:instrText>
            </w:r>
            <w:r w:rsidRPr="006A519B">
              <w:rPr>
                <w:b/>
                <w:i w:val="0"/>
                <w:color w:val="000000" w:themeColor="text1"/>
                <w:sz w:val="20"/>
              </w:rPr>
              <w:fldChar w:fldCharType="separate"/>
            </w:r>
            <w:r w:rsidR="007E2A97">
              <w:rPr>
                <w:b/>
                <w:i w:val="0"/>
                <w:noProof/>
                <w:color w:val="000000" w:themeColor="text1"/>
                <w:sz w:val="20"/>
                <w:lang w:val="en-US"/>
              </w:rPr>
              <w:t>11</w:t>
            </w:r>
            <w:r w:rsidRPr="006A519B">
              <w:rPr>
                <w:b/>
                <w:i w:val="0"/>
                <w:color w:val="000000" w:themeColor="text1"/>
                <w:sz w:val="20"/>
              </w:rPr>
              <w:fldChar w:fldCharType="end"/>
            </w:r>
            <w:r w:rsidRPr="00DB0CDB">
              <w:rPr>
                <w:b/>
                <w:i w:val="0"/>
                <w:color w:val="000000" w:themeColor="text1"/>
                <w:sz w:val="20"/>
                <w:lang w:val="en-US"/>
              </w:rPr>
              <w:t xml:space="preserve"> </w:t>
            </w:r>
            <w:r>
              <w:rPr>
                <w:b/>
                <w:i w:val="0"/>
                <w:color w:val="000000" w:themeColor="text1"/>
                <w:sz w:val="20"/>
                <w:lang w:val="en-US"/>
              </w:rPr>
              <w:t xml:space="preserve">results obtained by </w:t>
            </w:r>
            <w:r>
              <w:rPr>
                <w:b/>
                <w:i w:val="0"/>
                <w:color w:val="000000" w:themeColor="text1"/>
                <w:lang w:val="en-US"/>
              </w:rPr>
              <w:t>LPCM N=10 (he/</w:t>
            </w:r>
            <w:proofErr w:type="spellStart"/>
            <w:r>
              <w:rPr>
                <w:b/>
                <w:i w:val="0"/>
                <w:color w:val="000000" w:themeColor="text1"/>
                <w:lang w:val="en-US"/>
              </w:rPr>
              <w:t>hs</w:t>
            </w:r>
            <w:proofErr w:type="spellEnd"/>
            <w:r>
              <w:rPr>
                <w:b/>
                <w:i w:val="0"/>
                <w:color w:val="000000" w:themeColor="text1"/>
                <w:lang w:val="en-US"/>
              </w:rPr>
              <w:t xml:space="preserve">=2) </w:t>
            </w:r>
          </w:p>
        </w:tc>
        <w:tc>
          <w:tcPr>
            <w:tcW w:w="4393" w:type="dxa"/>
            <w:tcBorders>
              <w:top w:val="nil"/>
              <w:left w:val="nil"/>
              <w:bottom w:val="nil"/>
              <w:right w:val="nil"/>
            </w:tcBorders>
          </w:tcPr>
          <w:p w14:paraId="131F8E2C" w14:textId="4379116A" w:rsidR="00666F10" w:rsidRPr="00FB20B8" w:rsidRDefault="00666F10" w:rsidP="00CF406E">
            <w:pPr>
              <w:pStyle w:val="Lgende"/>
              <w:jc w:val="center"/>
              <w:rPr>
                <w:b/>
                <w:i w:val="0"/>
                <w:color w:val="000000" w:themeColor="text1"/>
                <w:sz w:val="20"/>
                <w:lang w:val="en-US"/>
              </w:rPr>
            </w:pPr>
            <w:r w:rsidRPr="00FB20B8">
              <w:rPr>
                <w:b/>
                <w:i w:val="0"/>
                <w:color w:val="000000" w:themeColor="text1"/>
                <w:sz w:val="20"/>
                <w:lang w:val="en-US"/>
              </w:rPr>
              <w:t xml:space="preserve">Figure </w:t>
            </w:r>
            <w:r w:rsidRPr="00FB20B8">
              <w:rPr>
                <w:b/>
                <w:i w:val="0"/>
                <w:color w:val="000000" w:themeColor="text1"/>
                <w:sz w:val="20"/>
              </w:rPr>
              <w:fldChar w:fldCharType="begin"/>
            </w:r>
            <w:r w:rsidRPr="00FB20B8">
              <w:rPr>
                <w:b/>
                <w:i w:val="0"/>
                <w:color w:val="000000" w:themeColor="text1"/>
                <w:sz w:val="20"/>
                <w:lang w:val="en-US"/>
              </w:rPr>
              <w:instrText xml:space="preserve"> SEQ Figure \* ARABIC </w:instrText>
            </w:r>
            <w:r w:rsidRPr="00FB20B8">
              <w:rPr>
                <w:b/>
                <w:i w:val="0"/>
                <w:color w:val="000000" w:themeColor="text1"/>
                <w:sz w:val="20"/>
              </w:rPr>
              <w:fldChar w:fldCharType="separate"/>
            </w:r>
            <w:r w:rsidR="007E2A97">
              <w:rPr>
                <w:b/>
                <w:i w:val="0"/>
                <w:noProof/>
                <w:color w:val="000000" w:themeColor="text1"/>
                <w:sz w:val="20"/>
                <w:lang w:val="en-US"/>
              </w:rPr>
              <w:t>12</w:t>
            </w:r>
            <w:r w:rsidRPr="00FB20B8">
              <w:rPr>
                <w:b/>
                <w:i w:val="0"/>
                <w:color w:val="000000" w:themeColor="text1"/>
                <w:sz w:val="20"/>
              </w:rPr>
              <w:fldChar w:fldCharType="end"/>
            </w:r>
            <w:r w:rsidRPr="00FB20B8">
              <w:rPr>
                <w:b/>
                <w:i w:val="0"/>
                <w:color w:val="000000" w:themeColor="text1"/>
                <w:sz w:val="20"/>
                <w:lang w:val="en-US"/>
              </w:rPr>
              <w:t xml:space="preserve"> </w:t>
            </w:r>
            <w:r>
              <w:rPr>
                <w:b/>
                <w:i w:val="0"/>
                <w:color w:val="000000" w:themeColor="text1"/>
                <w:sz w:val="20"/>
                <w:lang w:val="en-US"/>
              </w:rPr>
              <w:t xml:space="preserve">results obtained by </w:t>
            </w:r>
            <w:r>
              <w:rPr>
                <w:b/>
                <w:i w:val="0"/>
                <w:color w:val="000000" w:themeColor="text1"/>
                <w:lang w:val="en-US"/>
              </w:rPr>
              <w:t>NDM (he/</w:t>
            </w:r>
            <w:proofErr w:type="spellStart"/>
            <w:r>
              <w:rPr>
                <w:b/>
                <w:i w:val="0"/>
                <w:color w:val="000000" w:themeColor="text1"/>
                <w:lang w:val="en-US"/>
              </w:rPr>
              <w:t>hs</w:t>
            </w:r>
            <w:proofErr w:type="spellEnd"/>
            <w:r>
              <w:rPr>
                <w:b/>
                <w:i w:val="0"/>
                <w:color w:val="000000" w:themeColor="text1"/>
                <w:lang w:val="en-US"/>
              </w:rPr>
              <w:t>=2)</w:t>
            </w:r>
          </w:p>
        </w:tc>
      </w:tr>
    </w:tbl>
    <w:p w14:paraId="2469072F" w14:textId="77777777" w:rsidR="00B83952" w:rsidRPr="00666F10" w:rsidRDefault="00B83952" w:rsidP="00AD2EE6">
      <w:pPr>
        <w:jc w:val="both"/>
        <w:rPr>
          <w:lang w:val="en-US"/>
        </w:rPr>
      </w:pPr>
    </w:p>
    <w:p w14:paraId="5F1E4B23" w14:textId="648EB928" w:rsidR="00AD2EE6" w:rsidRDefault="00297BF0" w:rsidP="00297BF0">
      <w:pPr>
        <w:keepNext/>
        <w:jc w:val="both"/>
      </w:pPr>
      <w:r w:rsidRPr="00666F10">
        <w:rPr>
          <w:lang w:val="en-US"/>
        </w:rPr>
        <w:t xml:space="preserve"> </w:t>
      </w:r>
      <w:r w:rsidR="00AD2EE6">
        <w:t xml:space="preserve">En outre, la méthode </w:t>
      </w:r>
      <w:proofErr w:type="spellStart"/>
      <w:r w:rsidR="00AD2EE6">
        <w:t>Lobbato</w:t>
      </w:r>
      <w:proofErr w:type="spellEnd"/>
      <w:r w:rsidR="00AD2EE6">
        <w:t xml:space="preserve"> est plus rapide en termes de temps de calcul pour une seule résolution du problème. Avec 10 points </w:t>
      </w:r>
      <w:proofErr w:type="spellStart"/>
      <w:r w:rsidR="00AD2EE6">
        <w:t>Lobbato</w:t>
      </w:r>
      <w:proofErr w:type="spellEnd"/>
      <w:r w:rsidR="00AD2EE6">
        <w:t xml:space="preserve"> imposé, une seule résolution pourrait gagner 70% du temps de calcul. De plus, lors que le couplage entre l’équation de Reynolds et l’équation de l’énergie est considéré, la résolution du système couplé par l’itération est nécessaire, ce qui demande plusieurs fois de résolution de l’équation de l’énergie pour converger vers un résultat physique. L’avantage de la méthode d’approximation  </w:t>
      </w:r>
      <w:proofErr w:type="spellStart"/>
      <w:r w:rsidR="00AD2EE6">
        <w:t>Lobbato</w:t>
      </w:r>
      <w:proofErr w:type="spellEnd"/>
      <w:r w:rsidR="00AD2EE6">
        <w:t xml:space="preserve"> sera plus remarquable. </w:t>
      </w:r>
    </w:p>
    <w:p w14:paraId="283560A0" w14:textId="76B5895F" w:rsidR="00AD2EE6" w:rsidRPr="00377193" w:rsidRDefault="009059DF" w:rsidP="007776D6">
      <w:pPr>
        <w:pStyle w:val="Titre1"/>
        <w:numPr>
          <w:ilvl w:val="0"/>
          <w:numId w:val="7"/>
        </w:numPr>
      </w:pPr>
      <w:r>
        <w:t>Comparison</w:t>
      </w:r>
      <w:r w:rsidR="00377193">
        <w:t xml:space="preserve"> of numerical </w:t>
      </w:r>
      <w:r>
        <w:t>results obtain</w:t>
      </w:r>
      <w:r w:rsidR="00377193">
        <w:t xml:space="preserve">ed by NDM and LPCM </w:t>
      </w:r>
    </w:p>
    <w:p w14:paraId="22C89B9D" w14:textId="3EAEA5BE" w:rsidR="00AD2EE6" w:rsidRDefault="00AD2EE6" w:rsidP="00AD2EE6">
      <w:pPr>
        <w:jc w:val="both"/>
      </w:pPr>
      <w:r>
        <w:t xml:space="preserve">Le calcul est initialement fait avec un rapport d’épaisseur du film </w:t>
      </w:r>
      <w:proofErr w:type="spellStart"/>
      <w:r>
        <w:t>he</w:t>
      </w:r>
      <w:proofErr w:type="spellEnd"/>
      <w:r>
        <w:t>/</w:t>
      </w:r>
      <w:proofErr w:type="spellStart"/>
      <w:r>
        <w:t>hs</w:t>
      </w:r>
      <w:proofErr w:type="spellEnd"/>
      <w:r>
        <w:t>=2. Cependant, afin de tester la performance du code de calcul, les calculs avec deux configurations géométriques plus sévères (</w:t>
      </w:r>
      <w:proofErr w:type="spellStart"/>
      <w:r>
        <w:t>he</w:t>
      </w:r>
      <w:proofErr w:type="spellEnd"/>
      <w:r>
        <w:t>/</w:t>
      </w:r>
      <w:proofErr w:type="spellStart"/>
      <w:r>
        <w:t>hs</w:t>
      </w:r>
      <w:proofErr w:type="spellEnd"/>
      <w:r>
        <w:t xml:space="preserve">=4 et </w:t>
      </w:r>
      <w:proofErr w:type="spellStart"/>
      <w:r>
        <w:t>he</w:t>
      </w:r>
      <w:proofErr w:type="spellEnd"/>
      <w:r>
        <w:t>/</w:t>
      </w:r>
      <w:proofErr w:type="spellStart"/>
      <w:r>
        <w:t>hs</w:t>
      </w:r>
      <w:proofErr w:type="spellEnd"/>
      <w:r>
        <w:t>=8) sont effectués. Puisque la R.C. est plus précis avec plus de points, le résultat obtenu par R.C. avec Ny=16</w:t>
      </w:r>
      <w:r w:rsidR="00C053C7">
        <w:t>0</w:t>
      </w:r>
      <w:r>
        <w:t xml:space="preserve"> </w:t>
      </w:r>
      <w:r w:rsidR="00C053C7">
        <w:t xml:space="preserve">volume de </w:t>
      </w:r>
      <w:r w:rsidR="00A0268D">
        <w:t>contrôle</w:t>
      </w:r>
      <w:r>
        <w:t xml:space="preserve"> dans la direction Y et </w:t>
      </w:r>
      <w:proofErr w:type="spellStart"/>
      <w:r>
        <w:t>Nx</w:t>
      </w:r>
      <w:proofErr w:type="spellEnd"/>
      <w:r>
        <w:t>=8</w:t>
      </w:r>
      <w:r w:rsidR="00C053C7">
        <w:t>0</w:t>
      </w:r>
      <w:r>
        <w:t xml:space="preserve"> est figé comme une référence pour valider les résultats obtenus par la méthode d’approximation </w:t>
      </w:r>
      <w:proofErr w:type="spellStart"/>
      <w:r>
        <w:t>Lobbato</w:t>
      </w:r>
      <w:proofErr w:type="spellEnd"/>
      <w:r>
        <w:t>.</w:t>
      </w:r>
    </w:p>
    <w:p w14:paraId="324B9673" w14:textId="4694E9A2" w:rsidR="00A20306" w:rsidRDefault="001F6FAD" w:rsidP="00A20306">
      <w:pPr>
        <w:pStyle w:val="Paragraphedeliste"/>
        <w:numPr>
          <w:ilvl w:val="0"/>
          <w:numId w:val="12"/>
        </w:numPr>
        <w:jc w:val="both"/>
        <w:rPr>
          <w:lang w:val="en-US"/>
        </w:rPr>
      </w:pPr>
      <w:r w:rsidRPr="001F6FAD">
        <w:rPr>
          <w:lang w:val="en-US"/>
        </w:rPr>
        <w:t>diffe</w:t>
      </w:r>
      <w:r w:rsidR="0052119A" w:rsidRPr="001F6FAD">
        <w:rPr>
          <w:lang w:val="en-US"/>
        </w:rPr>
        <w:t>rent geometrical configuration</w:t>
      </w:r>
      <w:r>
        <w:rPr>
          <w:lang w:val="en-US"/>
        </w:rPr>
        <w:t xml:space="preserve"> of 1D slider</w:t>
      </w:r>
    </w:p>
    <w:p w14:paraId="19B4890E" w14:textId="2FDCD5E1" w:rsidR="00A20306" w:rsidRPr="00A20306" w:rsidRDefault="00A20306" w:rsidP="00A20306">
      <w:pPr>
        <w:pStyle w:val="Paragraphedeliste"/>
        <w:numPr>
          <w:ilvl w:val="0"/>
          <w:numId w:val="4"/>
        </w:numPr>
        <w:jc w:val="both"/>
      </w:pPr>
      <w:r>
        <w:t xml:space="preserve">Rapport d’épaisseur du film </w:t>
      </w:r>
      <w:proofErr w:type="spellStart"/>
      <w:r>
        <w:t>he</w:t>
      </w:r>
      <w:proofErr w:type="spellEnd"/>
      <w:r>
        <w:t>/</w:t>
      </w:r>
      <w:proofErr w:type="spellStart"/>
      <w:r>
        <w:t>hs</w:t>
      </w:r>
      <w:proofErr w:type="spellEnd"/>
      <w:r>
        <w:t>=4</w:t>
      </w:r>
    </w:p>
    <w:p w14:paraId="23E6C336" w14:textId="3C570DAB" w:rsidR="00AD2EE6" w:rsidRDefault="00050C32" w:rsidP="00AD2EE6">
      <w:pPr>
        <w:jc w:val="both"/>
      </w:pPr>
      <w:r>
        <w:t xml:space="preserve">Le problème est </w:t>
      </w:r>
      <w:r w:rsidR="00B2626A">
        <w:t>traité</w:t>
      </w:r>
      <w:r>
        <w:t xml:space="preserve"> avec plusieurs points de </w:t>
      </w:r>
      <w:proofErr w:type="spellStart"/>
      <w:r>
        <w:t>Lobbato</w:t>
      </w:r>
      <w:proofErr w:type="spellEnd"/>
      <w:r>
        <w:t xml:space="preserve"> et l</w:t>
      </w:r>
      <w:r w:rsidR="00AD2EE6">
        <w:t>es résultats sont présentés ci-dessous :</w:t>
      </w:r>
    </w:p>
    <w:tbl>
      <w:tblPr>
        <w:tblStyle w:val="Grilledutableau"/>
        <w:tblW w:w="948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4A0" w:firstRow="1" w:lastRow="0" w:firstColumn="1" w:lastColumn="0" w:noHBand="0" w:noVBand="1"/>
      </w:tblPr>
      <w:tblGrid>
        <w:gridCol w:w="5008"/>
        <w:gridCol w:w="4459"/>
        <w:gridCol w:w="21"/>
      </w:tblGrid>
      <w:tr w:rsidR="0009394C" w14:paraId="4A134F91" w14:textId="77777777" w:rsidTr="00A9502B">
        <w:trPr>
          <w:gridAfter w:val="1"/>
          <w:wAfter w:w="21" w:type="dxa"/>
          <w:trHeight w:val="3057"/>
          <w:jc w:val="center"/>
        </w:trPr>
        <w:tc>
          <w:tcPr>
            <w:tcW w:w="9467" w:type="dxa"/>
            <w:gridSpan w:val="2"/>
          </w:tcPr>
          <w:p w14:paraId="0855E5FF" w14:textId="7621D2BC" w:rsidR="0009394C" w:rsidRDefault="0009394C" w:rsidP="00A9502B">
            <w:pPr>
              <w:keepNext/>
              <w:spacing w:line="276" w:lineRule="auto"/>
              <w:rPr>
                <w:rFonts w:ascii="Times New Roman" w:eastAsia="Times New Roman" w:hAnsi="Times New Roman"/>
                <w:lang w:val="en-US"/>
              </w:rPr>
            </w:pPr>
          </w:p>
          <w:p w14:paraId="52CAD327" w14:textId="5924BF9D" w:rsidR="00A9502B" w:rsidRDefault="00A9502B" w:rsidP="0009124F">
            <w:pPr>
              <w:keepNext/>
              <w:spacing w:line="276" w:lineRule="auto"/>
              <w:ind w:left="-158"/>
              <w:jc w:val="center"/>
              <w:rPr>
                <w:rFonts w:ascii="Times New Roman" w:eastAsia="Times New Roman" w:hAnsi="Times New Roman"/>
                <w:lang w:val="en-US"/>
              </w:rPr>
            </w:pPr>
            <w:r>
              <w:rPr>
                <w:noProof/>
                <w:lang w:eastAsia="zh-CN"/>
              </w:rPr>
              <w:drawing>
                <wp:inline distT="0" distB="0" distL="0" distR="0" wp14:anchorId="71D7C31F" wp14:editId="037D39DF">
                  <wp:extent cx="5506720" cy="2636520"/>
                  <wp:effectExtent l="0" t="0" r="0" b="0"/>
                  <wp:docPr id="19" name="Graphique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tc>
      </w:tr>
      <w:tr w:rsidR="0009394C" w:rsidRPr="00F1019A" w14:paraId="7391CB38" w14:textId="77777777" w:rsidTr="00A9502B">
        <w:tblPrEx>
          <w:tblCellMar>
            <w:left w:w="108" w:type="dxa"/>
            <w:right w:w="108" w:type="dxa"/>
          </w:tblCellMar>
        </w:tblPrEx>
        <w:trPr>
          <w:gridAfter w:val="1"/>
          <w:wAfter w:w="21" w:type="dxa"/>
          <w:trHeight w:val="439"/>
          <w:jc w:val="center"/>
        </w:trPr>
        <w:tc>
          <w:tcPr>
            <w:tcW w:w="9467" w:type="dxa"/>
            <w:gridSpan w:val="2"/>
            <w:vAlign w:val="center"/>
          </w:tcPr>
          <w:p w14:paraId="61E043B1" w14:textId="1D5F469E" w:rsidR="0009394C" w:rsidRPr="00CB2D9B" w:rsidRDefault="0009394C" w:rsidP="000B4E02">
            <w:pPr>
              <w:jc w:val="center"/>
              <w:rPr>
                <w:rFonts w:eastAsiaTheme="minorEastAsia"/>
                <w:b/>
                <w:iCs/>
                <w:color w:val="000000" w:themeColor="text1"/>
                <w:sz w:val="20"/>
                <w:szCs w:val="18"/>
                <w:lang w:val="en-US"/>
              </w:rPr>
            </w:pPr>
            <w:bookmarkStart w:id="26" w:name="_Ref520910791"/>
            <w:r w:rsidRPr="00CB2D9B">
              <w:rPr>
                <w:rFonts w:eastAsiaTheme="minorEastAsia"/>
                <w:b/>
                <w:iCs/>
                <w:color w:val="000000" w:themeColor="text1"/>
                <w:sz w:val="20"/>
                <w:szCs w:val="18"/>
                <w:lang w:val="en-US" w:eastAsia="zh-CN"/>
              </w:rPr>
              <w:t xml:space="preserve">Figure </w:t>
            </w:r>
            <w:r w:rsidRPr="00994113">
              <w:rPr>
                <w:rFonts w:eastAsiaTheme="minorEastAsia"/>
                <w:b/>
                <w:iCs/>
                <w:color w:val="000000" w:themeColor="text1"/>
                <w:sz w:val="20"/>
                <w:szCs w:val="18"/>
                <w:lang w:eastAsia="zh-CN"/>
              </w:rPr>
              <w:fldChar w:fldCharType="begin"/>
            </w:r>
            <w:r w:rsidRPr="00CB2D9B">
              <w:rPr>
                <w:rFonts w:eastAsiaTheme="minorEastAsia"/>
                <w:b/>
                <w:iCs/>
                <w:color w:val="000000" w:themeColor="text1"/>
                <w:sz w:val="20"/>
                <w:szCs w:val="18"/>
                <w:lang w:val="en-US" w:eastAsia="zh-CN"/>
              </w:rPr>
              <w:instrText xml:space="preserve"> SEQ Figure \* ARABIC </w:instrText>
            </w:r>
            <w:r w:rsidRPr="00994113">
              <w:rPr>
                <w:rFonts w:eastAsiaTheme="minorEastAsia"/>
                <w:b/>
                <w:iCs/>
                <w:color w:val="000000" w:themeColor="text1"/>
                <w:sz w:val="20"/>
                <w:szCs w:val="18"/>
                <w:lang w:eastAsia="zh-CN"/>
              </w:rPr>
              <w:fldChar w:fldCharType="separate"/>
            </w:r>
            <w:r w:rsidR="007E2A97">
              <w:rPr>
                <w:rFonts w:eastAsiaTheme="minorEastAsia"/>
                <w:b/>
                <w:iCs/>
                <w:noProof/>
                <w:color w:val="000000" w:themeColor="text1"/>
                <w:sz w:val="20"/>
                <w:szCs w:val="18"/>
                <w:lang w:val="en-US" w:eastAsia="zh-CN"/>
              </w:rPr>
              <w:t>13</w:t>
            </w:r>
            <w:r w:rsidRPr="00994113">
              <w:rPr>
                <w:rFonts w:eastAsiaTheme="minorEastAsia"/>
                <w:b/>
                <w:iCs/>
                <w:color w:val="000000" w:themeColor="text1"/>
                <w:sz w:val="20"/>
                <w:szCs w:val="18"/>
                <w:lang w:eastAsia="zh-CN"/>
              </w:rPr>
              <w:fldChar w:fldCharType="end"/>
            </w:r>
            <w:bookmarkEnd w:id="26"/>
            <w:r w:rsidR="004334D9" w:rsidRPr="004334D9">
              <w:rPr>
                <w:rFonts w:eastAsiaTheme="minorEastAsia"/>
                <w:b/>
                <w:iCs/>
                <w:color w:val="000000" w:themeColor="text1"/>
                <w:sz w:val="20"/>
                <w:szCs w:val="18"/>
                <w:lang w:val="en-US" w:eastAsia="zh-CN"/>
              </w:rPr>
              <w:t xml:space="preserve"> </w:t>
            </w:r>
            <w:r w:rsidRPr="00CB2D9B">
              <w:rPr>
                <w:rFonts w:eastAsiaTheme="minorEastAsia"/>
                <w:b/>
                <w:iCs/>
                <w:color w:val="000000" w:themeColor="text1"/>
                <w:sz w:val="20"/>
                <w:szCs w:val="18"/>
                <w:lang w:val="en-US" w:eastAsia="zh-CN"/>
              </w:rPr>
              <w:t xml:space="preserve"> </w:t>
            </w:r>
            <m:oMath>
              <m:r>
                <m:rPr>
                  <m:sty m:val="b"/>
                </m:rPr>
                <w:rPr>
                  <w:rFonts w:ascii="Cambria Math" w:hAnsi="Cambria Math"/>
                  <w:color w:val="000000" w:themeColor="text1"/>
                  <w:sz w:val="20"/>
                  <w:lang w:val="en-US"/>
                </w:rPr>
                <m:t>2∂</m:t>
              </m:r>
              <m:acc>
                <m:accPr>
                  <m:chr m:val="̅"/>
                  <m:ctrlPr>
                    <w:rPr>
                      <w:rFonts w:ascii="Cambria Math" w:eastAsiaTheme="minorEastAsia" w:hAnsi="Cambria Math"/>
                      <w:b/>
                      <w:iCs/>
                      <w:color w:val="000000" w:themeColor="text1"/>
                      <w:sz w:val="20"/>
                      <w:szCs w:val="18"/>
                      <w:lang w:val="en-US" w:eastAsia="zh-CN"/>
                    </w:rPr>
                  </m:ctrlPr>
                </m:accPr>
                <m:e>
                  <m:r>
                    <m:rPr>
                      <m:sty m:val="b"/>
                    </m:rPr>
                    <w:rPr>
                      <w:rFonts w:ascii="Cambria Math" w:hAnsi="Cambria Math"/>
                      <w:color w:val="000000" w:themeColor="text1"/>
                      <w:sz w:val="20"/>
                      <w:lang w:val="en-US"/>
                    </w:rPr>
                    <m:t>T</m:t>
                  </m:r>
                </m:e>
              </m:acc>
              <m:r>
                <m:rPr>
                  <m:sty m:val="b"/>
                </m:rPr>
                <w:rPr>
                  <w:rFonts w:ascii="Cambria Math" w:hAnsi="Cambria Math"/>
                  <w:color w:val="000000" w:themeColor="text1"/>
                  <w:sz w:val="20"/>
                  <w:lang w:val="en-US"/>
                </w:rPr>
                <m:t>/∂</m:t>
              </m:r>
              <m:r>
                <m:rPr>
                  <m:sty m:val="b"/>
                </m:rPr>
                <w:rPr>
                  <w:rFonts w:ascii="Cambria Math" w:hAnsi="Cambria Math"/>
                  <w:color w:val="000000" w:themeColor="text1"/>
                  <w:sz w:val="20"/>
                  <w:lang w:val="en-US"/>
                </w:rPr>
                <m:t>ζ</m:t>
              </m:r>
              <m:r>
                <m:rPr>
                  <m:sty m:val="b"/>
                </m:rPr>
                <w:rPr>
                  <w:rFonts w:ascii="Cambria Math" w:hAnsi="Cambria Math"/>
                  <w:color w:val="000000" w:themeColor="text1"/>
                  <w:sz w:val="20"/>
                  <w:lang w:val="en-US"/>
                </w:rPr>
                <m:t xml:space="preserve"> </m:t>
              </m:r>
            </m:oMath>
            <w:r w:rsidR="002B65A6">
              <w:rPr>
                <w:rFonts w:eastAsiaTheme="minorEastAsia"/>
                <w:b/>
                <w:iCs/>
                <w:color w:val="000000" w:themeColor="text1"/>
                <w:sz w:val="20"/>
                <w:szCs w:val="18"/>
                <w:lang w:val="en-US" w:eastAsia="zh-CN"/>
              </w:rPr>
              <w:t xml:space="preserve"> </w:t>
            </w:r>
            <w:r w:rsidR="00CB2D9B" w:rsidRPr="00CB2D9B">
              <w:rPr>
                <w:b/>
                <w:bCs/>
                <w:iCs/>
                <w:color w:val="000000" w:themeColor="text1"/>
                <w:sz w:val="20"/>
                <w:szCs w:val="18"/>
                <w:lang w:val="en-US"/>
              </w:rPr>
              <w:t>at the upper wall obtained by LPCM</w:t>
            </w:r>
            <w:r w:rsidR="00003AD7">
              <w:rPr>
                <w:b/>
                <w:bCs/>
                <w:iCs/>
                <w:color w:val="000000" w:themeColor="text1"/>
                <w:sz w:val="20"/>
                <w:szCs w:val="18"/>
                <w:lang w:val="en-US"/>
              </w:rPr>
              <w:t xml:space="preserve"> </w:t>
            </w:r>
            <w:r w:rsidR="00003AD7" w:rsidRPr="008B7D31">
              <w:rPr>
                <w:b/>
                <w:iCs/>
                <w:color w:val="000000" w:themeColor="text1"/>
                <w:sz w:val="20"/>
                <w:lang w:val="en-US"/>
              </w:rPr>
              <w:t>(he/</w:t>
            </w:r>
            <w:proofErr w:type="spellStart"/>
            <w:r w:rsidR="00003AD7" w:rsidRPr="008B7D31">
              <w:rPr>
                <w:b/>
                <w:iCs/>
                <w:color w:val="000000" w:themeColor="text1"/>
                <w:sz w:val="20"/>
                <w:lang w:val="en-US"/>
              </w:rPr>
              <w:t>hs</w:t>
            </w:r>
            <w:proofErr w:type="spellEnd"/>
            <w:r w:rsidR="00003AD7" w:rsidRPr="008B7D31">
              <w:rPr>
                <w:b/>
                <w:iCs/>
                <w:color w:val="000000" w:themeColor="text1"/>
                <w:sz w:val="20"/>
                <w:lang w:val="en-US"/>
              </w:rPr>
              <w:t>=4)</w:t>
            </w:r>
          </w:p>
        </w:tc>
      </w:tr>
      <w:tr w:rsidR="0009394C" w:rsidRPr="0009394C" w14:paraId="7105C6FC" w14:textId="77777777" w:rsidTr="00401F90">
        <w:trPr>
          <w:gridAfter w:val="1"/>
          <w:wAfter w:w="21" w:type="dxa"/>
          <w:trHeight w:val="3057"/>
          <w:jc w:val="center"/>
        </w:trPr>
        <w:tc>
          <w:tcPr>
            <w:tcW w:w="9467" w:type="dxa"/>
            <w:gridSpan w:val="2"/>
          </w:tcPr>
          <w:p w14:paraId="3B2E0F17" w14:textId="23447975" w:rsidR="00401F90" w:rsidRPr="0009394C" w:rsidRDefault="00401F90" w:rsidP="00D008AD">
            <w:pPr>
              <w:keepNext/>
              <w:spacing w:line="276" w:lineRule="auto"/>
              <w:ind w:left="-158"/>
              <w:jc w:val="center"/>
              <w:rPr>
                <w:rFonts w:ascii="Times New Roman" w:eastAsia="Times New Roman" w:hAnsi="Times New Roman"/>
              </w:rPr>
            </w:pPr>
            <w:r>
              <w:rPr>
                <w:noProof/>
                <w:lang w:eastAsia="zh-CN"/>
              </w:rPr>
              <w:drawing>
                <wp:inline distT="0" distB="0" distL="0" distR="0" wp14:anchorId="14F43A6C" wp14:editId="4E1E4D10">
                  <wp:extent cx="5557520" cy="2559050"/>
                  <wp:effectExtent l="0" t="0" r="0" b="0"/>
                  <wp:docPr id="25" name="Graphique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tc>
      </w:tr>
      <w:tr w:rsidR="0009394C" w:rsidRPr="00F1019A" w14:paraId="3E6899E9" w14:textId="77777777" w:rsidTr="00A9502B">
        <w:tblPrEx>
          <w:tblCellMar>
            <w:left w:w="108" w:type="dxa"/>
            <w:right w:w="108" w:type="dxa"/>
          </w:tblCellMar>
        </w:tblPrEx>
        <w:trPr>
          <w:gridAfter w:val="1"/>
          <w:wAfter w:w="21" w:type="dxa"/>
          <w:trHeight w:val="439"/>
          <w:jc w:val="center"/>
        </w:trPr>
        <w:tc>
          <w:tcPr>
            <w:tcW w:w="9467" w:type="dxa"/>
            <w:gridSpan w:val="2"/>
            <w:vAlign w:val="center"/>
          </w:tcPr>
          <w:p w14:paraId="05AFA564" w14:textId="5E70DE0D" w:rsidR="0009394C" w:rsidRPr="00CB2D9B" w:rsidRDefault="0009394C" w:rsidP="007E47B3">
            <w:pPr>
              <w:pStyle w:val="Lgende"/>
              <w:jc w:val="center"/>
              <w:rPr>
                <w:b/>
                <w:color w:val="000000" w:themeColor="text1"/>
                <w:sz w:val="20"/>
                <w:lang w:val="en-US"/>
              </w:rPr>
            </w:pPr>
            <w:bookmarkStart w:id="27" w:name="_Ref520910794"/>
            <w:r w:rsidRPr="00CB2D9B">
              <w:rPr>
                <w:b/>
                <w:i w:val="0"/>
                <w:color w:val="000000" w:themeColor="text1"/>
                <w:sz w:val="20"/>
                <w:lang w:val="en-US"/>
              </w:rPr>
              <w:t xml:space="preserve">Figure </w:t>
            </w:r>
            <w:r w:rsidRPr="00994113">
              <w:rPr>
                <w:b/>
                <w:i w:val="0"/>
                <w:color w:val="000000" w:themeColor="text1"/>
                <w:sz w:val="20"/>
              </w:rPr>
              <w:fldChar w:fldCharType="begin"/>
            </w:r>
            <w:r w:rsidRPr="00CB2D9B">
              <w:rPr>
                <w:b/>
                <w:i w:val="0"/>
                <w:color w:val="000000" w:themeColor="text1"/>
                <w:sz w:val="20"/>
                <w:lang w:val="en-US"/>
              </w:rPr>
              <w:instrText xml:space="preserve"> SEQ Figure \* ARABIC </w:instrText>
            </w:r>
            <w:r w:rsidRPr="00994113">
              <w:rPr>
                <w:b/>
                <w:i w:val="0"/>
                <w:color w:val="000000" w:themeColor="text1"/>
                <w:sz w:val="20"/>
              </w:rPr>
              <w:fldChar w:fldCharType="separate"/>
            </w:r>
            <w:r w:rsidR="007E2A97">
              <w:rPr>
                <w:b/>
                <w:i w:val="0"/>
                <w:noProof/>
                <w:color w:val="000000" w:themeColor="text1"/>
                <w:sz w:val="20"/>
                <w:lang w:val="en-US"/>
              </w:rPr>
              <w:t>14</w:t>
            </w:r>
            <w:r w:rsidRPr="00994113">
              <w:rPr>
                <w:b/>
                <w:i w:val="0"/>
                <w:color w:val="000000" w:themeColor="text1"/>
                <w:sz w:val="20"/>
              </w:rPr>
              <w:fldChar w:fldCharType="end"/>
            </w:r>
            <w:bookmarkEnd w:id="27"/>
            <w:r w:rsidRPr="00CB2D9B">
              <w:rPr>
                <w:b/>
                <w:i w:val="0"/>
                <w:color w:val="000000" w:themeColor="text1"/>
                <w:sz w:val="20"/>
                <w:lang w:val="en-US"/>
              </w:rPr>
              <w:t xml:space="preserve"> </w:t>
            </w:r>
            <m:oMath>
              <m:r>
                <m:rPr>
                  <m:sty m:val="b"/>
                </m:rPr>
                <w:rPr>
                  <w:rFonts w:ascii="Cambria Math" w:hAnsi="Cambria Math"/>
                  <w:color w:val="000000" w:themeColor="text1"/>
                  <w:sz w:val="20"/>
                  <w:lang w:val="en-US"/>
                </w:rPr>
                <m:t>2∂</m:t>
              </m:r>
              <m:acc>
                <m:accPr>
                  <m:chr m:val="̅"/>
                  <m:ctrlPr>
                    <w:rPr>
                      <w:rFonts w:ascii="Cambria Math" w:hAnsi="Cambria Math"/>
                      <w:b/>
                      <w:i w:val="0"/>
                      <w:color w:val="000000" w:themeColor="text1"/>
                      <w:sz w:val="20"/>
                      <w:lang w:val="en-US"/>
                    </w:rPr>
                  </m:ctrlPr>
                </m:accPr>
                <m:e>
                  <m:r>
                    <m:rPr>
                      <m:sty m:val="b"/>
                    </m:rPr>
                    <w:rPr>
                      <w:rFonts w:ascii="Cambria Math" w:hAnsi="Cambria Math"/>
                      <w:color w:val="000000" w:themeColor="text1"/>
                      <w:sz w:val="20"/>
                      <w:lang w:val="en-US"/>
                    </w:rPr>
                    <m:t>T</m:t>
                  </m:r>
                </m:e>
              </m:acc>
              <m:r>
                <m:rPr>
                  <m:sty m:val="b"/>
                </m:rPr>
                <w:rPr>
                  <w:rFonts w:ascii="Cambria Math" w:hAnsi="Cambria Math"/>
                  <w:color w:val="000000" w:themeColor="text1"/>
                  <w:sz w:val="20"/>
                  <w:lang w:val="en-US"/>
                </w:rPr>
                <m:t>/∂</m:t>
              </m:r>
              <m:r>
                <m:rPr>
                  <m:sty m:val="b"/>
                </m:rPr>
                <w:rPr>
                  <w:rFonts w:ascii="Cambria Math" w:hAnsi="Cambria Math"/>
                  <w:color w:val="000000" w:themeColor="text1"/>
                  <w:sz w:val="20"/>
                  <w:lang w:val="en-US"/>
                </w:rPr>
                <m:t>ζ</m:t>
              </m:r>
            </m:oMath>
            <w:r w:rsidR="00E17F94">
              <w:rPr>
                <w:b/>
                <w:iCs w:val="0"/>
                <w:color w:val="000000" w:themeColor="text1"/>
                <w:sz w:val="20"/>
                <w:lang w:val="en-US"/>
              </w:rPr>
              <w:t xml:space="preserve"> </w:t>
            </w:r>
            <w:r w:rsidR="00E543B7" w:rsidRPr="00947F11">
              <w:rPr>
                <w:b/>
                <w:i w:val="0"/>
                <w:color w:val="000000" w:themeColor="text1"/>
                <w:sz w:val="20"/>
                <w:lang w:val="en-US"/>
              </w:rPr>
              <w:t>at the lower wall obtained by LPCM</w:t>
            </w:r>
            <w:r w:rsidR="00DB0CDB" w:rsidRPr="00CB2D9B">
              <w:rPr>
                <w:b/>
                <w:bCs/>
                <w:color w:val="000000" w:themeColor="text1"/>
                <w:sz w:val="20"/>
                <w:lang w:val="en-US"/>
              </w:rPr>
              <w:t xml:space="preserve"> </w:t>
            </w:r>
            <w:r w:rsidR="00DB0CDB" w:rsidRPr="00003AD7">
              <w:rPr>
                <w:b/>
                <w:i w:val="0"/>
                <w:iCs w:val="0"/>
                <w:color w:val="000000" w:themeColor="text1"/>
                <w:sz w:val="20"/>
                <w:lang w:val="en-US"/>
              </w:rPr>
              <w:t>(he/</w:t>
            </w:r>
            <w:proofErr w:type="spellStart"/>
            <w:r w:rsidR="00DB0CDB" w:rsidRPr="00003AD7">
              <w:rPr>
                <w:b/>
                <w:i w:val="0"/>
                <w:iCs w:val="0"/>
                <w:color w:val="000000" w:themeColor="text1"/>
                <w:sz w:val="20"/>
                <w:lang w:val="en-US"/>
              </w:rPr>
              <w:t>hs</w:t>
            </w:r>
            <w:proofErr w:type="spellEnd"/>
            <w:r w:rsidR="00DB0CDB" w:rsidRPr="00003AD7">
              <w:rPr>
                <w:b/>
                <w:i w:val="0"/>
                <w:iCs w:val="0"/>
                <w:color w:val="000000" w:themeColor="text1"/>
                <w:sz w:val="20"/>
                <w:lang w:val="en-US"/>
              </w:rPr>
              <w:t>=4)</w:t>
            </w:r>
          </w:p>
        </w:tc>
      </w:tr>
      <w:tr w:rsidR="00DB0CDB" w14:paraId="566A1F44" w14:textId="77777777" w:rsidTr="00A9502B">
        <w:trPr>
          <w:trHeight w:val="3539"/>
          <w:jc w:val="center"/>
        </w:trPr>
        <w:tc>
          <w:tcPr>
            <w:tcW w:w="5008" w:type="dxa"/>
          </w:tcPr>
          <w:p w14:paraId="354CF693" w14:textId="6A222F5A" w:rsidR="00DB0CDB" w:rsidRPr="00C23484" w:rsidRDefault="000A1964" w:rsidP="0009124F">
            <w:pPr>
              <w:keepNext/>
              <w:spacing w:line="276" w:lineRule="auto"/>
              <w:ind w:left="-113"/>
              <w:jc w:val="center"/>
            </w:pPr>
            <w:r>
              <w:rPr>
                <w:noProof/>
                <w:lang w:eastAsia="zh-CN"/>
              </w:rPr>
              <w:drawing>
                <wp:inline distT="0" distB="0" distL="0" distR="0" wp14:anchorId="3C7F851C" wp14:editId="107C3594">
                  <wp:extent cx="2933065" cy="2238730"/>
                  <wp:effectExtent l="0" t="0" r="635" b="9525"/>
                  <wp:docPr id="35" name="Graphique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tc>
        <w:tc>
          <w:tcPr>
            <w:tcW w:w="4480" w:type="dxa"/>
            <w:gridSpan w:val="2"/>
          </w:tcPr>
          <w:p w14:paraId="649C2CA8" w14:textId="25FD378D" w:rsidR="00DB0CDB" w:rsidRDefault="001265E6" w:rsidP="0009124F">
            <w:pPr>
              <w:keepNext/>
              <w:spacing w:line="276" w:lineRule="auto"/>
              <w:ind w:left="-158"/>
              <w:jc w:val="center"/>
              <w:rPr>
                <w:rFonts w:ascii="Times New Roman" w:eastAsia="Times New Roman" w:hAnsi="Times New Roman"/>
                <w:lang w:val="en-US"/>
              </w:rPr>
            </w:pPr>
            <w:r>
              <w:rPr>
                <w:noProof/>
                <w:lang w:eastAsia="zh-CN"/>
              </w:rPr>
              <w:drawing>
                <wp:inline distT="0" distB="0" distL="0" distR="0" wp14:anchorId="7E48F04A" wp14:editId="53A917E0">
                  <wp:extent cx="2553411" cy="2238375"/>
                  <wp:effectExtent l="0" t="0" r="18415" b="9525"/>
                  <wp:docPr id="34" name="Graphique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tc>
      </w:tr>
      <w:tr w:rsidR="00DB0CDB" w:rsidRPr="00F1019A" w14:paraId="0C453ECF" w14:textId="77777777" w:rsidTr="00A9502B">
        <w:tblPrEx>
          <w:tblCellMar>
            <w:left w:w="108" w:type="dxa"/>
            <w:right w:w="108" w:type="dxa"/>
          </w:tblCellMar>
        </w:tblPrEx>
        <w:trPr>
          <w:trHeight w:val="439"/>
          <w:jc w:val="center"/>
        </w:trPr>
        <w:tc>
          <w:tcPr>
            <w:tcW w:w="5008" w:type="dxa"/>
            <w:vAlign w:val="center"/>
          </w:tcPr>
          <w:p w14:paraId="403E65AB" w14:textId="419E9989" w:rsidR="00DB0CDB" w:rsidRPr="00DB0CDB" w:rsidRDefault="00DB0CDB" w:rsidP="0009124F">
            <w:pPr>
              <w:pStyle w:val="Lgende"/>
              <w:jc w:val="center"/>
              <w:rPr>
                <w:b/>
                <w:i w:val="0"/>
                <w:color w:val="000000" w:themeColor="text1"/>
                <w:sz w:val="20"/>
                <w:lang w:val="en-US"/>
              </w:rPr>
            </w:pPr>
            <w:bookmarkStart w:id="28" w:name="_Ref520910796"/>
            <w:r w:rsidRPr="00DB0CDB">
              <w:rPr>
                <w:b/>
                <w:i w:val="0"/>
                <w:color w:val="000000" w:themeColor="text1"/>
                <w:sz w:val="20"/>
                <w:lang w:val="en-US"/>
              </w:rPr>
              <w:t xml:space="preserve">Figure </w:t>
            </w:r>
            <w:r w:rsidRPr="006A519B">
              <w:rPr>
                <w:b/>
                <w:i w:val="0"/>
                <w:color w:val="000000" w:themeColor="text1"/>
                <w:sz w:val="20"/>
              </w:rPr>
              <w:fldChar w:fldCharType="begin"/>
            </w:r>
            <w:r w:rsidRPr="00DB0CDB">
              <w:rPr>
                <w:b/>
                <w:i w:val="0"/>
                <w:color w:val="000000" w:themeColor="text1"/>
                <w:sz w:val="20"/>
                <w:lang w:val="en-US"/>
              </w:rPr>
              <w:instrText xml:space="preserve"> SEQ Figure \* ARABIC </w:instrText>
            </w:r>
            <w:r w:rsidRPr="006A519B">
              <w:rPr>
                <w:b/>
                <w:i w:val="0"/>
                <w:color w:val="000000" w:themeColor="text1"/>
                <w:sz w:val="20"/>
              </w:rPr>
              <w:fldChar w:fldCharType="separate"/>
            </w:r>
            <w:r w:rsidR="007E2A97">
              <w:rPr>
                <w:b/>
                <w:i w:val="0"/>
                <w:noProof/>
                <w:color w:val="000000" w:themeColor="text1"/>
                <w:sz w:val="20"/>
                <w:lang w:val="en-US"/>
              </w:rPr>
              <w:t>15</w:t>
            </w:r>
            <w:r w:rsidRPr="006A519B">
              <w:rPr>
                <w:b/>
                <w:i w:val="0"/>
                <w:color w:val="000000" w:themeColor="text1"/>
                <w:sz w:val="20"/>
              </w:rPr>
              <w:fldChar w:fldCharType="end"/>
            </w:r>
            <w:bookmarkEnd w:id="28"/>
            <w:r w:rsidRPr="00DB0CDB">
              <w:rPr>
                <w:b/>
                <w:i w:val="0"/>
                <w:color w:val="000000" w:themeColor="text1"/>
                <w:sz w:val="20"/>
                <w:lang w:val="en-US"/>
              </w:rPr>
              <w:t xml:space="preserve"> </w:t>
            </w:r>
            <w:r w:rsidRPr="00FB20B8">
              <w:rPr>
                <w:b/>
                <w:i w:val="0"/>
                <w:color w:val="000000" w:themeColor="text1"/>
                <w:sz w:val="20"/>
                <w:lang w:val="en-US"/>
              </w:rPr>
              <w:t xml:space="preserve">dimensionless error Lobatto </w:t>
            </w:r>
            <w:r w:rsidRPr="00FB20B8">
              <w:rPr>
                <w:b/>
                <w:i w:val="0"/>
                <w:iCs w:val="0"/>
                <w:color w:val="000000" w:themeColor="text1"/>
                <w:sz w:val="20"/>
                <w:lang w:val="en-US"/>
              </w:rPr>
              <w:t>(he/</w:t>
            </w:r>
            <w:proofErr w:type="spellStart"/>
            <w:r w:rsidRPr="00FB20B8">
              <w:rPr>
                <w:b/>
                <w:i w:val="0"/>
                <w:iCs w:val="0"/>
                <w:color w:val="000000" w:themeColor="text1"/>
                <w:sz w:val="20"/>
                <w:lang w:val="en-US"/>
              </w:rPr>
              <w:t>hs</w:t>
            </w:r>
            <w:proofErr w:type="spellEnd"/>
            <w:r w:rsidRPr="00FB20B8">
              <w:rPr>
                <w:b/>
                <w:i w:val="0"/>
                <w:iCs w:val="0"/>
                <w:color w:val="000000" w:themeColor="text1"/>
                <w:sz w:val="20"/>
                <w:lang w:val="en-US"/>
              </w:rPr>
              <w:t>=4)</w:t>
            </w:r>
          </w:p>
        </w:tc>
        <w:tc>
          <w:tcPr>
            <w:tcW w:w="4480" w:type="dxa"/>
            <w:gridSpan w:val="2"/>
            <w:vAlign w:val="center"/>
          </w:tcPr>
          <w:p w14:paraId="34CF3587" w14:textId="2D7725B8" w:rsidR="00DB0CDB" w:rsidRPr="00FB20B8" w:rsidRDefault="00DB0CDB" w:rsidP="0009124F">
            <w:pPr>
              <w:pStyle w:val="Lgende"/>
              <w:jc w:val="center"/>
              <w:rPr>
                <w:b/>
                <w:i w:val="0"/>
                <w:color w:val="000000" w:themeColor="text1"/>
                <w:sz w:val="20"/>
                <w:lang w:val="en-US"/>
              </w:rPr>
            </w:pPr>
            <w:bookmarkStart w:id="29" w:name="_Ref520910797"/>
            <w:r w:rsidRPr="00FB20B8">
              <w:rPr>
                <w:b/>
                <w:i w:val="0"/>
                <w:color w:val="000000" w:themeColor="text1"/>
                <w:sz w:val="20"/>
                <w:lang w:val="en-US"/>
              </w:rPr>
              <w:t xml:space="preserve">Figure </w:t>
            </w:r>
            <w:r w:rsidRPr="00FB20B8">
              <w:rPr>
                <w:b/>
                <w:i w:val="0"/>
                <w:color w:val="000000" w:themeColor="text1"/>
                <w:sz w:val="20"/>
              </w:rPr>
              <w:fldChar w:fldCharType="begin"/>
            </w:r>
            <w:r w:rsidRPr="00FB20B8">
              <w:rPr>
                <w:b/>
                <w:i w:val="0"/>
                <w:color w:val="000000" w:themeColor="text1"/>
                <w:sz w:val="20"/>
                <w:lang w:val="en-US"/>
              </w:rPr>
              <w:instrText xml:space="preserve"> SEQ Figure \* ARABIC </w:instrText>
            </w:r>
            <w:r w:rsidRPr="00FB20B8">
              <w:rPr>
                <w:b/>
                <w:i w:val="0"/>
                <w:color w:val="000000" w:themeColor="text1"/>
                <w:sz w:val="20"/>
              </w:rPr>
              <w:fldChar w:fldCharType="separate"/>
            </w:r>
            <w:r w:rsidR="007E2A97">
              <w:rPr>
                <w:b/>
                <w:i w:val="0"/>
                <w:noProof/>
                <w:color w:val="000000" w:themeColor="text1"/>
                <w:sz w:val="20"/>
                <w:lang w:val="en-US"/>
              </w:rPr>
              <w:t>16</w:t>
            </w:r>
            <w:r w:rsidRPr="00FB20B8">
              <w:rPr>
                <w:b/>
                <w:i w:val="0"/>
                <w:color w:val="000000" w:themeColor="text1"/>
                <w:sz w:val="20"/>
              </w:rPr>
              <w:fldChar w:fldCharType="end"/>
            </w:r>
            <w:bookmarkEnd w:id="29"/>
            <w:r w:rsidRPr="00FB20B8">
              <w:rPr>
                <w:b/>
                <w:i w:val="0"/>
                <w:color w:val="000000" w:themeColor="text1"/>
                <w:sz w:val="20"/>
                <w:lang w:val="en-US"/>
              </w:rPr>
              <w:t xml:space="preserve"> </w:t>
            </w:r>
            <w:r w:rsidR="001265E6">
              <w:rPr>
                <w:b/>
                <w:i w:val="0"/>
                <w:color w:val="000000" w:themeColor="text1"/>
                <w:lang w:val="en-US"/>
              </w:rPr>
              <w:t>c</w:t>
            </w:r>
            <w:r w:rsidRPr="00FB20B8">
              <w:rPr>
                <w:b/>
                <w:i w:val="0"/>
                <w:color w:val="000000" w:themeColor="text1"/>
                <w:lang w:val="en-US"/>
              </w:rPr>
              <w:t xml:space="preserve">omputational time </w:t>
            </w:r>
            <w:r w:rsidRPr="00FB20B8">
              <w:rPr>
                <w:b/>
                <w:i w:val="0"/>
                <w:iCs w:val="0"/>
                <w:color w:val="000000" w:themeColor="text1"/>
                <w:sz w:val="20"/>
                <w:lang w:val="en-US"/>
              </w:rPr>
              <w:t>(he/</w:t>
            </w:r>
            <w:proofErr w:type="spellStart"/>
            <w:r w:rsidRPr="00FB20B8">
              <w:rPr>
                <w:b/>
                <w:i w:val="0"/>
                <w:iCs w:val="0"/>
                <w:color w:val="000000" w:themeColor="text1"/>
                <w:sz w:val="20"/>
                <w:lang w:val="en-US"/>
              </w:rPr>
              <w:t>hs</w:t>
            </w:r>
            <w:proofErr w:type="spellEnd"/>
            <w:r w:rsidRPr="00FB20B8">
              <w:rPr>
                <w:b/>
                <w:i w:val="0"/>
                <w:iCs w:val="0"/>
                <w:color w:val="000000" w:themeColor="text1"/>
                <w:sz w:val="20"/>
                <w:lang w:val="en-US"/>
              </w:rPr>
              <w:t>=4)</w:t>
            </w:r>
          </w:p>
        </w:tc>
      </w:tr>
      <w:tr w:rsidR="0026140E" w14:paraId="149C5D96" w14:textId="77777777" w:rsidTr="00A9502B">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3539"/>
        </w:trPr>
        <w:tc>
          <w:tcPr>
            <w:tcW w:w="5008" w:type="dxa"/>
            <w:tcBorders>
              <w:top w:val="nil"/>
              <w:left w:val="nil"/>
              <w:bottom w:val="nil"/>
              <w:right w:val="nil"/>
            </w:tcBorders>
          </w:tcPr>
          <w:p w14:paraId="18724736" w14:textId="3DE6BBA7" w:rsidR="0026140E" w:rsidRPr="00EB3468" w:rsidRDefault="000D2968" w:rsidP="00CF406E">
            <w:pPr>
              <w:keepNext/>
              <w:spacing w:line="276" w:lineRule="auto"/>
              <w:ind w:left="-113"/>
              <w:jc w:val="center"/>
              <w:rPr>
                <w:lang w:val="en-US"/>
              </w:rPr>
            </w:pPr>
            <w:r w:rsidRPr="00EA1CAB">
              <w:rPr>
                <w:noProof/>
                <w:lang w:eastAsia="zh-CN"/>
              </w:rPr>
              <w:lastRenderedPageBreak/>
              <w:drawing>
                <wp:inline distT="0" distB="0" distL="0" distR="0" wp14:anchorId="57B9BE92" wp14:editId="05D1F521">
                  <wp:extent cx="2808000" cy="2106000"/>
                  <wp:effectExtent l="0" t="0" r="0" b="889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Linux\1_Work_tout\5_Work_prog_V2\Résultat\photo du rapport\Rapport=4.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808000" cy="2106000"/>
                          </a:xfrm>
                          <a:prstGeom prst="rect">
                            <a:avLst/>
                          </a:prstGeom>
                          <a:noFill/>
                          <a:ln>
                            <a:noFill/>
                          </a:ln>
                        </pic:spPr>
                      </pic:pic>
                    </a:graphicData>
                  </a:graphic>
                </wp:inline>
              </w:drawing>
            </w:r>
          </w:p>
        </w:tc>
        <w:tc>
          <w:tcPr>
            <w:tcW w:w="4480" w:type="dxa"/>
            <w:gridSpan w:val="2"/>
            <w:tcBorders>
              <w:top w:val="nil"/>
              <w:left w:val="nil"/>
              <w:bottom w:val="nil"/>
              <w:right w:val="nil"/>
            </w:tcBorders>
          </w:tcPr>
          <w:p w14:paraId="7322AEE4" w14:textId="20A71257" w:rsidR="0026140E" w:rsidRDefault="000D2968" w:rsidP="00CF406E">
            <w:pPr>
              <w:keepNext/>
              <w:spacing w:line="276" w:lineRule="auto"/>
              <w:ind w:left="-158"/>
              <w:jc w:val="center"/>
              <w:rPr>
                <w:rFonts w:ascii="Times New Roman" w:eastAsia="Times New Roman" w:hAnsi="Times New Roman"/>
                <w:lang w:val="en-US"/>
              </w:rPr>
            </w:pPr>
            <w:r>
              <w:rPr>
                <w:noProof/>
                <w:lang w:eastAsia="zh-CN"/>
              </w:rPr>
              <w:drawing>
                <wp:inline distT="0" distB="0" distL="0" distR="0" wp14:anchorId="44776727" wp14:editId="65DBE2F6">
                  <wp:extent cx="2808000" cy="2106000"/>
                  <wp:effectExtent l="0" t="0" r="0" b="889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apport=4(RC).png"/>
                          <pic:cNvPicPr/>
                        </pic:nvPicPr>
                        <pic:blipFill>
                          <a:blip r:embed="rId26">
                            <a:extLst>
                              <a:ext uri="{28A0092B-C50C-407E-A947-70E740481C1C}">
                                <a14:useLocalDpi xmlns:a14="http://schemas.microsoft.com/office/drawing/2010/main" val="0"/>
                              </a:ext>
                            </a:extLst>
                          </a:blip>
                          <a:stretch>
                            <a:fillRect/>
                          </a:stretch>
                        </pic:blipFill>
                        <pic:spPr>
                          <a:xfrm>
                            <a:off x="0" y="0"/>
                            <a:ext cx="2808000" cy="2106000"/>
                          </a:xfrm>
                          <a:prstGeom prst="rect">
                            <a:avLst/>
                          </a:prstGeom>
                        </pic:spPr>
                      </pic:pic>
                    </a:graphicData>
                  </a:graphic>
                </wp:inline>
              </w:drawing>
            </w:r>
          </w:p>
        </w:tc>
      </w:tr>
      <w:tr w:rsidR="0026140E" w:rsidRPr="00F1019A" w14:paraId="19316153" w14:textId="77777777" w:rsidTr="00A9502B">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439"/>
        </w:trPr>
        <w:tc>
          <w:tcPr>
            <w:tcW w:w="5008" w:type="dxa"/>
            <w:tcBorders>
              <w:top w:val="nil"/>
              <w:left w:val="nil"/>
              <w:bottom w:val="nil"/>
              <w:right w:val="nil"/>
            </w:tcBorders>
          </w:tcPr>
          <w:p w14:paraId="4DBF079A" w14:textId="2E437D63" w:rsidR="0026140E" w:rsidRPr="00DB0CDB" w:rsidRDefault="0026140E" w:rsidP="00CF406E">
            <w:pPr>
              <w:pStyle w:val="Lgende"/>
              <w:jc w:val="center"/>
              <w:rPr>
                <w:b/>
                <w:i w:val="0"/>
                <w:color w:val="000000" w:themeColor="text1"/>
                <w:sz w:val="20"/>
                <w:lang w:val="en-US"/>
              </w:rPr>
            </w:pPr>
            <w:r w:rsidRPr="00DB0CDB">
              <w:rPr>
                <w:b/>
                <w:i w:val="0"/>
                <w:color w:val="000000" w:themeColor="text1"/>
                <w:sz w:val="20"/>
                <w:lang w:val="en-US"/>
              </w:rPr>
              <w:t xml:space="preserve">Figure </w:t>
            </w:r>
            <w:r w:rsidRPr="006A519B">
              <w:rPr>
                <w:b/>
                <w:i w:val="0"/>
                <w:color w:val="000000" w:themeColor="text1"/>
                <w:sz w:val="20"/>
              </w:rPr>
              <w:fldChar w:fldCharType="begin"/>
            </w:r>
            <w:r w:rsidRPr="00DB0CDB">
              <w:rPr>
                <w:b/>
                <w:i w:val="0"/>
                <w:color w:val="000000" w:themeColor="text1"/>
                <w:sz w:val="20"/>
                <w:lang w:val="en-US"/>
              </w:rPr>
              <w:instrText xml:space="preserve"> SEQ Figure \* ARABIC </w:instrText>
            </w:r>
            <w:r w:rsidRPr="006A519B">
              <w:rPr>
                <w:b/>
                <w:i w:val="0"/>
                <w:color w:val="000000" w:themeColor="text1"/>
                <w:sz w:val="20"/>
              </w:rPr>
              <w:fldChar w:fldCharType="separate"/>
            </w:r>
            <w:r w:rsidR="007E2A97">
              <w:rPr>
                <w:b/>
                <w:i w:val="0"/>
                <w:noProof/>
                <w:color w:val="000000" w:themeColor="text1"/>
                <w:sz w:val="20"/>
                <w:lang w:val="en-US"/>
              </w:rPr>
              <w:t>17</w:t>
            </w:r>
            <w:r w:rsidRPr="006A519B">
              <w:rPr>
                <w:b/>
                <w:i w:val="0"/>
                <w:color w:val="000000" w:themeColor="text1"/>
                <w:sz w:val="20"/>
              </w:rPr>
              <w:fldChar w:fldCharType="end"/>
            </w:r>
            <w:r w:rsidRPr="00DB0CDB">
              <w:rPr>
                <w:b/>
                <w:i w:val="0"/>
                <w:color w:val="000000" w:themeColor="text1"/>
                <w:sz w:val="20"/>
                <w:lang w:val="en-US"/>
              </w:rPr>
              <w:t xml:space="preserve"> </w:t>
            </w:r>
            <w:r>
              <w:rPr>
                <w:b/>
                <w:i w:val="0"/>
                <w:color w:val="000000" w:themeColor="text1"/>
                <w:sz w:val="20"/>
                <w:lang w:val="en-US"/>
              </w:rPr>
              <w:t xml:space="preserve">results obtained by </w:t>
            </w:r>
            <w:r>
              <w:rPr>
                <w:b/>
                <w:i w:val="0"/>
                <w:color w:val="000000" w:themeColor="text1"/>
                <w:lang w:val="en-US"/>
              </w:rPr>
              <w:t>LPCM N=10 (he/</w:t>
            </w:r>
            <w:proofErr w:type="spellStart"/>
            <w:r>
              <w:rPr>
                <w:b/>
                <w:i w:val="0"/>
                <w:color w:val="000000" w:themeColor="text1"/>
                <w:lang w:val="en-US"/>
              </w:rPr>
              <w:t>hs</w:t>
            </w:r>
            <w:proofErr w:type="spellEnd"/>
            <w:r>
              <w:rPr>
                <w:b/>
                <w:i w:val="0"/>
                <w:color w:val="000000" w:themeColor="text1"/>
                <w:lang w:val="en-US"/>
              </w:rPr>
              <w:t xml:space="preserve">=4) </w:t>
            </w:r>
          </w:p>
        </w:tc>
        <w:tc>
          <w:tcPr>
            <w:tcW w:w="4480" w:type="dxa"/>
            <w:gridSpan w:val="2"/>
            <w:tcBorders>
              <w:top w:val="nil"/>
              <w:left w:val="nil"/>
              <w:bottom w:val="nil"/>
              <w:right w:val="nil"/>
            </w:tcBorders>
          </w:tcPr>
          <w:p w14:paraId="34937D0E" w14:textId="77D6BB63" w:rsidR="0026140E" w:rsidRPr="00FB20B8" w:rsidRDefault="0026140E" w:rsidP="00CF406E">
            <w:pPr>
              <w:pStyle w:val="Lgende"/>
              <w:jc w:val="center"/>
              <w:rPr>
                <w:b/>
                <w:i w:val="0"/>
                <w:color w:val="000000" w:themeColor="text1"/>
                <w:sz w:val="20"/>
                <w:lang w:val="en-US"/>
              </w:rPr>
            </w:pPr>
            <w:r w:rsidRPr="00FB20B8">
              <w:rPr>
                <w:b/>
                <w:i w:val="0"/>
                <w:color w:val="000000" w:themeColor="text1"/>
                <w:sz w:val="20"/>
                <w:lang w:val="en-US"/>
              </w:rPr>
              <w:t xml:space="preserve">Figure </w:t>
            </w:r>
            <w:r w:rsidRPr="00FB20B8">
              <w:rPr>
                <w:b/>
                <w:i w:val="0"/>
                <w:color w:val="000000" w:themeColor="text1"/>
                <w:sz w:val="20"/>
              </w:rPr>
              <w:fldChar w:fldCharType="begin"/>
            </w:r>
            <w:r w:rsidRPr="00FB20B8">
              <w:rPr>
                <w:b/>
                <w:i w:val="0"/>
                <w:color w:val="000000" w:themeColor="text1"/>
                <w:sz w:val="20"/>
                <w:lang w:val="en-US"/>
              </w:rPr>
              <w:instrText xml:space="preserve"> SEQ Figure \* ARABIC </w:instrText>
            </w:r>
            <w:r w:rsidRPr="00FB20B8">
              <w:rPr>
                <w:b/>
                <w:i w:val="0"/>
                <w:color w:val="000000" w:themeColor="text1"/>
                <w:sz w:val="20"/>
              </w:rPr>
              <w:fldChar w:fldCharType="separate"/>
            </w:r>
            <w:r w:rsidR="007E2A97">
              <w:rPr>
                <w:b/>
                <w:i w:val="0"/>
                <w:noProof/>
                <w:color w:val="000000" w:themeColor="text1"/>
                <w:sz w:val="20"/>
                <w:lang w:val="en-US"/>
              </w:rPr>
              <w:t>18</w:t>
            </w:r>
            <w:r w:rsidRPr="00FB20B8">
              <w:rPr>
                <w:b/>
                <w:i w:val="0"/>
                <w:color w:val="000000" w:themeColor="text1"/>
                <w:sz w:val="20"/>
              </w:rPr>
              <w:fldChar w:fldCharType="end"/>
            </w:r>
            <w:r w:rsidRPr="00FB20B8">
              <w:rPr>
                <w:b/>
                <w:i w:val="0"/>
                <w:color w:val="000000" w:themeColor="text1"/>
                <w:sz w:val="20"/>
                <w:lang w:val="en-US"/>
              </w:rPr>
              <w:t xml:space="preserve"> </w:t>
            </w:r>
            <w:r>
              <w:rPr>
                <w:b/>
                <w:i w:val="0"/>
                <w:color w:val="000000" w:themeColor="text1"/>
                <w:sz w:val="20"/>
                <w:lang w:val="en-US"/>
              </w:rPr>
              <w:t xml:space="preserve">results obtained by </w:t>
            </w:r>
            <w:r>
              <w:rPr>
                <w:b/>
                <w:i w:val="0"/>
                <w:color w:val="000000" w:themeColor="text1"/>
                <w:lang w:val="en-US"/>
              </w:rPr>
              <w:t>NDM (he/</w:t>
            </w:r>
            <w:proofErr w:type="spellStart"/>
            <w:r>
              <w:rPr>
                <w:b/>
                <w:i w:val="0"/>
                <w:color w:val="000000" w:themeColor="text1"/>
                <w:lang w:val="en-US"/>
              </w:rPr>
              <w:t>hs</w:t>
            </w:r>
            <w:proofErr w:type="spellEnd"/>
            <w:r>
              <w:rPr>
                <w:b/>
                <w:i w:val="0"/>
                <w:color w:val="000000" w:themeColor="text1"/>
                <w:lang w:val="en-US"/>
              </w:rPr>
              <w:t>=4)</w:t>
            </w:r>
          </w:p>
        </w:tc>
      </w:tr>
    </w:tbl>
    <w:p w14:paraId="1318FBD2" w14:textId="77777777" w:rsidR="0026140E" w:rsidRPr="0026140E" w:rsidRDefault="0026140E" w:rsidP="00AD2EE6">
      <w:pPr>
        <w:keepNext/>
        <w:jc w:val="both"/>
        <w:rPr>
          <w:lang w:val="en-US"/>
        </w:rPr>
      </w:pPr>
    </w:p>
    <w:p w14:paraId="5397000A" w14:textId="759CCDD5" w:rsidR="00AD2EE6" w:rsidRDefault="00AD2EE6" w:rsidP="00AD2EE6">
      <w:pPr>
        <w:keepNext/>
        <w:jc w:val="both"/>
      </w:pPr>
      <w:r>
        <w:t xml:space="preserve">Selon </w:t>
      </w:r>
      <w:r w:rsidRPr="006353BC">
        <w:t>le</w:t>
      </w:r>
      <w:r w:rsidR="000607E2">
        <w:t xml:space="preserve"> </w:t>
      </w:r>
      <w:r w:rsidR="000607E2">
        <w:fldChar w:fldCharType="begin"/>
      </w:r>
      <w:r w:rsidR="000607E2">
        <w:instrText xml:space="preserve"> REF _Ref520910791 \h </w:instrText>
      </w:r>
      <w:r w:rsidR="000607E2">
        <w:fldChar w:fldCharType="separate"/>
      </w:r>
      <w:r w:rsidR="007E2A97" w:rsidRPr="007E2A97">
        <w:rPr>
          <w:rFonts w:eastAsiaTheme="minorEastAsia"/>
          <w:b/>
          <w:iCs/>
          <w:color w:val="000000" w:themeColor="text1"/>
          <w:sz w:val="20"/>
          <w:szCs w:val="18"/>
          <w:lang w:eastAsia="zh-CN"/>
        </w:rPr>
        <w:t xml:space="preserve">Figure </w:t>
      </w:r>
      <w:r w:rsidR="007E2A97" w:rsidRPr="007E2A97">
        <w:rPr>
          <w:rFonts w:eastAsiaTheme="minorEastAsia"/>
          <w:b/>
          <w:iCs/>
          <w:noProof/>
          <w:color w:val="000000" w:themeColor="text1"/>
          <w:sz w:val="20"/>
          <w:szCs w:val="18"/>
          <w:lang w:eastAsia="zh-CN"/>
        </w:rPr>
        <w:t>13</w:t>
      </w:r>
      <w:r w:rsidR="000607E2">
        <w:fldChar w:fldCharType="end"/>
      </w:r>
      <w:r w:rsidR="000607E2">
        <w:t xml:space="preserve"> </w:t>
      </w:r>
      <w:r w:rsidR="000607E2">
        <w:fldChar w:fldCharType="begin"/>
      </w:r>
      <w:r w:rsidR="000607E2">
        <w:instrText xml:space="preserve"> REF _Ref520910794 \h </w:instrText>
      </w:r>
      <w:r w:rsidR="000607E2">
        <w:fldChar w:fldCharType="separate"/>
      </w:r>
      <w:r w:rsidR="007E2A97" w:rsidRPr="007E2A97">
        <w:rPr>
          <w:b/>
          <w:i/>
          <w:color w:val="000000" w:themeColor="text1"/>
          <w:sz w:val="20"/>
        </w:rPr>
        <w:t xml:space="preserve">Figure </w:t>
      </w:r>
      <w:r w:rsidR="007E2A97" w:rsidRPr="007E2A97">
        <w:rPr>
          <w:b/>
          <w:i/>
          <w:noProof/>
          <w:color w:val="000000" w:themeColor="text1"/>
          <w:sz w:val="20"/>
        </w:rPr>
        <w:t>14</w:t>
      </w:r>
      <w:r w:rsidR="000607E2">
        <w:fldChar w:fldCharType="end"/>
      </w:r>
      <w:r w:rsidR="000607E2">
        <w:t xml:space="preserve"> </w:t>
      </w:r>
      <w:r w:rsidR="000607E2">
        <w:fldChar w:fldCharType="begin"/>
      </w:r>
      <w:r w:rsidR="000607E2">
        <w:instrText xml:space="preserve"> REF _Ref520910796 \h </w:instrText>
      </w:r>
      <w:r w:rsidR="000607E2">
        <w:fldChar w:fldCharType="separate"/>
      </w:r>
      <w:proofErr w:type="gramStart"/>
      <w:r w:rsidR="007E2A97" w:rsidRPr="007E2A97">
        <w:rPr>
          <w:b/>
          <w:i/>
          <w:color w:val="000000" w:themeColor="text1"/>
          <w:sz w:val="20"/>
        </w:rPr>
        <w:t>Figure</w:t>
      </w:r>
      <w:proofErr w:type="gramEnd"/>
      <w:r w:rsidR="007E2A97" w:rsidRPr="007E2A97">
        <w:rPr>
          <w:b/>
          <w:i/>
          <w:color w:val="000000" w:themeColor="text1"/>
          <w:sz w:val="20"/>
        </w:rPr>
        <w:t xml:space="preserve"> </w:t>
      </w:r>
      <w:r w:rsidR="007E2A97" w:rsidRPr="007E2A97">
        <w:rPr>
          <w:b/>
          <w:i/>
          <w:noProof/>
          <w:color w:val="000000" w:themeColor="text1"/>
          <w:sz w:val="20"/>
        </w:rPr>
        <w:t>15</w:t>
      </w:r>
      <w:r w:rsidR="000607E2">
        <w:fldChar w:fldCharType="end"/>
      </w:r>
      <w:r w:rsidR="000607E2">
        <w:t xml:space="preserve"> </w:t>
      </w:r>
      <w:r w:rsidR="000607E2">
        <w:fldChar w:fldCharType="begin"/>
      </w:r>
      <w:r w:rsidR="000607E2">
        <w:instrText xml:space="preserve"> REF _Ref520910797 \h </w:instrText>
      </w:r>
      <w:r w:rsidR="000607E2">
        <w:fldChar w:fldCharType="separate"/>
      </w:r>
      <w:r w:rsidR="007E2A97" w:rsidRPr="007E2A97">
        <w:rPr>
          <w:b/>
          <w:i/>
          <w:color w:val="000000" w:themeColor="text1"/>
          <w:sz w:val="20"/>
        </w:rPr>
        <w:t xml:space="preserve">Figure </w:t>
      </w:r>
      <w:r w:rsidR="007E2A97" w:rsidRPr="007E2A97">
        <w:rPr>
          <w:b/>
          <w:i/>
          <w:noProof/>
          <w:color w:val="000000" w:themeColor="text1"/>
          <w:sz w:val="20"/>
        </w:rPr>
        <w:t>16</w:t>
      </w:r>
      <w:r w:rsidR="000607E2">
        <w:fldChar w:fldCharType="end"/>
      </w:r>
      <w:r w:rsidR="00DB0CDB">
        <w:t xml:space="preserve"> </w:t>
      </w:r>
      <w:r>
        <w:t xml:space="preserve">, on peut constater que la convergence vers le résultat de référence est assurée quand le nombre des points de </w:t>
      </w:r>
      <w:proofErr w:type="spellStart"/>
      <w:r>
        <w:t>Lobbato</w:t>
      </w:r>
      <w:proofErr w:type="spellEnd"/>
      <w:r>
        <w:t xml:space="preserve"> dépasse 10. La méthode d’approximation de </w:t>
      </w:r>
      <w:proofErr w:type="spellStart"/>
      <w:r>
        <w:t>Lobbato</w:t>
      </w:r>
      <w:proofErr w:type="spellEnd"/>
      <w:r>
        <w:t xml:space="preserve"> est plus avantageuse quand des résultats précis sont demandés (maillage plus fin), le temps de calcul peut largement être réduit. Dans ce cas, le temps de calcul par la méthode </w:t>
      </w:r>
      <w:proofErr w:type="spellStart"/>
      <w:r>
        <w:t>Lobbato</w:t>
      </w:r>
      <w:proofErr w:type="spellEnd"/>
      <w:r>
        <w:t xml:space="preserve"> pourrait aller 10 fois moins que la résolution complète pour une seule résolution.   </w:t>
      </w:r>
    </w:p>
    <w:p w14:paraId="62E971AC" w14:textId="77777777" w:rsidR="00AD2EE6" w:rsidRDefault="00AD2EE6" w:rsidP="00AD2EE6">
      <w:pPr>
        <w:pStyle w:val="Paragraphedeliste"/>
        <w:numPr>
          <w:ilvl w:val="0"/>
          <w:numId w:val="4"/>
        </w:numPr>
        <w:jc w:val="both"/>
      </w:pPr>
      <w:r>
        <w:t xml:space="preserve">Rapport d’épaisseur du film </w:t>
      </w:r>
      <w:proofErr w:type="spellStart"/>
      <w:r>
        <w:t>he</w:t>
      </w:r>
      <w:proofErr w:type="spellEnd"/>
      <w:r>
        <w:t>/</w:t>
      </w:r>
      <w:proofErr w:type="spellStart"/>
      <w:r>
        <w:t>hs</w:t>
      </w:r>
      <w:proofErr w:type="spellEnd"/>
      <w:r>
        <w:t>=8</w:t>
      </w:r>
    </w:p>
    <w:p w14:paraId="30BABEDC" w14:textId="77777777" w:rsidR="00AD2EE6" w:rsidRDefault="00AD2EE6" w:rsidP="00AD2EE6">
      <w:pPr>
        <w:jc w:val="both"/>
      </w:pPr>
      <w:r>
        <w:t xml:space="preserve">Le même calcul est aussi effectué sur le rapport </w:t>
      </w:r>
      <w:proofErr w:type="spellStart"/>
      <w:r>
        <w:t>he</w:t>
      </w:r>
      <w:proofErr w:type="spellEnd"/>
      <w:r>
        <w:t>/</w:t>
      </w:r>
      <w:proofErr w:type="spellStart"/>
      <w:r>
        <w:t>hs</w:t>
      </w:r>
      <w:proofErr w:type="spellEnd"/>
      <w:r>
        <w:t>=8.</w:t>
      </w:r>
    </w:p>
    <w:p w14:paraId="0738BC91" w14:textId="777FAD83" w:rsidR="00AD2EE6" w:rsidRDefault="00AD2EE6" w:rsidP="00AD2EE6">
      <w:pPr>
        <w:jc w:val="both"/>
      </w:pPr>
    </w:p>
    <w:p w14:paraId="6465C5AB" w14:textId="39B1DD33" w:rsidR="00AD2EE6" w:rsidRDefault="00AD2EE6" w:rsidP="00AD2EE6">
      <w:pPr>
        <w:jc w:val="both"/>
      </w:pPr>
    </w:p>
    <w:tbl>
      <w:tblPr>
        <w:tblStyle w:val="Grilledutableau"/>
        <w:tblW w:w="948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4A0" w:firstRow="1" w:lastRow="0" w:firstColumn="1" w:lastColumn="0" w:noHBand="0" w:noVBand="1"/>
      </w:tblPr>
      <w:tblGrid>
        <w:gridCol w:w="5008"/>
        <w:gridCol w:w="4460"/>
        <w:gridCol w:w="20"/>
      </w:tblGrid>
      <w:tr w:rsidR="008E3C7D" w14:paraId="0127A970" w14:textId="77777777" w:rsidTr="00175229">
        <w:trPr>
          <w:gridAfter w:val="1"/>
          <w:wAfter w:w="20" w:type="dxa"/>
          <w:trHeight w:val="3057"/>
          <w:jc w:val="center"/>
        </w:trPr>
        <w:tc>
          <w:tcPr>
            <w:tcW w:w="9468" w:type="dxa"/>
            <w:gridSpan w:val="2"/>
          </w:tcPr>
          <w:p w14:paraId="6F288949" w14:textId="52B0B716" w:rsidR="00175229" w:rsidRDefault="00175229" w:rsidP="00CF406E">
            <w:pPr>
              <w:keepNext/>
              <w:spacing w:line="276" w:lineRule="auto"/>
              <w:ind w:left="-158"/>
              <w:jc w:val="center"/>
              <w:rPr>
                <w:rFonts w:ascii="Times New Roman" w:eastAsia="Times New Roman" w:hAnsi="Times New Roman"/>
                <w:lang w:val="en-US"/>
              </w:rPr>
            </w:pPr>
            <w:r>
              <w:rPr>
                <w:noProof/>
                <w:lang w:eastAsia="zh-CN"/>
              </w:rPr>
              <w:drawing>
                <wp:inline distT="0" distB="0" distL="0" distR="0" wp14:anchorId="606C9E22" wp14:editId="2F1D9D97">
                  <wp:extent cx="5500370" cy="2590800"/>
                  <wp:effectExtent l="0" t="0" r="5080" b="0"/>
                  <wp:docPr id="27" name="Graphique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tc>
      </w:tr>
      <w:tr w:rsidR="008E3C7D" w:rsidRPr="00F1019A" w14:paraId="1C19D9EF" w14:textId="77777777" w:rsidTr="00DB1A94">
        <w:tblPrEx>
          <w:tblCellMar>
            <w:left w:w="108" w:type="dxa"/>
            <w:right w:w="108" w:type="dxa"/>
          </w:tblCellMar>
        </w:tblPrEx>
        <w:trPr>
          <w:gridAfter w:val="1"/>
          <w:wAfter w:w="20" w:type="dxa"/>
          <w:trHeight w:val="439"/>
          <w:jc w:val="center"/>
        </w:trPr>
        <w:tc>
          <w:tcPr>
            <w:tcW w:w="9468" w:type="dxa"/>
            <w:gridSpan w:val="2"/>
            <w:vAlign w:val="center"/>
          </w:tcPr>
          <w:p w14:paraId="699BE129" w14:textId="0EA26365" w:rsidR="008E3C7D" w:rsidRPr="00CB2D9B" w:rsidRDefault="008E3C7D" w:rsidP="00530376">
            <w:pPr>
              <w:jc w:val="center"/>
              <w:rPr>
                <w:rFonts w:eastAsiaTheme="minorEastAsia"/>
                <w:b/>
                <w:iCs/>
                <w:color w:val="000000" w:themeColor="text1"/>
                <w:sz w:val="20"/>
                <w:szCs w:val="18"/>
                <w:lang w:val="en-US"/>
              </w:rPr>
            </w:pPr>
            <w:bookmarkStart w:id="30" w:name="_Ref521017670"/>
            <w:r w:rsidRPr="00CB2D9B">
              <w:rPr>
                <w:rFonts w:eastAsiaTheme="minorEastAsia"/>
                <w:b/>
                <w:iCs/>
                <w:color w:val="000000" w:themeColor="text1"/>
                <w:sz w:val="20"/>
                <w:szCs w:val="18"/>
                <w:lang w:val="en-US" w:eastAsia="zh-CN"/>
              </w:rPr>
              <w:t xml:space="preserve">Figure </w:t>
            </w:r>
            <w:r w:rsidRPr="00994113">
              <w:rPr>
                <w:rFonts w:eastAsiaTheme="minorEastAsia"/>
                <w:b/>
                <w:iCs/>
                <w:color w:val="000000" w:themeColor="text1"/>
                <w:sz w:val="20"/>
                <w:szCs w:val="18"/>
                <w:lang w:eastAsia="zh-CN"/>
              </w:rPr>
              <w:fldChar w:fldCharType="begin"/>
            </w:r>
            <w:r w:rsidRPr="00CB2D9B">
              <w:rPr>
                <w:rFonts w:eastAsiaTheme="minorEastAsia"/>
                <w:b/>
                <w:iCs/>
                <w:color w:val="000000" w:themeColor="text1"/>
                <w:sz w:val="20"/>
                <w:szCs w:val="18"/>
                <w:lang w:val="en-US" w:eastAsia="zh-CN"/>
              </w:rPr>
              <w:instrText xml:space="preserve"> SEQ Figure \* ARABIC </w:instrText>
            </w:r>
            <w:r w:rsidRPr="00994113">
              <w:rPr>
                <w:rFonts w:eastAsiaTheme="minorEastAsia"/>
                <w:b/>
                <w:iCs/>
                <w:color w:val="000000" w:themeColor="text1"/>
                <w:sz w:val="20"/>
                <w:szCs w:val="18"/>
                <w:lang w:eastAsia="zh-CN"/>
              </w:rPr>
              <w:fldChar w:fldCharType="separate"/>
            </w:r>
            <w:r w:rsidR="007E2A97">
              <w:rPr>
                <w:rFonts w:eastAsiaTheme="minorEastAsia"/>
                <w:b/>
                <w:iCs/>
                <w:noProof/>
                <w:color w:val="000000" w:themeColor="text1"/>
                <w:sz w:val="20"/>
                <w:szCs w:val="18"/>
                <w:lang w:val="en-US" w:eastAsia="zh-CN"/>
              </w:rPr>
              <w:t>19</w:t>
            </w:r>
            <w:r w:rsidRPr="00994113">
              <w:rPr>
                <w:rFonts w:eastAsiaTheme="minorEastAsia"/>
                <w:b/>
                <w:iCs/>
                <w:color w:val="000000" w:themeColor="text1"/>
                <w:sz w:val="20"/>
                <w:szCs w:val="18"/>
                <w:lang w:eastAsia="zh-CN"/>
              </w:rPr>
              <w:fldChar w:fldCharType="end"/>
            </w:r>
            <w:bookmarkEnd w:id="30"/>
            <w:r w:rsidRPr="00CB2D9B">
              <w:rPr>
                <w:rFonts w:eastAsiaTheme="minorEastAsia"/>
                <w:b/>
                <w:iCs/>
                <w:color w:val="000000" w:themeColor="text1"/>
                <w:sz w:val="20"/>
                <w:szCs w:val="18"/>
                <w:lang w:val="en-US" w:eastAsia="zh-CN"/>
              </w:rPr>
              <w:t xml:space="preserve"> </w:t>
            </w:r>
            <m:oMath>
              <m:r>
                <m:rPr>
                  <m:sty m:val="b"/>
                </m:rPr>
                <w:rPr>
                  <w:rFonts w:ascii="Cambria Math" w:hAnsi="Cambria Math"/>
                  <w:color w:val="000000" w:themeColor="text1"/>
                  <w:sz w:val="20"/>
                  <w:lang w:val="en-US"/>
                </w:rPr>
                <m:t>2∂</m:t>
              </m:r>
              <m:acc>
                <m:accPr>
                  <m:chr m:val="̅"/>
                  <m:ctrlPr>
                    <w:rPr>
                      <w:rFonts w:ascii="Cambria Math" w:eastAsiaTheme="minorEastAsia" w:hAnsi="Cambria Math"/>
                      <w:b/>
                      <w:iCs/>
                      <w:color w:val="000000" w:themeColor="text1"/>
                      <w:sz w:val="20"/>
                      <w:szCs w:val="18"/>
                      <w:lang w:val="en-US" w:eastAsia="zh-CN"/>
                    </w:rPr>
                  </m:ctrlPr>
                </m:accPr>
                <m:e>
                  <m:r>
                    <m:rPr>
                      <m:sty m:val="b"/>
                    </m:rPr>
                    <w:rPr>
                      <w:rFonts w:ascii="Cambria Math" w:hAnsi="Cambria Math"/>
                      <w:color w:val="000000" w:themeColor="text1"/>
                      <w:sz w:val="20"/>
                      <w:lang w:val="en-US"/>
                    </w:rPr>
                    <m:t>T</m:t>
                  </m:r>
                </m:e>
              </m:acc>
              <m:r>
                <m:rPr>
                  <m:sty m:val="b"/>
                </m:rPr>
                <w:rPr>
                  <w:rFonts w:ascii="Cambria Math" w:hAnsi="Cambria Math"/>
                  <w:color w:val="000000" w:themeColor="text1"/>
                  <w:sz w:val="20"/>
                  <w:lang w:val="en-US"/>
                </w:rPr>
                <m:t>/∂</m:t>
              </m:r>
              <m:r>
                <m:rPr>
                  <m:sty m:val="bi"/>
                </m:rPr>
                <w:rPr>
                  <w:rFonts w:ascii="Cambria Math" w:hAnsi="Cambria Math"/>
                  <w:color w:val="000000" w:themeColor="text1"/>
                  <w:sz w:val="20"/>
                  <w:lang w:val="en-US"/>
                </w:rPr>
                <m:t>ζ</m:t>
              </m:r>
            </m:oMath>
            <w:r w:rsidR="0099736D">
              <w:rPr>
                <w:rFonts w:eastAsiaTheme="minorEastAsia"/>
                <w:b/>
                <w:iCs/>
                <w:color w:val="000000" w:themeColor="text1"/>
                <w:sz w:val="20"/>
                <w:szCs w:val="18"/>
                <w:lang w:val="en-US" w:eastAsia="zh-CN"/>
              </w:rPr>
              <w:t xml:space="preserve"> </w:t>
            </w:r>
            <w:r w:rsidRPr="00CB2D9B">
              <w:rPr>
                <w:b/>
                <w:bCs/>
                <w:iCs/>
                <w:color w:val="000000" w:themeColor="text1"/>
                <w:sz w:val="20"/>
                <w:szCs w:val="18"/>
                <w:lang w:val="en-US"/>
              </w:rPr>
              <w:t>at the upper wall obtained by LPCM</w:t>
            </w:r>
            <w:r>
              <w:rPr>
                <w:b/>
                <w:bCs/>
                <w:iCs/>
                <w:color w:val="000000" w:themeColor="text1"/>
                <w:sz w:val="20"/>
                <w:szCs w:val="18"/>
                <w:lang w:val="en-US"/>
              </w:rPr>
              <w:t xml:space="preserve"> </w:t>
            </w:r>
            <w:r w:rsidRPr="008B7D31">
              <w:rPr>
                <w:b/>
                <w:iCs/>
                <w:color w:val="000000" w:themeColor="text1"/>
                <w:sz w:val="20"/>
                <w:lang w:val="en-US"/>
              </w:rPr>
              <w:t>(he/</w:t>
            </w:r>
            <w:proofErr w:type="spellStart"/>
            <w:r w:rsidRPr="008B7D31">
              <w:rPr>
                <w:b/>
                <w:iCs/>
                <w:color w:val="000000" w:themeColor="text1"/>
                <w:sz w:val="20"/>
                <w:lang w:val="en-US"/>
              </w:rPr>
              <w:t>h</w:t>
            </w:r>
            <w:r>
              <w:rPr>
                <w:b/>
                <w:iCs/>
                <w:color w:val="000000" w:themeColor="text1"/>
                <w:sz w:val="20"/>
                <w:lang w:val="en-US"/>
              </w:rPr>
              <w:t>s</w:t>
            </w:r>
            <w:proofErr w:type="spellEnd"/>
            <w:r>
              <w:rPr>
                <w:b/>
                <w:iCs/>
                <w:color w:val="000000" w:themeColor="text1"/>
                <w:sz w:val="20"/>
                <w:lang w:val="en-US"/>
              </w:rPr>
              <w:t>=8</w:t>
            </w:r>
            <w:r w:rsidRPr="008B7D31">
              <w:rPr>
                <w:b/>
                <w:iCs/>
                <w:color w:val="000000" w:themeColor="text1"/>
                <w:sz w:val="20"/>
                <w:lang w:val="en-US"/>
              </w:rPr>
              <w:t>)</w:t>
            </w:r>
          </w:p>
        </w:tc>
      </w:tr>
      <w:tr w:rsidR="008E3C7D" w:rsidRPr="008E3C7D" w14:paraId="3D773DA2" w14:textId="77777777" w:rsidTr="00643583">
        <w:trPr>
          <w:gridAfter w:val="1"/>
          <w:wAfter w:w="20" w:type="dxa"/>
          <w:trHeight w:val="3057"/>
          <w:jc w:val="center"/>
        </w:trPr>
        <w:tc>
          <w:tcPr>
            <w:tcW w:w="9468" w:type="dxa"/>
            <w:gridSpan w:val="2"/>
          </w:tcPr>
          <w:p w14:paraId="26CA6451" w14:textId="5FAE0929" w:rsidR="001A1DC2" w:rsidRPr="00643583" w:rsidRDefault="00643583" w:rsidP="00BA4826">
            <w:pPr>
              <w:keepNext/>
              <w:spacing w:line="276" w:lineRule="auto"/>
              <w:ind w:left="-158"/>
              <w:jc w:val="center"/>
              <w:rPr>
                <w:rFonts w:ascii="Times New Roman" w:eastAsia="Times New Roman" w:hAnsi="Times New Roman"/>
                <w:color w:val="000000" w:themeColor="text1"/>
                <w:lang w:val="en-US"/>
              </w:rPr>
            </w:pPr>
            <w:r>
              <w:rPr>
                <w:noProof/>
                <w:lang w:eastAsia="zh-CN"/>
              </w:rPr>
              <w:lastRenderedPageBreak/>
              <w:drawing>
                <wp:inline distT="0" distB="0" distL="0" distR="0" wp14:anchorId="32A25EA2" wp14:editId="6D2AE2B9">
                  <wp:extent cx="5760720" cy="2660650"/>
                  <wp:effectExtent l="0" t="0" r="11430" b="6350"/>
                  <wp:docPr id="1" name="Graphique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tc>
      </w:tr>
      <w:tr w:rsidR="008E3C7D" w:rsidRPr="00F1019A" w14:paraId="492E2FE9" w14:textId="77777777" w:rsidTr="00DB1A94">
        <w:tblPrEx>
          <w:tblCellMar>
            <w:left w:w="108" w:type="dxa"/>
            <w:right w:w="108" w:type="dxa"/>
          </w:tblCellMar>
        </w:tblPrEx>
        <w:trPr>
          <w:gridAfter w:val="1"/>
          <w:wAfter w:w="20" w:type="dxa"/>
          <w:trHeight w:val="439"/>
          <w:jc w:val="center"/>
        </w:trPr>
        <w:tc>
          <w:tcPr>
            <w:tcW w:w="9468" w:type="dxa"/>
            <w:gridSpan w:val="2"/>
            <w:vAlign w:val="center"/>
          </w:tcPr>
          <w:p w14:paraId="22845143" w14:textId="7D975123" w:rsidR="008E3C7D" w:rsidRPr="00CB2D9B" w:rsidRDefault="008E3C7D" w:rsidP="00530376">
            <w:pPr>
              <w:pStyle w:val="Lgende"/>
              <w:jc w:val="center"/>
              <w:rPr>
                <w:b/>
                <w:color w:val="000000" w:themeColor="text1"/>
                <w:sz w:val="20"/>
                <w:lang w:val="en-US"/>
              </w:rPr>
            </w:pPr>
            <w:bookmarkStart w:id="31" w:name="_Ref521017671"/>
            <w:r w:rsidRPr="00CB2D9B">
              <w:rPr>
                <w:b/>
                <w:i w:val="0"/>
                <w:color w:val="000000" w:themeColor="text1"/>
                <w:sz w:val="20"/>
                <w:lang w:val="en-US"/>
              </w:rPr>
              <w:t xml:space="preserve">Figure </w:t>
            </w:r>
            <w:r w:rsidRPr="00994113">
              <w:rPr>
                <w:b/>
                <w:i w:val="0"/>
                <w:color w:val="000000" w:themeColor="text1"/>
                <w:sz w:val="20"/>
              </w:rPr>
              <w:fldChar w:fldCharType="begin"/>
            </w:r>
            <w:r w:rsidRPr="00CB2D9B">
              <w:rPr>
                <w:b/>
                <w:i w:val="0"/>
                <w:color w:val="000000" w:themeColor="text1"/>
                <w:sz w:val="20"/>
                <w:lang w:val="en-US"/>
              </w:rPr>
              <w:instrText xml:space="preserve"> SEQ Figure \* ARABIC </w:instrText>
            </w:r>
            <w:r w:rsidRPr="00994113">
              <w:rPr>
                <w:b/>
                <w:i w:val="0"/>
                <w:color w:val="000000" w:themeColor="text1"/>
                <w:sz w:val="20"/>
              </w:rPr>
              <w:fldChar w:fldCharType="separate"/>
            </w:r>
            <w:r w:rsidR="007E2A97">
              <w:rPr>
                <w:b/>
                <w:i w:val="0"/>
                <w:noProof/>
                <w:color w:val="000000" w:themeColor="text1"/>
                <w:sz w:val="20"/>
                <w:lang w:val="en-US"/>
              </w:rPr>
              <w:t>20</w:t>
            </w:r>
            <w:r w:rsidRPr="00994113">
              <w:rPr>
                <w:b/>
                <w:i w:val="0"/>
                <w:color w:val="000000" w:themeColor="text1"/>
                <w:sz w:val="20"/>
              </w:rPr>
              <w:fldChar w:fldCharType="end"/>
            </w:r>
            <w:bookmarkEnd w:id="31"/>
            <w:r w:rsidRPr="00CB2D9B">
              <w:rPr>
                <w:b/>
                <w:i w:val="0"/>
                <w:color w:val="000000" w:themeColor="text1"/>
                <w:sz w:val="20"/>
                <w:lang w:val="en-US"/>
              </w:rPr>
              <w:t xml:space="preserve"> </w:t>
            </w:r>
            <w:r w:rsidR="00C06A72">
              <w:rPr>
                <w:b/>
                <w:i w:val="0"/>
                <w:color w:val="000000" w:themeColor="text1"/>
                <w:sz w:val="20"/>
                <w:lang w:val="en-US"/>
              </w:rPr>
              <w:t xml:space="preserve"> </w:t>
            </w:r>
            <m:oMath>
              <m:r>
                <m:rPr>
                  <m:sty m:val="b"/>
                </m:rPr>
                <w:rPr>
                  <w:rFonts w:ascii="Cambria Math" w:hAnsi="Cambria Math"/>
                  <w:color w:val="000000" w:themeColor="text1"/>
                  <w:sz w:val="20"/>
                  <w:lang w:val="en-US"/>
                </w:rPr>
                <m:t>2∂</m:t>
              </m:r>
              <m:acc>
                <m:accPr>
                  <m:chr m:val="̅"/>
                  <m:ctrlPr>
                    <w:rPr>
                      <w:rFonts w:ascii="Cambria Math" w:hAnsi="Cambria Math"/>
                      <w:b/>
                      <w:i w:val="0"/>
                      <w:color w:val="000000" w:themeColor="text1"/>
                      <w:sz w:val="20"/>
                      <w:lang w:val="en-US"/>
                    </w:rPr>
                  </m:ctrlPr>
                </m:accPr>
                <m:e>
                  <m:r>
                    <m:rPr>
                      <m:sty m:val="b"/>
                    </m:rPr>
                    <w:rPr>
                      <w:rFonts w:ascii="Cambria Math" w:hAnsi="Cambria Math"/>
                      <w:color w:val="000000" w:themeColor="text1"/>
                      <w:sz w:val="20"/>
                      <w:lang w:val="en-US"/>
                    </w:rPr>
                    <m:t>T</m:t>
                  </m:r>
                </m:e>
              </m:acc>
              <m:r>
                <m:rPr>
                  <m:sty m:val="b"/>
                </m:rPr>
                <w:rPr>
                  <w:rFonts w:ascii="Cambria Math" w:hAnsi="Cambria Math"/>
                  <w:color w:val="000000" w:themeColor="text1"/>
                  <w:sz w:val="20"/>
                  <w:lang w:val="en-US"/>
                </w:rPr>
                <m:t>/∂</m:t>
              </m:r>
              <m:r>
                <m:rPr>
                  <m:sty m:val="b"/>
                </m:rPr>
                <w:rPr>
                  <w:rFonts w:ascii="Cambria Math" w:hAnsi="Cambria Math"/>
                  <w:color w:val="000000" w:themeColor="text1"/>
                  <w:sz w:val="20"/>
                  <w:lang w:val="en-US"/>
                </w:rPr>
                <m:t>ζ</m:t>
              </m:r>
              <m:r>
                <m:rPr>
                  <m:sty m:val="b"/>
                </m:rPr>
                <w:rPr>
                  <w:rFonts w:ascii="Cambria Math" w:hAnsi="Cambria Math"/>
                  <w:color w:val="000000" w:themeColor="text1"/>
                  <w:sz w:val="20"/>
                  <w:lang w:val="en-US"/>
                </w:rPr>
                <m:t xml:space="preserve"> </m:t>
              </m:r>
            </m:oMath>
            <w:r w:rsidR="00C06A72">
              <w:rPr>
                <w:b/>
                <w:i w:val="0"/>
                <w:iCs w:val="0"/>
                <w:color w:val="000000" w:themeColor="text1"/>
                <w:sz w:val="20"/>
                <w:lang w:val="en-US"/>
              </w:rPr>
              <w:t xml:space="preserve"> </w:t>
            </w:r>
            <w:r w:rsidRPr="00947F11">
              <w:rPr>
                <w:b/>
                <w:i w:val="0"/>
                <w:color w:val="000000" w:themeColor="text1"/>
                <w:sz w:val="20"/>
                <w:lang w:val="en-US"/>
              </w:rPr>
              <w:t>at the lower wall obtained by LPCM</w:t>
            </w:r>
            <w:r w:rsidRPr="00CB2D9B">
              <w:rPr>
                <w:b/>
                <w:bCs/>
                <w:color w:val="000000" w:themeColor="text1"/>
                <w:sz w:val="20"/>
                <w:lang w:val="en-US"/>
              </w:rPr>
              <w:t xml:space="preserve"> </w:t>
            </w:r>
            <w:r w:rsidRPr="00003AD7">
              <w:rPr>
                <w:b/>
                <w:i w:val="0"/>
                <w:iCs w:val="0"/>
                <w:color w:val="000000" w:themeColor="text1"/>
                <w:sz w:val="20"/>
                <w:lang w:val="en-US"/>
              </w:rPr>
              <w:t>(he/</w:t>
            </w:r>
            <w:proofErr w:type="spellStart"/>
            <w:r w:rsidRPr="00003AD7">
              <w:rPr>
                <w:b/>
                <w:i w:val="0"/>
                <w:iCs w:val="0"/>
                <w:color w:val="000000" w:themeColor="text1"/>
                <w:sz w:val="20"/>
                <w:lang w:val="en-US"/>
              </w:rPr>
              <w:t>h</w:t>
            </w:r>
            <w:r w:rsidR="000A21D8">
              <w:rPr>
                <w:b/>
                <w:i w:val="0"/>
                <w:iCs w:val="0"/>
                <w:color w:val="000000" w:themeColor="text1"/>
                <w:sz w:val="20"/>
                <w:lang w:val="en-US"/>
              </w:rPr>
              <w:t>s</w:t>
            </w:r>
            <w:proofErr w:type="spellEnd"/>
            <w:r w:rsidR="000A21D8">
              <w:rPr>
                <w:b/>
                <w:i w:val="0"/>
                <w:iCs w:val="0"/>
                <w:color w:val="000000" w:themeColor="text1"/>
                <w:sz w:val="20"/>
                <w:lang w:val="en-US"/>
              </w:rPr>
              <w:t>=8</w:t>
            </w:r>
            <w:r w:rsidRPr="00003AD7">
              <w:rPr>
                <w:b/>
                <w:i w:val="0"/>
                <w:iCs w:val="0"/>
                <w:color w:val="000000" w:themeColor="text1"/>
                <w:sz w:val="20"/>
                <w:lang w:val="en-US"/>
              </w:rPr>
              <w:t>)</w:t>
            </w:r>
          </w:p>
        </w:tc>
      </w:tr>
      <w:tr w:rsidR="008E3C7D" w:rsidRPr="00EB3468" w14:paraId="4C0FA778" w14:textId="77777777" w:rsidTr="00DB1A94">
        <w:trPr>
          <w:trHeight w:val="3539"/>
          <w:jc w:val="center"/>
        </w:trPr>
        <w:tc>
          <w:tcPr>
            <w:tcW w:w="5008" w:type="dxa"/>
          </w:tcPr>
          <w:p w14:paraId="0BF0DCCF" w14:textId="6D22C52E" w:rsidR="008E3C7D" w:rsidRPr="00EB3468" w:rsidRDefault="00FF68DB" w:rsidP="00CF406E">
            <w:pPr>
              <w:keepNext/>
              <w:spacing w:line="276" w:lineRule="auto"/>
              <w:ind w:left="-113"/>
              <w:jc w:val="center"/>
              <w:rPr>
                <w:lang w:val="en-US"/>
              </w:rPr>
            </w:pPr>
            <w:r>
              <w:rPr>
                <w:noProof/>
                <w:lang w:eastAsia="zh-CN"/>
              </w:rPr>
              <w:drawing>
                <wp:inline distT="0" distB="0" distL="0" distR="0" wp14:anchorId="69F37A08" wp14:editId="64295A7F">
                  <wp:extent cx="3064510" cy="2187244"/>
                  <wp:effectExtent l="0" t="0" r="2540" b="3810"/>
                  <wp:docPr id="29" name="Graphique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tc>
        <w:tc>
          <w:tcPr>
            <w:tcW w:w="4480" w:type="dxa"/>
            <w:gridSpan w:val="2"/>
          </w:tcPr>
          <w:p w14:paraId="3253988A" w14:textId="100E2B28" w:rsidR="008E3C7D" w:rsidRDefault="00801B74" w:rsidP="00CF406E">
            <w:pPr>
              <w:keepNext/>
              <w:spacing w:line="276" w:lineRule="auto"/>
              <w:ind w:left="-158"/>
              <w:jc w:val="center"/>
              <w:rPr>
                <w:rFonts w:ascii="Times New Roman" w:eastAsia="Times New Roman" w:hAnsi="Times New Roman"/>
                <w:lang w:val="en-US"/>
              </w:rPr>
            </w:pPr>
            <w:r>
              <w:rPr>
                <w:noProof/>
                <w:lang w:eastAsia="zh-CN"/>
              </w:rPr>
              <w:drawing>
                <wp:inline distT="0" distB="0" distL="0" distR="0" wp14:anchorId="0A9A5043" wp14:editId="635C28FC">
                  <wp:extent cx="2706624" cy="2187575"/>
                  <wp:effectExtent l="0" t="0" r="17780" b="3175"/>
                  <wp:docPr id="30" name="Graphique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tc>
      </w:tr>
      <w:tr w:rsidR="008E3C7D" w:rsidRPr="00F1019A" w14:paraId="50371128" w14:textId="77777777" w:rsidTr="00DB1A94">
        <w:tblPrEx>
          <w:tblCellMar>
            <w:left w:w="108" w:type="dxa"/>
            <w:right w:w="108" w:type="dxa"/>
          </w:tblCellMar>
        </w:tblPrEx>
        <w:trPr>
          <w:trHeight w:val="439"/>
          <w:jc w:val="center"/>
        </w:trPr>
        <w:tc>
          <w:tcPr>
            <w:tcW w:w="5008" w:type="dxa"/>
            <w:vAlign w:val="center"/>
          </w:tcPr>
          <w:p w14:paraId="0F988F6C" w14:textId="6CACC092" w:rsidR="008E3C7D" w:rsidRPr="00DB0CDB" w:rsidRDefault="008E3C7D" w:rsidP="00CF406E">
            <w:pPr>
              <w:pStyle w:val="Lgende"/>
              <w:jc w:val="center"/>
              <w:rPr>
                <w:b/>
                <w:i w:val="0"/>
                <w:color w:val="000000" w:themeColor="text1"/>
                <w:sz w:val="20"/>
                <w:lang w:val="en-US"/>
              </w:rPr>
            </w:pPr>
            <w:bookmarkStart w:id="32" w:name="_Ref521017673"/>
            <w:r w:rsidRPr="00DB0CDB">
              <w:rPr>
                <w:b/>
                <w:i w:val="0"/>
                <w:color w:val="000000" w:themeColor="text1"/>
                <w:sz w:val="20"/>
                <w:lang w:val="en-US"/>
              </w:rPr>
              <w:t xml:space="preserve">Figure </w:t>
            </w:r>
            <w:r w:rsidRPr="006A519B">
              <w:rPr>
                <w:b/>
                <w:i w:val="0"/>
                <w:color w:val="000000" w:themeColor="text1"/>
                <w:sz w:val="20"/>
              </w:rPr>
              <w:fldChar w:fldCharType="begin"/>
            </w:r>
            <w:r w:rsidRPr="00DB0CDB">
              <w:rPr>
                <w:b/>
                <w:i w:val="0"/>
                <w:color w:val="000000" w:themeColor="text1"/>
                <w:sz w:val="20"/>
                <w:lang w:val="en-US"/>
              </w:rPr>
              <w:instrText xml:space="preserve"> SEQ Figure \* ARABIC </w:instrText>
            </w:r>
            <w:r w:rsidRPr="006A519B">
              <w:rPr>
                <w:b/>
                <w:i w:val="0"/>
                <w:color w:val="000000" w:themeColor="text1"/>
                <w:sz w:val="20"/>
              </w:rPr>
              <w:fldChar w:fldCharType="separate"/>
            </w:r>
            <w:r w:rsidR="007E2A97">
              <w:rPr>
                <w:b/>
                <w:i w:val="0"/>
                <w:noProof/>
                <w:color w:val="000000" w:themeColor="text1"/>
                <w:sz w:val="20"/>
                <w:lang w:val="en-US"/>
              </w:rPr>
              <w:t>21</w:t>
            </w:r>
            <w:r w:rsidRPr="006A519B">
              <w:rPr>
                <w:b/>
                <w:i w:val="0"/>
                <w:color w:val="000000" w:themeColor="text1"/>
                <w:sz w:val="20"/>
              </w:rPr>
              <w:fldChar w:fldCharType="end"/>
            </w:r>
            <w:bookmarkEnd w:id="32"/>
            <w:r w:rsidRPr="00DB0CDB">
              <w:rPr>
                <w:b/>
                <w:i w:val="0"/>
                <w:color w:val="000000" w:themeColor="text1"/>
                <w:sz w:val="20"/>
                <w:lang w:val="en-US"/>
              </w:rPr>
              <w:t xml:space="preserve"> </w:t>
            </w:r>
            <w:r w:rsidRPr="00FB20B8">
              <w:rPr>
                <w:b/>
                <w:i w:val="0"/>
                <w:color w:val="000000" w:themeColor="text1"/>
                <w:sz w:val="20"/>
                <w:lang w:val="en-US"/>
              </w:rPr>
              <w:t xml:space="preserve">dimensionless error Lobatto </w:t>
            </w:r>
            <w:r w:rsidR="001C16BE">
              <w:rPr>
                <w:b/>
                <w:i w:val="0"/>
                <w:iCs w:val="0"/>
                <w:color w:val="000000" w:themeColor="text1"/>
                <w:sz w:val="20"/>
                <w:lang w:val="en-US"/>
              </w:rPr>
              <w:t>(he/</w:t>
            </w:r>
            <w:proofErr w:type="spellStart"/>
            <w:r w:rsidR="001C16BE">
              <w:rPr>
                <w:b/>
                <w:i w:val="0"/>
                <w:iCs w:val="0"/>
                <w:color w:val="000000" w:themeColor="text1"/>
                <w:sz w:val="20"/>
                <w:lang w:val="en-US"/>
              </w:rPr>
              <w:t>hs</w:t>
            </w:r>
            <w:proofErr w:type="spellEnd"/>
            <w:r w:rsidR="001C16BE">
              <w:rPr>
                <w:b/>
                <w:i w:val="0"/>
                <w:iCs w:val="0"/>
                <w:color w:val="000000" w:themeColor="text1"/>
                <w:sz w:val="20"/>
                <w:lang w:val="en-US"/>
              </w:rPr>
              <w:t>=8</w:t>
            </w:r>
            <w:r w:rsidRPr="00FB20B8">
              <w:rPr>
                <w:b/>
                <w:i w:val="0"/>
                <w:iCs w:val="0"/>
                <w:color w:val="000000" w:themeColor="text1"/>
                <w:sz w:val="20"/>
                <w:lang w:val="en-US"/>
              </w:rPr>
              <w:t>)</w:t>
            </w:r>
          </w:p>
        </w:tc>
        <w:tc>
          <w:tcPr>
            <w:tcW w:w="4480" w:type="dxa"/>
            <w:gridSpan w:val="2"/>
            <w:vAlign w:val="center"/>
          </w:tcPr>
          <w:p w14:paraId="6AC2DA21" w14:textId="327D420B" w:rsidR="008E3C7D" w:rsidRPr="00FB20B8" w:rsidRDefault="008E3C7D" w:rsidP="00654C6C">
            <w:pPr>
              <w:pStyle w:val="Lgende"/>
              <w:jc w:val="center"/>
              <w:rPr>
                <w:b/>
                <w:i w:val="0"/>
                <w:color w:val="000000" w:themeColor="text1"/>
                <w:sz w:val="20"/>
                <w:lang w:val="en-US"/>
              </w:rPr>
            </w:pPr>
            <w:bookmarkStart w:id="33" w:name="_Ref521017675"/>
            <w:r w:rsidRPr="00FB20B8">
              <w:rPr>
                <w:b/>
                <w:i w:val="0"/>
                <w:color w:val="000000" w:themeColor="text1"/>
                <w:sz w:val="20"/>
                <w:lang w:val="en-US"/>
              </w:rPr>
              <w:t xml:space="preserve">Figure </w:t>
            </w:r>
            <w:r w:rsidRPr="00FB20B8">
              <w:rPr>
                <w:b/>
                <w:i w:val="0"/>
                <w:color w:val="000000" w:themeColor="text1"/>
                <w:sz w:val="20"/>
              </w:rPr>
              <w:fldChar w:fldCharType="begin"/>
            </w:r>
            <w:r w:rsidRPr="00FB20B8">
              <w:rPr>
                <w:b/>
                <w:i w:val="0"/>
                <w:color w:val="000000" w:themeColor="text1"/>
                <w:sz w:val="20"/>
                <w:lang w:val="en-US"/>
              </w:rPr>
              <w:instrText xml:space="preserve"> SEQ Figure \* ARABIC </w:instrText>
            </w:r>
            <w:r w:rsidRPr="00FB20B8">
              <w:rPr>
                <w:b/>
                <w:i w:val="0"/>
                <w:color w:val="000000" w:themeColor="text1"/>
                <w:sz w:val="20"/>
              </w:rPr>
              <w:fldChar w:fldCharType="separate"/>
            </w:r>
            <w:r w:rsidR="007E2A97">
              <w:rPr>
                <w:b/>
                <w:i w:val="0"/>
                <w:noProof/>
                <w:color w:val="000000" w:themeColor="text1"/>
                <w:sz w:val="20"/>
                <w:lang w:val="en-US"/>
              </w:rPr>
              <w:t>22</w:t>
            </w:r>
            <w:r w:rsidRPr="00FB20B8">
              <w:rPr>
                <w:b/>
                <w:i w:val="0"/>
                <w:color w:val="000000" w:themeColor="text1"/>
                <w:sz w:val="20"/>
              </w:rPr>
              <w:fldChar w:fldCharType="end"/>
            </w:r>
            <w:bookmarkEnd w:id="33"/>
            <w:r w:rsidRPr="00FB20B8">
              <w:rPr>
                <w:b/>
                <w:i w:val="0"/>
                <w:color w:val="000000" w:themeColor="text1"/>
                <w:sz w:val="20"/>
                <w:lang w:val="en-US"/>
              </w:rPr>
              <w:t xml:space="preserve"> </w:t>
            </w:r>
            <w:r w:rsidR="000F7C66">
              <w:rPr>
                <w:b/>
                <w:i w:val="0"/>
                <w:color w:val="000000" w:themeColor="text1"/>
                <w:lang w:val="en-US"/>
              </w:rPr>
              <w:t>c</w:t>
            </w:r>
            <w:r w:rsidRPr="00FB20B8">
              <w:rPr>
                <w:b/>
                <w:i w:val="0"/>
                <w:color w:val="000000" w:themeColor="text1"/>
                <w:lang w:val="en-US"/>
              </w:rPr>
              <w:t xml:space="preserve">omputational time </w:t>
            </w:r>
            <w:r w:rsidRPr="00FB20B8">
              <w:rPr>
                <w:b/>
                <w:i w:val="0"/>
                <w:iCs w:val="0"/>
                <w:color w:val="000000" w:themeColor="text1"/>
                <w:sz w:val="20"/>
                <w:lang w:val="en-US"/>
              </w:rPr>
              <w:t>(he/</w:t>
            </w:r>
            <w:proofErr w:type="spellStart"/>
            <w:r w:rsidRPr="00FB20B8">
              <w:rPr>
                <w:b/>
                <w:i w:val="0"/>
                <w:iCs w:val="0"/>
                <w:color w:val="000000" w:themeColor="text1"/>
                <w:sz w:val="20"/>
                <w:lang w:val="en-US"/>
              </w:rPr>
              <w:t>hs</w:t>
            </w:r>
            <w:proofErr w:type="spellEnd"/>
            <w:r w:rsidRPr="00FB20B8">
              <w:rPr>
                <w:b/>
                <w:i w:val="0"/>
                <w:iCs w:val="0"/>
                <w:color w:val="000000" w:themeColor="text1"/>
                <w:sz w:val="20"/>
                <w:lang w:val="en-US"/>
              </w:rPr>
              <w:t>=</w:t>
            </w:r>
            <w:r w:rsidR="00654C6C">
              <w:rPr>
                <w:b/>
                <w:i w:val="0"/>
                <w:iCs w:val="0"/>
                <w:color w:val="000000" w:themeColor="text1"/>
                <w:sz w:val="20"/>
                <w:lang w:val="en-US"/>
              </w:rPr>
              <w:t>8</w:t>
            </w:r>
            <w:r w:rsidRPr="00FB20B8">
              <w:rPr>
                <w:b/>
                <w:i w:val="0"/>
                <w:iCs w:val="0"/>
                <w:color w:val="000000" w:themeColor="text1"/>
                <w:sz w:val="20"/>
                <w:lang w:val="en-US"/>
              </w:rPr>
              <w:t>)</w:t>
            </w:r>
          </w:p>
        </w:tc>
      </w:tr>
      <w:tr w:rsidR="00DB1A94" w14:paraId="75A5E07F" w14:textId="77777777" w:rsidTr="00DB1A94">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3539"/>
        </w:trPr>
        <w:tc>
          <w:tcPr>
            <w:tcW w:w="5008" w:type="dxa"/>
            <w:tcBorders>
              <w:top w:val="nil"/>
              <w:left w:val="nil"/>
              <w:bottom w:val="nil"/>
              <w:right w:val="nil"/>
            </w:tcBorders>
          </w:tcPr>
          <w:p w14:paraId="5655C823" w14:textId="67618FB6" w:rsidR="00DB1A94" w:rsidRPr="00EB3468" w:rsidRDefault="00DB1A94" w:rsidP="00CF406E">
            <w:pPr>
              <w:keepNext/>
              <w:spacing w:line="276" w:lineRule="auto"/>
              <w:ind w:left="-113"/>
              <w:jc w:val="center"/>
              <w:rPr>
                <w:lang w:val="en-US"/>
              </w:rPr>
            </w:pPr>
            <w:r w:rsidRPr="00052431">
              <w:rPr>
                <w:noProof/>
                <w:lang w:eastAsia="zh-CN"/>
              </w:rPr>
              <w:drawing>
                <wp:inline distT="0" distB="0" distL="0" distR="0" wp14:anchorId="24D31F8C" wp14:editId="6237ED33">
                  <wp:extent cx="2808000" cy="2106000"/>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Linux\1_Work_tout\5_Work_prog_V2\Résultat\photo du rapport\Rapport=8.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808000" cy="2106000"/>
                          </a:xfrm>
                          <a:prstGeom prst="rect">
                            <a:avLst/>
                          </a:prstGeom>
                          <a:noFill/>
                          <a:ln>
                            <a:noFill/>
                          </a:ln>
                        </pic:spPr>
                      </pic:pic>
                    </a:graphicData>
                  </a:graphic>
                </wp:inline>
              </w:drawing>
            </w:r>
          </w:p>
        </w:tc>
        <w:tc>
          <w:tcPr>
            <w:tcW w:w="4480" w:type="dxa"/>
            <w:gridSpan w:val="2"/>
            <w:tcBorders>
              <w:top w:val="nil"/>
              <w:left w:val="nil"/>
              <w:bottom w:val="nil"/>
              <w:right w:val="nil"/>
            </w:tcBorders>
          </w:tcPr>
          <w:p w14:paraId="33EBBC5C" w14:textId="0D866CC2" w:rsidR="00DB1A94" w:rsidRDefault="00DB1A94" w:rsidP="00CF406E">
            <w:pPr>
              <w:keepNext/>
              <w:spacing w:line="276" w:lineRule="auto"/>
              <w:ind w:left="-158"/>
              <w:jc w:val="center"/>
              <w:rPr>
                <w:rFonts w:ascii="Times New Roman" w:eastAsia="Times New Roman" w:hAnsi="Times New Roman"/>
                <w:lang w:val="en-US"/>
              </w:rPr>
            </w:pPr>
            <w:r>
              <w:rPr>
                <w:noProof/>
                <w:lang w:eastAsia="zh-CN"/>
              </w:rPr>
              <w:drawing>
                <wp:inline distT="0" distB="0" distL="0" distR="0" wp14:anchorId="790705D8" wp14:editId="345D3161">
                  <wp:extent cx="2808000" cy="2106000"/>
                  <wp:effectExtent l="0" t="0" r="0" b="889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apport=8(RC).png"/>
                          <pic:cNvPicPr/>
                        </pic:nvPicPr>
                        <pic:blipFill>
                          <a:blip r:embed="rId32">
                            <a:extLst>
                              <a:ext uri="{28A0092B-C50C-407E-A947-70E740481C1C}">
                                <a14:useLocalDpi xmlns:a14="http://schemas.microsoft.com/office/drawing/2010/main" val="0"/>
                              </a:ext>
                            </a:extLst>
                          </a:blip>
                          <a:stretch>
                            <a:fillRect/>
                          </a:stretch>
                        </pic:blipFill>
                        <pic:spPr>
                          <a:xfrm>
                            <a:off x="0" y="0"/>
                            <a:ext cx="2808000" cy="2106000"/>
                          </a:xfrm>
                          <a:prstGeom prst="rect">
                            <a:avLst/>
                          </a:prstGeom>
                        </pic:spPr>
                      </pic:pic>
                    </a:graphicData>
                  </a:graphic>
                </wp:inline>
              </w:drawing>
            </w:r>
          </w:p>
        </w:tc>
      </w:tr>
      <w:tr w:rsidR="00DB1A94" w:rsidRPr="00F1019A" w14:paraId="13D967EA" w14:textId="77777777" w:rsidTr="00DB1A94">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439"/>
        </w:trPr>
        <w:tc>
          <w:tcPr>
            <w:tcW w:w="5008" w:type="dxa"/>
            <w:tcBorders>
              <w:top w:val="nil"/>
              <w:left w:val="nil"/>
              <w:bottom w:val="nil"/>
              <w:right w:val="nil"/>
            </w:tcBorders>
            <w:vAlign w:val="center"/>
          </w:tcPr>
          <w:p w14:paraId="77A2687C" w14:textId="3E5C7C9A" w:rsidR="00DB1A94" w:rsidRPr="00DB0CDB" w:rsidRDefault="00DB1A94" w:rsidP="00312504">
            <w:pPr>
              <w:pStyle w:val="Lgende"/>
              <w:jc w:val="center"/>
              <w:rPr>
                <w:b/>
                <w:i w:val="0"/>
                <w:color w:val="000000" w:themeColor="text1"/>
                <w:sz w:val="20"/>
                <w:lang w:val="en-US"/>
              </w:rPr>
            </w:pPr>
            <w:r w:rsidRPr="00DB0CDB">
              <w:rPr>
                <w:b/>
                <w:i w:val="0"/>
                <w:color w:val="000000" w:themeColor="text1"/>
                <w:sz w:val="20"/>
                <w:lang w:val="en-US"/>
              </w:rPr>
              <w:t xml:space="preserve">Figure </w:t>
            </w:r>
            <w:r w:rsidRPr="006A519B">
              <w:rPr>
                <w:b/>
                <w:i w:val="0"/>
                <w:color w:val="000000" w:themeColor="text1"/>
                <w:sz w:val="20"/>
              </w:rPr>
              <w:fldChar w:fldCharType="begin"/>
            </w:r>
            <w:r w:rsidRPr="00DB0CDB">
              <w:rPr>
                <w:b/>
                <w:i w:val="0"/>
                <w:color w:val="000000" w:themeColor="text1"/>
                <w:sz w:val="20"/>
                <w:lang w:val="en-US"/>
              </w:rPr>
              <w:instrText xml:space="preserve"> SEQ Figure \* ARABIC </w:instrText>
            </w:r>
            <w:r w:rsidRPr="006A519B">
              <w:rPr>
                <w:b/>
                <w:i w:val="0"/>
                <w:color w:val="000000" w:themeColor="text1"/>
                <w:sz w:val="20"/>
              </w:rPr>
              <w:fldChar w:fldCharType="separate"/>
            </w:r>
            <w:r w:rsidR="007E2A97">
              <w:rPr>
                <w:b/>
                <w:i w:val="0"/>
                <w:noProof/>
                <w:color w:val="000000" w:themeColor="text1"/>
                <w:sz w:val="20"/>
                <w:lang w:val="en-US"/>
              </w:rPr>
              <w:t>23</w:t>
            </w:r>
            <w:r w:rsidRPr="006A519B">
              <w:rPr>
                <w:b/>
                <w:i w:val="0"/>
                <w:color w:val="000000" w:themeColor="text1"/>
                <w:sz w:val="20"/>
              </w:rPr>
              <w:fldChar w:fldCharType="end"/>
            </w:r>
            <w:r w:rsidRPr="00DB0CDB">
              <w:rPr>
                <w:b/>
                <w:i w:val="0"/>
                <w:color w:val="000000" w:themeColor="text1"/>
                <w:sz w:val="20"/>
                <w:lang w:val="en-US"/>
              </w:rPr>
              <w:t xml:space="preserve"> </w:t>
            </w:r>
            <w:r>
              <w:rPr>
                <w:b/>
                <w:i w:val="0"/>
                <w:color w:val="000000" w:themeColor="text1"/>
                <w:sz w:val="20"/>
                <w:lang w:val="en-US"/>
              </w:rPr>
              <w:t xml:space="preserve">results obtained by </w:t>
            </w:r>
            <w:r>
              <w:rPr>
                <w:b/>
                <w:i w:val="0"/>
                <w:color w:val="000000" w:themeColor="text1"/>
                <w:lang w:val="en-US"/>
              </w:rPr>
              <w:t xml:space="preserve">LPCM </w:t>
            </w:r>
            <w:r w:rsidR="00312504">
              <w:rPr>
                <w:b/>
                <w:i w:val="0"/>
                <w:color w:val="000000" w:themeColor="text1"/>
                <w:lang w:val="en-US"/>
              </w:rPr>
              <w:t xml:space="preserve">N=10 </w:t>
            </w:r>
            <w:r>
              <w:rPr>
                <w:b/>
                <w:i w:val="0"/>
                <w:color w:val="000000" w:themeColor="text1"/>
                <w:lang w:val="en-US"/>
              </w:rPr>
              <w:t>(he/</w:t>
            </w:r>
            <w:proofErr w:type="spellStart"/>
            <w:r>
              <w:rPr>
                <w:b/>
                <w:i w:val="0"/>
                <w:color w:val="000000" w:themeColor="text1"/>
                <w:lang w:val="en-US"/>
              </w:rPr>
              <w:t>hs</w:t>
            </w:r>
            <w:proofErr w:type="spellEnd"/>
            <w:r>
              <w:rPr>
                <w:b/>
                <w:i w:val="0"/>
                <w:color w:val="000000" w:themeColor="text1"/>
                <w:lang w:val="en-US"/>
              </w:rPr>
              <w:t>=8)</w:t>
            </w:r>
            <w:r w:rsidR="00312504">
              <w:rPr>
                <w:b/>
                <w:i w:val="0"/>
                <w:color w:val="000000" w:themeColor="text1"/>
                <w:lang w:val="en-US"/>
              </w:rPr>
              <w:t xml:space="preserve"> </w:t>
            </w:r>
          </w:p>
        </w:tc>
        <w:tc>
          <w:tcPr>
            <w:tcW w:w="4480" w:type="dxa"/>
            <w:gridSpan w:val="2"/>
            <w:tcBorders>
              <w:top w:val="nil"/>
              <w:left w:val="nil"/>
              <w:bottom w:val="nil"/>
              <w:right w:val="nil"/>
            </w:tcBorders>
            <w:vAlign w:val="center"/>
          </w:tcPr>
          <w:p w14:paraId="2C8F6318" w14:textId="659D7791" w:rsidR="00DB1A94" w:rsidRPr="00FB20B8" w:rsidRDefault="00DB1A94" w:rsidP="00DB1A94">
            <w:pPr>
              <w:pStyle w:val="Lgende"/>
              <w:jc w:val="center"/>
              <w:rPr>
                <w:b/>
                <w:i w:val="0"/>
                <w:color w:val="000000" w:themeColor="text1"/>
                <w:sz w:val="20"/>
                <w:lang w:val="en-US"/>
              </w:rPr>
            </w:pPr>
            <w:r w:rsidRPr="00FB20B8">
              <w:rPr>
                <w:b/>
                <w:i w:val="0"/>
                <w:color w:val="000000" w:themeColor="text1"/>
                <w:sz w:val="20"/>
                <w:lang w:val="en-US"/>
              </w:rPr>
              <w:t xml:space="preserve">Figure </w:t>
            </w:r>
            <w:r w:rsidRPr="00FB20B8">
              <w:rPr>
                <w:b/>
                <w:i w:val="0"/>
                <w:color w:val="000000" w:themeColor="text1"/>
                <w:sz w:val="20"/>
              </w:rPr>
              <w:fldChar w:fldCharType="begin"/>
            </w:r>
            <w:r w:rsidRPr="00FB20B8">
              <w:rPr>
                <w:b/>
                <w:i w:val="0"/>
                <w:color w:val="000000" w:themeColor="text1"/>
                <w:sz w:val="20"/>
                <w:lang w:val="en-US"/>
              </w:rPr>
              <w:instrText xml:space="preserve"> SEQ Figure \* ARABIC </w:instrText>
            </w:r>
            <w:r w:rsidRPr="00FB20B8">
              <w:rPr>
                <w:b/>
                <w:i w:val="0"/>
                <w:color w:val="000000" w:themeColor="text1"/>
                <w:sz w:val="20"/>
              </w:rPr>
              <w:fldChar w:fldCharType="separate"/>
            </w:r>
            <w:r w:rsidR="007E2A97">
              <w:rPr>
                <w:b/>
                <w:i w:val="0"/>
                <w:noProof/>
                <w:color w:val="000000" w:themeColor="text1"/>
                <w:sz w:val="20"/>
                <w:lang w:val="en-US"/>
              </w:rPr>
              <w:t>24</w:t>
            </w:r>
            <w:r w:rsidRPr="00FB20B8">
              <w:rPr>
                <w:b/>
                <w:i w:val="0"/>
                <w:color w:val="000000" w:themeColor="text1"/>
                <w:sz w:val="20"/>
              </w:rPr>
              <w:fldChar w:fldCharType="end"/>
            </w:r>
            <w:r w:rsidRPr="00FB20B8">
              <w:rPr>
                <w:b/>
                <w:i w:val="0"/>
                <w:color w:val="000000" w:themeColor="text1"/>
                <w:sz w:val="20"/>
                <w:lang w:val="en-US"/>
              </w:rPr>
              <w:t xml:space="preserve"> </w:t>
            </w:r>
            <w:r>
              <w:rPr>
                <w:b/>
                <w:i w:val="0"/>
                <w:color w:val="000000" w:themeColor="text1"/>
                <w:sz w:val="20"/>
                <w:lang w:val="en-US"/>
              </w:rPr>
              <w:t xml:space="preserve">results obtained by </w:t>
            </w:r>
            <w:r>
              <w:rPr>
                <w:b/>
                <w:i w:val="0"/>
                <w:color w:val="000000" w:themeColor="text1"/>
                <w:lang w:val="en-US"/>
              </w:rPr>
              <w:t>NDM (he/</w:t>
            </w:r>
            <w:proofErr w:type="spellStart"/>
            <w:r>
              <w:rPr>
                <w:b/>
                <w:i w:val="0"/>
                <w:color w:val="000000" w:themeColor="text1"/>
                <w:lang w:val="en-US"/>
              </w:rPr>
              <w:t>hs</w:t>
            </w:r>
            <w:proofErr w:type="spellEnd"/>
            <w:r>
              <w:rPr>
                <w:b/>
                <w:i w:val="0"/>
                <w:color w:val="000000" w:themeColor="text1"/>
                <w:lang w:val="en-US"/>
              </w:rPr>
              <w:t>=8)</w:t>
            </w:r>
          </w:p>
        </w:tc>
      </w:tr>
    </w:tbl>
    <w:p w14:paraId="5A09E785" w14:textId="77777777" w:rsidR="00654C6C" w:rsidRPr="00801B74" w:rsidRDefault="00654C6C" w:rsidP="00AD2EE6">
      <w:pPr>
        <w:jc w:val="both"/>
        <w:rPr>
          <w:lang w:val="en-US"/>
        </w:rPr>
      </w:pPr>
    </w:p>
    <w:p w14:paraId="275A66A6" w14:textId="66D45BF6" w:rsidR="00AD2EE6" w:rsidRDefault="00AD2EE6" w:rsidP="00AD2EE6">
      <w:pPr>
        <w:jc w:val="both"/>
      </w:pPr>
      <w:r>
        <w:t xml:space="preserve">Selon </w:t>
      </w:r>
      <w:r w:rsidRPr="000648CD">
        <w:t>le</w:t>
      </w:r>
      <w:r w:rsidR="00BD465E">
        <w:t xml:space="preserve">s </w:t>
      </w:r>
      <w:r w:rsidR="00BD465E">
        <w:rPr>
          <w:b/>
        </w:rPr>
        <w:fldChar w:fldCharType="begin"/>
      </w:r>
      <w:r w:rsidR="00BD465E">
        <w:instrText xml:space="preserve"> REF _Ref521017670 \h </w:instrText>
      </w:r>
      <w:r w:rsidR="00BD465E">
        <w:rPr>
          <w:b/>
        </w:rPr>
      </w:r>
      <w:r w:rsidR="00BD465E">
        <w:rPr>
          <w:b/>
        </w:rPr>
        <w:fldChar w:fldCharType="separate"/>
      </w:r>
      <w:r w:rsidR="007E2A97" w:rsidRPr="007E2A97">
        <w:rPr>
          <w:rFonts w:eastAsiaTheme="minorEastAsia"/>
          <w:b/>
          <w:iCs/>
          <w:color w:val="000000" w:themeColor="text1"/>
          <w:sz w:val="20"/>
          <w:szCs w:val="18"/>
          <w:lang w:eastAsia="zh-CN"/>
        </w:rPr>
        <w:t xml:space="preserve">Figure </w:t>
      </w:r>
      <w:r w:rsidR="007E2A97" w:rsidRPr="007E2A97">
        <w:rPr>
          <w:rFonts w:eastAsiaTheme="minorEastAsia"/>
          <w:b/>
          <w:iCs/>
          <w:noProof/>
          <w:color w:val="000000" w:themeColor="text1"/>
          <w:sz w:val="20"/>
          <w:szCs w:val="18"/>
          <w:lang w:eastAsia="zh-CN"/>
        </w:rPr>
        <w:t>19</w:t>
      </w:r>
      <w:r w:rsidR="00BD465E">
        <w:rPr>
          <w:b/>
        </w:rPr>
        <w:fldChar w:fldCharType="end"/>
      </w:r>
      <w:r w:rsidR="00BD465E">
        <w:rPr>
          <w:b/>
        </w:rPr>
        <w:t xml:space="preserve"> </w:t>
      </w:r>
      <w:r w:rsidR="00BD465E">
        <w:rPr>
          <w:b/>
        </w:rPr>
        <w:fldChar w:fldCharType="begin"/>
      </w:r>
      <w:r w:rsidR="00BD465E">
        <w:rPr>
          <w:b/>
        </w:rPr>
        <w:instrText xml:space="preserve"> REF _Ref521017671 \h </w:instrText>
      </w:r>
      <w:r w:rsidR="00BD465E">
        <w:rPr>
          <w:b/>
        </w:rPr>
      </w:r>
      <w:r w:rsidR="00BD465E">
        <w:rPr>
          <w:b/>
        </w:rPr>
        <w:fldChar w:fldCharType="separate"/>
      </w:r>
      <w:r w:rsidR="007E2A97" w:rsidRPr="007E2A97">
        <w:rPr>
          <w:b/>
          <w:i/>
          <w:color w:val="000000" w:themeColor="text1"/>
          <w:sz w:val="20"/>
        </w:rPr>
        <w:t xml:space="preserve">Figure </w:t>
      </w:r>
      <w:r w:rsidR="007E2A97" w:rsidRPr="007E2A97">
        <w:rPr>
          <w:b/>
          <w:i/>
          <w:noProof/>
          <w:color w:val="000000" w:themeColor="text1"/>
          <w:sz w:val="20"/>
        </w:rPr>
        <w:t>20</w:t>
      </w:r>
      <w:r w:rsidR="00BD465E">
        <w:rPr>
          <w:b/>
        </w:rPr>
        <w:fldChar w:fldCharType="end"/>
      </w:r>
      <w:r w:rsidR="00BD465E">
        <w:rPr>
          <w:b/>
        </w:rPr>
        <w:t xml:space="preserve"> </w:t>
      </w:r>
      <w:r w:rsidR="00BD465E">
        <w:rPr>
          <w:b/>
        </w:rPr>
        <w:fldChar w:fldCharType="begin"/>
      </w:r>
      <w:r w:rsidR="00BD465E">
        <w:rPr>
          <w:b/>
        </w:rPr>
        <w:instrText xml:space="preserve"> REF _Ref521017673 \h </w:instrText>
      </w:r>
      <w:r w:rsidR="00BD465E">
        <w:rPr>
          <w:b/>
        </w:rPr>
      </w:r>
      <w:r w:rsidR="00BD465E">
        <w:rPr>
          <w:b/>
        </w:rPr>
        <w:fldChar w:fldCharType="separate"/>
      </w:r>
      <w:proofErr w:type="gramStart"/>
      <w:r w:rsidR="007E2A97" w:rsidRPr="007E2A97">
        <w:rPr>
          <w:b/>
          <w:i/>
          <w:color w:val="000000" w:themeColor="text1"/>
          <w:sz w:val="20"/>
        </w:rPr>
        <w:t>Figure</w:t>
      </w:r>
      <w:proofErr w:type="gramEnd"/>
      <w:r w:rsidR="007E2A97" w:rsidRPr="007E2A97">
        <w:rPr>
          <w:b/>
          <w:i/>
          <w:color w:val="000000" w:themeColor="text1"/>
          <w:sz w:val="20"/>
        </w:rPr>
        <w:t xml:space="preserve"> </w:t>
      </w:r>
      <w:r w:rsidR="007E2A97" w:rsidRPr="007E2A97">
        <w:rPr>
          <w:b/>
          <w:i/>
          <w:noProof/>
          <w:color w:val="000000" w:themeColor="text1"/>
          <w:sz w:val="20"/>
        </w:rPr>
        <w:t>21</w:t>
      </w:r>
      <w:r w:rsidR="00BD465E">
        <w:rPr>
          <w:b/>
        </w:rPr>
        <w:fldChar w:fldCharType="end"/>
      </w:r>
      <w:r w:rsidR="00BD465E">
        <w:rPr>
          <w:b/>
        </w:rPr>
        <w:t xml:space="preserve"> </w:t>
      </w:r>
      <w:r w:rsidR="00BD465E">
        <w:rPr>
          <w:b/>
        </w:rPr>
        <w:fldChar w:fldCharType="begin"/>
      </w:r>
      <w:r w:rsidR="00BD465E">
        <w:rPr>
          <w:b/>
        </w:rPr>
        <w:instrText xml:space="preserve"> REF _Ref521017675 \h </w:instrText>
      </w:r>
      <w:r w:rsidR="00BD465E">
        <w:rPr>
          <w:b/>
        </w:rPr>
      </w:r>
      <w:r w:rsidR="00BD465E">
        <w:rPr>
          <w:b/>
        </w:rPr>
        <w:fldChar w:fldCharType="separate"/>
      </w:r>
      <w:r w:rsidR="007E2A97" w:rsidRPr="007E2A97">
        <w:rPr>
          <w:b/>
          <w:i/>
          <w:color w:val="000000" w:themeColor="text1"/>
          <w:sz w:val="20"/>
        </w:rPr>
        <w:t xml:space="preserve">Figure </w:t>
      </w:r>
      <w:r w:rsidR="007E2A97" w:rsidRPr="007E2A97">
        <w:rPr>
          <w:b/>
          <w:i/>
          <w:noProof/>
          <w:color w:val="000000" w:themeColor="text1"/>
          <w:sz w:val="20"/>
        </w:rPr>
        <w:t>22</w:t>
      </w:r>
      <w:r w:rsidR="00BD465E">
        <w:rPr>
          <w:b/>
        </w:rPr>
        <w:fldChar w:fldCharType="end"/>
      </w:r>
      <w:r>
        <w:t>, on peut constater qu’avec une configuration géométrique extrême</w:t>
      </w:r>
      <w:r w:rsidR="006205F8">
        <w:t>, il demande plus des points Lo</w:t>
      </w:r>
      <w:r>
        <w:t>bat</w:t>
      </w:r>
      <w:r w:rsidR="006205F8">
        <w:t>t</w:t>
      </w:r>
      <w:r>
        <w:t>o pour approximer correctement la distribution de la température.  La courbe de l’erreur relative devient stable et se conve</w:t>
      </w:r>
      <w:r w:rsidR="006205F8">
        <w:t xml:space="preserve">rge à partir de </w:t>
      </w:r>
      <w:r w:rsidR="006205F8">
        <w:lastRenderedPageBreak/>
        <w:t>14 points de Lo</w:t>
      </w:r>
      <w:r>
        <w:t>ba</w:t>
      </w:r>
      <w:r w:rsidR="006205F8">
        <w:t>t</w:t>
      </w:r>
      <w:r>
        <w:t xml:space="preserve">to autours autour de 2.5%. Les autres remarques sont identiques comme dans les parties précédentes.  </w:t>
      </w:r>
    </w:p>
    <w:p w14:paraId="68E3BDE7" w14:textId="34BFD132" w:rsidR="00801458" w:rsidRPr="007A6657" w:rsidRDefault="00801458" w:rsidP="00A20306">
      <w:pPr>
        <w:pStyle w:val="Paragraphedeliste"/>
        <w:numPr>
          <w:ilvl w:val="0"/>
          <w:numId w:val="12"/>
        </w:numPr>
        <w:jc w:val="both"/>
        <w:rPr>
          <w:lang w:val="en-US"/>
        </w:rPr>
      </w:pPr>
      <w:r w:rsidRPr="001F6FAD">
        <w:rPr>
          <w:lang w:val="en-US"/>
        </w:rPr>
        <w:t xml:space="preserve">different </w:t>
      </w:r>
      <w:r>
        <w:rPr>
          <w:lang w:val="en-US"/>
        </w:rPr>
        <w:t>thermal boundary condition</w:t>
      </w:r>
      <w:r w:rsidR="00587BD0">
        <w:rPr>
          <w:lang w:val="en-US"/>
        </w:rPr>
        <w:t>s</w:t>
      </w:r>
      <w:r>
        <w:rPr>
          <w:lang w:val="en-US"/>
        </w:rPr>
        <w:t xml:space="preserve"> applied to 1D slider</w:t>
      </w:r>
    </w:p>
    <w:p w14:paraId="4D749314" w14:textId="77777777" w:rsidR="00AD2EE6" w:rsidRDefault="00AD2EE6" w:rsidP="00AD2EE6">
      <w:pPr>
        <w:jc w:val="both"/>
      </w:pPr>
      <w:r>
        <w:t xml:space="preserve">Afin de faciliter l’implantation dans le nouveau code de palier prochainement, Le code permet de choisir différents conditions limites. Dans le cas du patin incliné, trois conditions limites de la température peuvent être imposées séparément sur la paroi inférieur, la paroi supérieur et à l’entrée du patin. </w:t>
      </w:r>
    </w:p>
    <w:p w14:paraId="0C3B56BD" w14:textId="08886226" w:rsidR="00AD2EE6" w:rsidRDefault="00AD2EE6" w:rsidP="00AD2EE6">
      <w:pPr>
        <w:jc w:val="both"/>
      </w:pPr>
      <w:r>
        <w:t xml:space="preserve">Pour tester la prise en compte de ces conditions limites, deux calculs avec des conditions limites différente pour un cas </w:t>
      </w:r>
      <w:proofErr w:type="spellStart"/>
      <w:r>
        <w:t>he</w:t>
      </w:r>
      <w:proofErr w:type="spellEnd"/>
      <w:r>
        <w:t>/</w:t>
      </w:r>
      <w:proofErr w:type="spellStart"/>
      <w:r>
        <w:t>hs</w:t>
      </w:r>
      <w:proofErr w:type="spellEnd"/>
      <w:r>
        <w:t>=</w:t>
      </w:r>
      <w:r w:rsidR="009C520D">
        <w:t>4</w:t>
      </w:r>
      <w:r>
        <w:t xml:space="preserve"> sont effectué. Les résultats des calculs</w:t>
      </w:r>
      <w:r w:rsidRPr="00FB35B5">
        <w:t xml:space="preserve"> </w:t>
      </w:r>
      <w:r>
        <w:t xml:space="preserve">effectué avec 10 points de </w:t>
      </w:r>
      <w:proofErr w:type="spellStart"/>
      <w:r>
        <w:t>Lobbato</w:t>
      </w:r>
      <w:proofErr w:type="spellEnd"/>
      <w:r>
        <w:t xml:space="preserve"> sont comparés avec le résultat de référence obtenu par R.C. avec 8</w:t>
      </w:r>
      <w:r w:rsidR="004D3B59">
        <w:t>0</w:t>
      </w:r>
      <w:r>
        <w:t xml:space="preserve"> </w:t>
      </w:r>
      <w:r w:rsidR="004D3B59">
        <w:t>volumes de contrôle dans la direction X et 160</w:t>
      </w:r>
      <w:r>
        <w:t xml:space="preserve"> </w:t>
      </w:r>
      <w:r w:rsidR="004D3B59">
        <w:t xml:space="preserve">volumes de contrôle </w:t>
      </w:r>
      <w:r>
        <w:t>dans la direction verticale.</w:t>
      </w:r>
    </w:p>
    <w:p w14:paraId="79B45DD5" w14:textId="77777777" w:rsidR="00046095" w:rsidRDefault="00046095" w:rsidP="00AD2EE6">
      <w:pPr>
        <w:jc w:val="both"/>
      </w:pPr>
    </w:p>
    <w:p w14:paraId="2F769C90" w14:textId="77777777" w:rsidR="00421ABE" w:rsidRDefault="00421ABE" w:rsidP="00421ABE"/>
    <w:p w14:paraId="0E8E725F" w14:textId="77777777" w:rsidR="00A4033C" w:rsidRDefault="00A4033C" w:rsidP="00421ABE"/>
    <w:p w14:paraId="09C65FFC" w14:textId="77777777" w:rsidR="00A4033C" w:rsidRDefault="00A4033C" w:rsidP="00421ABE"/>
    <w:p w14:paraId="1A5D063D" w14:textId="77777777" w:rsidR="00A4033C" w:rsidRDefault="00A4033C" w:rsidP="00421ABE"/>
    <w:p w14:paraId="7DC514C5" w14:textId="77777777" w:rsidR="00A4033C" w:rsidRDefault="00A4033C" w:rsidP="00421ABE"/>
    <w:p w14:paraId="0CBAB5C4" w14:textId="77777777" w:rsidR="00A4033C" w:rsidRDefault="00A4033C" w:rsidP="00421ABE"/>
    <w:p w14:paraId="71DBDEC4" w14:textId="77777777" w:rsidR="00A4033C" w:rsidRDefault="00A4033C" w:rsidP="00421ABE"/>
    <w:p w14:paraId="1AFDF8BF" w14:textId="77777777" w:rsidR="00A4033C" w:rsidRDefault="00A4033C" w:rsidP="00421ABE"/>
    <w:p w14:paraId="1C3C6E76" w14:textId="77777777" w:rsidR="00A4033C" w:rsidRDefault="00A4033C" w:rsidP="00421ABE"/>
    <w:p w14:paraId="7FF57943" w14:textId="77777777" w:rsidR="00A3169F" w:rsidRDefault="00A3169F" w:rsidP="00421ABE"/>
    <w:p w14:paraId="0739F13C" w14:textId="77777777" w:rsidR="00A3169F" w:rsidRDefault="00A3169F" w:rsidP="00421ABE"/>
    <w:p w14:paraId="54E841DE" w14:textId="77777777" w:rsidR="00A3169F" w:rsidRDefault="00A3169F" w:rsidP="00421ABE"/>
    <w:p w14:paraId="6D33CEE4" w14:textId="77777777" w:rsidR="00A3169F" w:rsidRDefault="00A3169F" w:rsidP="00421ABE"/>
    <w:p w14:paraId="7794FA95" w14:textId="77777777" w:rsidR="00A3169F" w:rsidRDefault="00A3169F" w:rsidP="00421ABE"/>
    <w:p w14:paraId="295E2CC7" w14:textId="77777777" w:rsidR="00A3169F" w:rsidRDefault="00A3169F" w:rsidP="00421ABE"/>
    <w:p w14:paraId="1CE89182" w14:textId="77777777" w:rsidR="00A3169F" w:rsidRDefault="00A3169F" w:rsidP="00421ABE"/>
    <w:p w14:paraId="2122D915" w14:textId="77777777" w:rsidR="00A3169F" w:rsidRDefault="00A3169F" w:rsidP="00421ABE"/>
    <w:p w14:paraId="50EEBE97" w14:textId="77777777" w:rsidR="00A3169F" w:rsidRDefault="00A3169F" w:rsidP="00421ABE"/>
    <w:p w14:paraId="72127707" w14:textId="77777777" w:rsidR="00A3169F" w:rsidRDefault="00A3169F" w:rsidP="00421ABE"/>
    <w:p w14:paraId="496D2F05" w14:textId="77777777" w:rsidR="00A3169F" w:rsidRDefault="00A3169F" w:rsidP="00421ABE"/>
    <w:p w14:paraId="55666BC0" w14:textId="77777777" w:rsidR="00A4033C" w:rsidRDefault="00A4033C" w:rsidP="00421ABE"/>
    <w:tbl>
      <w:tblPr>
        <w:tblStyle w:val="Grilledutableau"/>
        <w:tblW w:w="946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4A0" w:firstRow="1" w:lastRow="0" w:firstColumn="1" w:lastColumn="0" w:noHBand="0" w:noVBand="1"/>
      </w:tblPr>
      <w:tblGrid>
        <w:gridCol w:w="5008"/>
        <w:gridCol w:w="4420"/>
        <w:gridCol w:w="33"/>
      </w:tblGrid>
      <w:tr w:rsidR="00A4033C" w14:paraId="48BF63EE" w14:textId="77777777" w:rsidTr="00A4033C">
        <w:trPr>
          <w:gridAfter w:val="1"/>
          <w:wAfter w:w="33" w:type="dxa"/>
          <w:trHeight w:val="421"/>
          <w:jc w:val="center"/>
        </w:trPr>
        <w:tc>
          <w:tcPr>
            <w:tcW w:w="9428" w:type="dxa"/>
            <w:gridSpan w:val="2"/>
          </w:tcPr>
          <w:p w14:paraId="27858801" w14:textId="254E03A7" w:rsidR="00A4033C" w:rsidRDefault="00A4033C" w:rsidP="00A4033C">
            <w:pPr>
              <w:pStyle w:val="Paragraphedeliste"/>
              <w:numPr>
                <w:ilvl w:val="0"/>
                <w:numId w:val="4"/>
              </w:numPr>
              <w:rPr>
                <w:noProof/>
              </w:rPr>
            </w:pPr>
            <w:proofErr w:type="spellStart"/>
            <w:r>
              <w:t>Boundary</w:t>
            </w:r>
            <w:proofErr w:type="spellEnd"/>
            <w:r>
              <w:t xml:space="preserve"> condition 1 : </w:t>
            </w:r>
            <w:proofErr w:type="spellStart"/>
            <w:r>
              <w:t>T_sup</w:t>
            </w:r>
            <w:proofErr w:type="spellEnd"/>
            <w:r>
              <w:t xml:space="preserve">=30 °C     </w:t>
            </w:r>
            <w:proofErr w:type="spellStart"/>
            <w:r>
              <w:t>dT</w:t>
            </w:r>
            <w:proofErr w:type="spellEnd"/>
            <w:r>
              <w:t>/</w:t>
            </w:r>
            <w:proofErr w:type="spellStart"/>
            <w:r>
              <w:t>dy_inf</w:t>
            </w:r>
            <w:proofErr w:type="spellEnd"/>
            <w:r>
              <w:t xml:space="preserve">=0      </w:t>
            </w:r>
            <w:proofErr w:type="spellStart"/>
            <w:r>
              <w:t>T_gau</w:t>
            </w:r>
            <w:proofErr w:type="spellEnd"/>
            <w:r>
              <w:t>=20°C</w:t>
            </w:r>
          </w:p>
        </w:tc>
      </w:tr>
      <w:tr w:rsidR="00421ABE" w14:paraId="452B2169" w14:textId="77777777" w:rsidTr="007934E8">
        <w:trPr>
          <w:gridAfter w:val="1"/>
          <w:wAfter w:w="33" w:type="dxa"/>
          <w:trHeight w:val="3057"/>
          <w:jc w:val="center"/>
        </w:trPr>
        <w:tc>
          <w:tcPr>
            <w:tcW w:w="9428" w:type="dxa"/>
            <w:gridSpan w:val="2"/>
          </w:tcPr>
          <w:p w14:paraId="24C8C49B" w14:textId="345969D4" w:rsidR="007934E8" w:rsidRDefault="007934E8" w:rsidP="00CF406E">
            <w:pPr>
              <w:keepNext/>
              <w:spacing w:line="276" w:lineRule="auto"/>
              <w:ind w:left="-158"/>
              <w:jc w:val="center"/>
              <w:rPr>
                <w:rFonts w:ascii="Times New Roman" w:eastAsia="Times New Roman" w:hAnsi="Times New Roman"/>
                <w:lang w:val="en-US"/>
              </w:rPr>
            </w:pPr>
            <w:r>
              <w:rPr>
                <w:noProof/>
                <w:lang w:eastAsia="zh-CN"/>
              </w:rPr>
              <w:drawing>
                <wp:inline distT="0" distB="0" distL="0" distR="0" wp14:anchorId="653DC37A" wp14:editId="239CDEAF">
                  <wp:extent cx="5760720" cy="2808605"/>
                  <wp:effectExtent l="0" t="0" r="0" b="0"/>
                  <wp:docPr id="33" name="Graphique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tc>
      </w:tr>
      <w:tr w:rsidR="00421ABE" w:rsidRPr="00F1019A" w14:paraId="773A673C" w14:textId="77777777" w:rsidTr="00CF406E">
        <w:tblPrEx>
          <w:tblCellMar>
            <w:left w:w="108" w:type="dxa"/>
            <w:right w:w="108" w:type="dxa"/>
          </w:tblCellMar>
        </w:tblPrEx>
        <w:trPr>
          <w:gridAfter w:val="1"/>
          <w:wAfter w:w="33" w:type="dxa"/>
          <w:trHeight w:val="439"/>
          <w:jc w:val="center"/>
        </w:trPr>
        <w:tc>
          <w:tcPr>
            <w:tcW w:w="9428" w:type="dxa"/>
            <w:gridSpan w:val="2"/>
            <w:vAlign w:val="center"/>
          </w:tcPr>
          <w:p w14:paraId="22AD8E57" w14:textId="6A45445E" w:rsidR="00421ABE" w:rsidRPr="00CB2D9B" w:rsidRDefault="00421ABE" w:rsidP="00886EFA">
            <w:pPr>
              <w:jc w:val="center"/>
              <w:rPr>
                <w:rFonts w:eastAsiaTheme="minorEastAsia"/>
                <w:b/>
                <w:iCs/>
                <w:color w:val="000000" w:themeColor="text1"/>
                <w:sz w:val="20"/>
                <w:szCs w:val="18"/>
                <w:lang w:val="en-US"/>
              </w:rPr>
            </w:pPr>
            <w:r w:rsidRPr="00CB2D9B">
              <w:rPr>
                <w:rFonts w:eastAsiaTheme="minorEastAsia"/>
                <w:b/>
                <w:iCs/>
                <w:color w:val="000000" w:themeColor="text1"/>
                <w:sz w:val="20"/>
                <w:szCs w:val="18"/>
                <w:lang w:val="en-US" w:eastAsia="zh-CN"/>
              </w:rPr>
              <w:t xml:space="preserve">Figure </w:t>
            </w:r>
            <w:r w:rsidRPr="00994113">
              <w:rPr>
                <w:rFonts w:eastAsiaTheme="minorEastAsia"/>
                <w:b/>
                <w:iCs/>
                <w:color w:val="000000" w:themeColor="text1"/>
                <w:sz w:val="20"/>
                <w:szCs w:val="18"/>
                <w:lang w:eastAsia="zh-CN"/>
              </w:rPr>
              <w:fldChar w:fldCharType="begin"/>
            </w:r>
            <w:r w:rsidRPr="00CB2D9B">
              <w:rPr>
                <w:rFonts w:eastAsiaTheme="minorEastAsia"/>
                <w:b/>
                <w:iCs/>
                <w:color w:val="000000" w:themeColor="text1"/>
                <w:sz w:val="20"/>
                <w:szCs w:val="18"/>
                <w:lang w:val="en-US" w:eastAsia="zh-CN"/>
              </w:rPr>
              <w:instrText xml:space="preserve"> SEQ Figure \* ARABIC </w:instrText>
            </w:r>
            <w:r w:rsidRPr="00994113">
              <w:rPr>
                <w:rFonts w:eastAsiaTheme="minorEastAsia"/>
                <w:b/>
                <w:iCs/>
                <w:color w:val="000000" w:themeColor="text1"/>
                <w:sz w:val="20"/>
                <w:szCs w:val="18"/>
                <w:lang w:eastAsia="zh-CN"/>
              </w:rPr>
              <w:fldChar w:fldCharType="separate"/>
            </w:r>
            <w:r w:rsidR="007E2A97">
              <w:rPr>
                <w:rFonts w:eastAsiaTheme="minorEastAsia"/>
                <w:b/>
                <w:iCs/>
                <w:noProof/>
                <w:color w:val="000000" w:themeColor="text1"/>
                <w:sz w:val="20"/>
                <w:szCs w:val="18"/>
                <w:lang w:val="en-US" w:eastAsia="zh-CN"/>
              </w:rPr>
              <w:t>25</w:t>
            </w:r>
            <w:r w:rsidRPr="00994113">
              <w:rPr>
                <w:rFonts w:eastAsiaTheme="minorEastAsia"/>
                <w:b/>
                <w:iCs/>
                <w:color w:val="000000" w:themeColor="text1"/>
                <w:sz w:val="20"/>
                <w:szCs w:val="18"/>
                <w:lang w:eastAsia="zh-CN"/>
              </w:rPr>
              <w:fldChar w:fldCharType="end"/>
            </w:r>
            <w:r w:rsidR="00C7593E" w:rsidRPr="00C7593E">
              <w:rPr>
                <w:rFonts w:eastAsiaTheme="minorEastAsia"/>
                <w:b/>
                <w:iCs/>
                <w:color w:val="000000" w:themeColor="text1"/>
                <w:sz w:val="20"/>
                <w:szCs w:val="18"/>
                <w:lang w:val="en-US" w:eastAsia="zh-CN"/>
              </w:rPr>
              <w:t xml:space="preserve"> </w:t>
            </w:r>
            <w:r w:rsidRPr="00CB2D9B">
              <w:rPr>
                <w:rFonts w:eastAsiaTheme="minorEastAsia"/>
                <w:b/>
                <w:iCs/>
                <w:color w:val="000000" w:themeColor="text1"/>
                <w:sz w:val="20"/>
                <w:szCs w:val="18"/>
                <w:lang w:val="en-US" w:eastAsia="zh-CN"/>
              </w:rPr>
              <w:t xml:space="preserve"> </w:t>
            </w:r>
            <m:oMath>
              <m:r>
                <m:rPr>
                  <m:sty m:val="bi"/>
                </m:rPr>
                <w:rPr>
                  <w:rFonts w:ascii="Cambria Math" w:hAnsi="Cambria Math"/>
                  <w:color w:val="000000" w:themeColor="text1"/>
                  <w:sz w:val="20"/>
                  <w:lang w:val="en-US"/>
                </w:rPr>
                <m:t>2∂</m:t>
              </m:r>
              <m:acc>
                <m:accPr>
                  <m:chr m:val="̅"/>
                  <m:ctrlPr>
                    <w:rPr>
                      <w:rFonts w:ascii="Cambria Math" w:eastAsiaTheme="minorEastAsia" w:hAnsi="Cambria Math"/>
                      <w:b/>
                      <w:i/>
                      <w:iCs/>
                      <w:color w:val="000000" w:themeColor="text1"/>
                      <w:sz w:val="20"/>
                      <w:szCs w:val="18"/>
                      <w:lang w:val="en-US" w:eastAsia="zh-CN"/>
                    </w:rPr>
                  </m:ctrlPr>
                </m:accPr>
                <m:e>
                  <m:r>
                    <m:rPr>
                      <m:sty m:val="bi"/>
                    </m:rPr>
                    <w:rPr>
                      <w:rFonts w:ascii="Cambria Math" w:hAnsi="Cambria Math"/>
                      <w:color w:val="000000" w:themeColor="text1"/>
                      <w:sz w:val="20"/>
                      <w:lang w:val="en-US"/>
                    </w:rPr>
                    <m:t>T</m:t>
                  </m:r>
                </m:e>
              </m:acc>
              <m:r>
                <m:rPr>
                  <m:sty m:val="bi"/>
                </m:rPr>
                <w:rPr>
                  <w:rFonts w:ascii="Cambria Math" w:hAnsi="Cambria Math"/>
                  <w:color w:val="000000" w:themeColor="text1"/>
                  <w:sz w:val="20"/>
                  <w:lang w:val="en-US"/>
                </w:rPr>
                <m:t>/∂ζ</m:t>
              </m:r>
            </m:oMath>
            <w:r w:rsidR="00886EFA">
              <w:rPr>
                <w:rFonts w:eastAsiaTheme="minorEastAsia"/>
                <w:b/>
                <w:iCs/>
                <w:color w:val="000000" w:themeColor="text1"/>
                <w:sz w:val="20"/>
                <w:lang w:val="en-US"/>
              </w:rPr>
              <w:t xml:space="preserve"> or  </w:t>
            </w:r>
            <m:oMath>
              <m:r>
                <m:rPr>
                  <m:sty m:val="bi"/>
                </m:rPr>
                <w:rPr>
                  <w:rFonts w:ascii="Cambria Math" w:hAnsi="Cambria Math"/>
                  <w:color w:val="000000" w:themeColor="text1"/>
                  <w:sz w:val="20"/>
                  <w:lang w:val="en-US"/>
                </w:rPr>
                <m:t>∂</m:t>
              </m:r>
              <m:acc>
                <m:accPr>
                  <m:chr m:val="̅"/>
                  <m:ctrlPr>
                    <w:rPr>
                      <w:rFonts w:ascii="Cambria Math" w:eastAsiaTheme="minorEastAsia" w:hAnsi="Cambria Math"/>
                      <w:b/>
                      <w:i/>
                      <w:iCs/>
                      <w:color w:val="000000" w:themeColor="text1"/>
                      <w:sz w:val="20"/>
                      <w:szCs w:val="18"/>
                      <w:lang w:val="en-US" w:eastAsia="zh-CN"/>
                    </w:rPr>
                  </m:ctrlPr>
                </m:accPr>
                <m:e>
                  <m:r>
                    <m:rPr>
                      <m:sty m:val="bi"/>
                    </m:rPr>
                    <w:rPr>
                      <w:rFonts w:ascii="Cambria Math" w:hAnsi="Cambria Math"/>
                      <w:color w:val="000000" w:themeColor="text1"/>
                      <w:sz w:val="20"/>
                      <w:lang w:val="en-US"/>
                    </w:rPr>
                    <m:t>T</m:t>
                  </m:r>
                </m:e>
              </m:acc>
              <m:r>
                <m:rPr>
                  <m:sty m:val="bi"/>
                </m:rPr>
                <w:rPr>
                  <w:rFonts w:ascii="Cambria Math" w:hAnsi="Cambria Math"/>
                  <w:color w:val="000000" w:themeColor="text1"/>
                  <w:sz w:val="20"/>
                  <w:lang w:val="en-US"/>
                </w:rPr>
                <m:t>/</m:t>
              </m:r>
              <m:r>
                <m:rPr>
                  <m:sty m:val="bi"/>
                </m:rPr>
                <w:rPr>
                  <w:rFonts w:ascii="Cambria Math" w:hAnsi="Cambria Math"/>
                  <w:color w:val="000000" w:themeColor="text1"/>
                  <w:sz w:val="20"/>
                  <w:lang w:val="en-US"/>
                </w:rPr>
                <m:t>∂</m:t>
              </m:r>
              <m:acc>
                <m:accPr>
                  <m:chr m:val="̅"/>
                  <m:ctrlPr>
                    <w:rPr>
                      <w:rFonts w:ascii="Cambria Math" w:hAnsi="Cambria Math"/>
                      <w:b/>
                      <w:i/>
                      <w:iCs/>
                      <w:color w:val="000000" w:themeColor="text1"/>
                      <w:sz w:val="20"/>
                      <w:lang w:val="en-US"/>
                    </w:rPr>
                  </m:ctrlPr>
                </m:accPr>
                <m:e>
                  <m:r>
                    <m:rPr>
                      <m:sty m:val="bi"/>
                    </m:rPr>
                    <w:rPr>
                      <w:rFonts w:ascii="Cambria Math" w:hAnsi="Cambria Math"/>
                      <w:color w:val="000000" w:themeColor="text1"/>
                      <w:sz w:val="20"/>
                      <w:lang w:val="en-US"/>
                    </w:rPr>
                    <m:t>y</m:t>
                  </m:r>
                </m:e>
              </m:acc>
            </m:oMath>
            <w:r w:rsidR="009513CF">
              <w:rPr>
                <w:rFonts w:eastAsiaTheme="minorEastAsia"/>
                <w:b/>
                <w:iCs/>
                <w:color w:val="000000" w:themeColor="text1"/>
                <w:sz w:val="20"/>
                <w:szCs w:val="18"/>
                <w:lang w:val="en-US" w:eastAsia="zh-CN"/>
              </w:rPr>
              <w:t xml:space="preserve"> </w:t>
            </w:r>
            <w:r w:rsidRPr="00CB2D9B">
              <w:rPr>
                <w:b/>
                <w:bCs/>
                <w:iCs/>
                <w:color w:val="000000" w:themeColor="text1"/>
                <w:sz w:val="20"/>
                <w:szCs w:val="18"/>
                <w:lang w:val="en-US"/>
              </w:rPr>
              <w:t xml:space="preserve">at the upper wall </w:t>
            </w:r>
            <w:r w:rsidRPr="008B7D31">
              <w:rPr>
                <w:b/>
                <w:iCs/>
                <w:color w:val="000000" w:themeColor="text1"/>
                <w:sz w:val="20"/>
                <w:lang w:val="en-US"/>
              </w:rPr>
              <w:t>(</w:t>
            </w:r>
            <w:r>
              <w:rPr>
                <w:b/>
                <w:iCs/>
                <w:color w:val="000000" w:themeColor="text1"/>
                <w:sz w:val="20"/>
                <w:lang w:val="en-US"/>
              </w:rPr>
              <w:t>BC1</w:t>
            </w:r>
            <w:r w:rsidRPr="008B7D31">
              <w:rPr>
                <w:b/>
                <w:iCs/>
                <w:color w:val="000000" w:themeColor="text1"/>
                <w:sz w:val="20"/>
                <w:lang w:val="en-US"/>
              </w:rPr>
              <w:t>)</w:t>
            </w:r>
          </w:p>
        </w:tc>
      </w:tr>
      <w:tr w:rsidR="00421ABE" w:rsidRPr="008E3C7D" w14:paraId="479E8E06" w14:textId="77777777" w:rsidTr="003D07D5">
        <w:trPr>
          <w:gridAfter w:val="1"/>
          <w:wAfter w:w="33" w:type="dxa"/>
          <w:trHeight w:val="3057"/>
          <w:jc w:val="center"/>
        </w:trPr>
        <w:tc>
          <w:tcPr>
            <w:tcW w:w="9428" w:type="dxa"/>
            <w:gridSpan w:val="2"/>
          </w:tcPr>
          <w:p w14:paraId="16975B84" w14:textId="26E9EB0C" w:rsidR="00421ABE" w:rsidRPr="008E3C7D" w:rsidRDefault="003D07D5" w:rsidP="00CF406E">
            <w:pPr>
              <w:keepNext/>
              <w:spacing w:line="276" w:lineRule="auto"/>
              <w:ind w:left="-158"/>
              <w:jc w:val="center"/>
              <w:rPr>
                <w:rFonts w:ascii="Times New Roman" w:eastAsia="Times New Roman" w:hAnsi="Times New Roman"/>
                <w:lang w:val="en-US"/>
              </w:rPr>
            </w:pPr>
            <w:r>
              <w:rPr>
                <w:noProof/>
                <w:lang w:eastAsia="zh-CN"/>
              </w:rPr>
              <w:drawing>
                <wp:inline distT="0" distB="0" distL="0" distR="0" wp14:anchorId="76EAFFF3" wp14:editId="5417AF39">
                  <wp:extent cx="5760720" cy="2802890"/>
                  <wp:effectExtent l="0" t="0" r="11430" b="16510"/>
                  <wp:docPr id="46" name="Graphique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tc>
      </w:tr>
      <w:tr w:rsidR="00421ABE" w:rsidRPr="00F1019A" w14:paraId="38C84DFE" w14:textId="77777777" w:rsidTr="00CF406E">
        <w:tblPrEx>
          <w:tblCellMar>
            <w:left w:w="108" w:type="dxa"/>
            <w:right w:w="108" w:type="dxa"/>
          </w:tblCellMar>
        </w:tblPrEx>
        <w:trPr>
          <w:gridAfter w:val="1"/>
          <w:wAfter w:w="33" w:type="dxa"/>
          <w:trHeight w:val="439"/>
          <w:jc w:val="center"/>
        </w:trPr>
        <w:tc>
          <w:tcPr>
            <w:tcW w:w="9428" w:type="dxa"/>
            <w:gridSpan w:val="2"/>
            <w:vAlign w:val="center"/>
          </w:tcPr>
          <w:p w14:paraId="28BB696D" w14:textId="613D2A7E" w:rsidR="00421ABE" w:rsidRPr="00CB2D9B" w:rsidRDefault="00421ABE" w:rsidP="009F1A8A">
            <w:pPr>
              <w:pStyle w:val="Lgende"/>
              <w:jc w:val="center"/>
              <w:rPr>
                <w:b/>
                <w:color w:val="000000" w:themeColor="text1"/>
                <w:sz w:val="20"/>
                <w:lang w:val="en-US"/>
              </w:rPr>
            </w:pPr>
            <w:r w:rsidRPr="00CB2D9B">
              <w:rPr>
                <w:b/>
                <w:i w:val="0"/>
                <w:color w:val="000000" w:themeColor="text1"/>
                <w:sz w:val="20"/>
                <w:lang w:val="en-US"/>
              </w:rPr>
              <w:t xml:space="preserve">Figure </w:t>
            </w:r>
            <w:r w:rsidRPr="00994113">
              <w:rPr>
                <w:b/>
                <w:i w:val="0"/>
                <w:color w:val="000000" w:themeColor="text1"/>
                <w:sz w:val="20"/>
              </w:rPr>
              <w:fldChar w:fldCharType="begin"/>
            </w:r>
            <w:r w:rsidRPr="00CB2D9B">
              <w:rPr>
                <w:b/>
                <w:i w:val="0"/>
                <w:color w:val="000000" w:themeColor="text1"/>
                <w:sz w:val="20"/>
                <w:lang w:val="en-US"/>
              </w:rPr>
              <w:instrText xml:space="preserve"> SEQ Figure \* ARABIC </w:instrText>
            </w:r>
            <w:r w:rsidRPr="00994113">
              <w:rPr>
                <w:b/>
                <w:i w:val="0"/>
                <w:color w:val="000000" w:themeColor="text1"/>
                <w:sz w:val="20"/>
              </w:rPr>
              <w:fldChar w:fldCharType="separate"/>
            </w:r>
            <w:r w:rsidR="007E2A97">
              <w:rPr>
                <w:b/>
                <w:i w:val="0"/>
                <w:noProof/>
                <w:color w:val="000000" w:themeColor="text1"/>
                <w:sz w:val="20"/>
                <w:lang w:val="en-US"/>
              </w:rPr>
              <w:t>26</w:t>
            </w:r>
            <w:r w:rsidRPr="00994113">
              <w:rPr>
                <w:b/>
                <w:i w:val="0"/>
                <w:color w:val="000000" w:themeColor="text1"/>
                <w:sz w:val="20"/>
              </w:rPr>
              <w:fldChar w:fldCharType="end"/>
            </w:r>
            <w:r w:rsidRPr="00CB2D9B">
              <w:rPr>
                <w:b/>
                <w:i w:val="0"/>
                <w:color w:val="000000" w:themeColor="text1"/>
                <w:sz w:val="20"/>
                <w:lang w:val="en-US"/>
              </w:rPr>
              <w:t xml:space="preserve"> </w:t>
            </w:r>
            <w:r w:rsidRPr="00947F11">
              <w:rPr>
                <w:b/>
                <w:i w:val="0"/>
                <w:color w:val="000000" w:themeColor="text1"/>
                <w:sz w:val="20"/>
                <w:lang w:val="en-US"/>
              </w:rPr>
              <w:t xml:space="preserve">temperature at the lower wall </w:t>
            </w:r>
            <w:r w:rsidRPr="00003AD7">
              <w:rPr>
                <w:b/>
                <w:i w:val="0"/>
                <w:iCs w:val="0"/>
                <w:color w:val="000000" w:themeColor="text1"/>
                <w:sz w:val="20"/>
                <w:lang w:val="en-US"/>
              </w:rPr>
              <w:t>(</w:t>
            </w:r>
            <w:r w:rsidR="003D07D5">
              <w:rPr>
                <w:b/>
                <w:i w:val="0"/>
                <w:iCs w:val="0"/>
                <w:color w:val="000000" w:themeColor="text1"/>
                <w:sz w:val="20"/>
                <w:lang w:val="en-US"/>
              </w:rPr>
              <w:t>BC1</w:t>
            </w:r>
            <w:r w:rsidRPr="00003AD7">
              <w:rPr>
                <w:b/>
                <w:i w:val="0"/>
                <w:iCs w:val="0"/>
                <w:color w:val="000000" w:themeColor="text1"/>
                <w:sz w:val="20"/>
                <w:lang w:val="en-US"/>
              </w:rPr>
              <w:t>)</w:t>
            </w:r>
          </w:p>
        </w:tc>
      </w:tr>
      <w:tr w:rsidR="00421ABE" w:rsidRPr="00EB3468" w14:paraId="30BB706D" w14:textId="77777777" w:rsidTr="00CF406E">
        <w:trPr>
          <w:trHeight w:val="3539"/>
          <w:jc w:val="center"/>
        </w:trPr>
        <w:tc>
          <w:tcPr>
            <w:tcW w:w="5008" w:type="dxa"/>
          </w:tcPr>
          <w:p w14:paraId="7764E97A" w14:textId="25050F3F" w:rsidR="00421ABE" w:rsidRPr="00EB3468" w:rsidRDefault="003D07D5" w:rsidP="00CF406E">
            <w:pPr>
              <w:keepNext/>
              <w:spacing w:line="276" w:lineRule="auto"/>
              <w:ind w:left="-113"/>
              <w:jc w:val="center"/>
              <w:rPr>
                <w:lang w:val="en-US"/>
              </w:rPr>
            </w:pPr>
            <w:r>
              <w:rPr>
                <w:noProof/>
                <w:lang w:eastAsia="zh-CN"/>
              </w:rPr>
              <w:drawing>
                <wp:inline distT="0" distB="0" distL="0" distR="0" wp14:anchorId="4E26B57C" wp14:editId="7067A163">
                  <wp:extent cx="2808000" cy="2106000"/>
                  <wp:effectExtent l="0" t="0" r="0" b="889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1.png"/>
                          <pic:cNvPicPr/>
                        </pic:nvPicPr>
                        <pic:blipFill>
                          <a:blip r:embed="rId35">
                            <a:extLst>
                              <a:ext uri="{28A0092B-C50C-407E-A947-70E740481C1C}">
                                <a14:useLocalDpi xmlns:a14="http://schemas.microsoft.com/office/drawing/2010/main" val="0"/>
                              </a:ext>
                            </a:extLst>
                          </a:blip>
                          <a:stretch>
                            <a:fillRect/>
                          </a:stretch>
                        </pic:blipFill>
                        <pic:spPr>
                          <a:xfrm>
                            <a:off x="0" y="0"/>
                            <a:ext cx="2808000" cy="2106000"/>
                          </a:xfrm>
                          <a:prstGeom prst="rect">
                            <a:avLst/>
                          </a:prstGeom>
                        </pic:spPr>
                      </pic:pic>
                    </a:graphicData>
                  </a:graphic>
                </wp:inline>
              </w:drawing>
            </w:r>
          </w:p>
        </w:tc>
        <w:tc>
          <w:tcPr>
            <w:tcW w:w="4453" w:type="dxa"/>
            <w:gridSpan w:val="2"/>
          </w:tcPr>
          <w:p w14:paraId="755DF636" w14:textId="1DEDD620" w:rsidR="00421ABE" w:rsidRDefault="003D07D5" w:rsidP="00CF406E">
            <w:pPr>
              <w:keepNext/>
              <w:spacing w:line="276" w:lineRule="auto"/>
              <w:ind w:left="-158"/>
              <w:jc w:val="center"/>
              <w:rPr>
                <w:rFonts w:ascii="Times New Roman" w:eastAsia="Times New Roman" w:hAnsi="Times New Roman"/>
                <w:lang w:val="en-US"/>
              </w:rPr>
            </w:pPr>
            <w:r>
              <w:rPr>
                <w:noProof/>
                <w:lang w:eastAsia="zh-CN"/>
              </w:rPr>
              <w:drawing>
                <wp:inline distT="0" distB="0" distL="0" distR="0" wp14:anchorId="483C48A4" wp14:editId="7B61EC52">
                  <wp:extent cx="2808000" cy="2106000"/>
                  <wp:effectExtent l="0" t="0" r="0" b="889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L1_RC.png"/>
                          <pic:cNvPicPr/>
                        </pic:nvPicPr>
                        <pic:blipFill>
                          <a:blip r:embed="rId36">
                            <a:extLst>
                              <a:ext uri="{28A0092B-C50C-407E-A947-70E740481C1C}">
                                <a14:useLocalDpi xmlns:a14="http://schemas.microsoft.com/office/drawing/2010/main" val="0"/>
                              </a:ext>
                            </a:extLst>
                          </a:blip>
                          <a:stretch>
                            <a:fillRect/>
                          </a:stretch>
                        </pic:blipFill>
                        <pic:spPr>
                          <a:xfrm>
                            <a:off x="0" y="0"/>
                            <a:ext cx="2808000" cy="2106000"/>
                          </a:xfrm>
                          <a:prstGeom prst="rect">
                            <a:avLst/>
                          </a:prstGeom>
                        </pic:spPr>
                      </pic:pic>
                    </a:graphicData>
                  </a:graphic>
                </wp:inline>
              </w:drawing>
            </w:r>
          </w:p>
        </w:tc>
      </w:tr>
      <w:tr w:rsidR="00421ABE" w:rsidRPr="00F1019A" w14:paraId="32C873FF" w14:textId="77777777" w:rsidTr="00CF406E">
        <w:tblPrEx>
          <w:tblCellMar>
            <w:left w:w="108" w:type="dxa"/>
            <w:right w:w="108" w:type="dxa"/>
          </w:tblCellMar>
        </w:tblPrEx>
        <w:trPr>
          <w:trHeight w:val="439"/>
          <w:jc w:val="center"/>
        </w:trPr>
        <w:tc>
          <w:tcPr>
            <w:tcW w:w="5008" w:type="dxa"/>
            <w:vAlign w:val="center"/>
          </w:tcPr>
          <w:p w14:paraId="21D4D459" w14:textId="7D250120" w:rsidR="00421ABE" w:rsidRPr="00DB0CDB" w:rsidRDefault="00421ABE" w:rsidP="00A70C02">
            <w:pPr>
              <w:pStyle w:val="Lgende"/>
              <w:jc w:val="center"/>
              <w:rPr>
                <w:b/>
                <w:i w:val="0"/>
                <w:color w:val="000000" w:themeColor="text1"/>
                <w:sz w:val="20"/>
                <w:lang w:val="en-US"/>
              </w:rPr>
            </w:pPr>
            <w:r w:rsidRPr="00DB0CDB">
              <w:rPr>
                <w:b/>
                <w:i w:val="0"/>
                <w:color w:val="000000" w:themeColor="text1"/>
                <w:sz w:val="20"/>
                <w:lang w:val="en-US"/>
              </w:rPr>
              <w:t xml:space="preserve">Figure </w:t>
            </w:r>
            <w:r w:rsidRPr="006A519B">
              <w:rPr>
                <w:b/>
                <w:i w:val="0"/>
                <w:color w:val="000000" w:themeColor="text1"/>
                <w:sz w:val="20"/>
              </w:rPr>
              <w:fldChar w:fldCharType="begin"/>
            </w:r>
            <w:r w:rsidRPr="00DB0CDB">
              <w:rPr>
                <w:b/>
                <w:i w:val="0"/>
                <w:color w:val="000000" w:themeColor="text1"/>
                <w:sz w:val="20"/>
                <w:lang w:val="en-US"/>
              </w:rPr>
              <w:instrText xml:space="preserve"> SEQ Figure \* ARABIC </w:instrText>
            </w:r>
            <w:r w:rsidRPr="006A519B">
              <w:rPr>
                <w:b/>
                <w:i w:val="0"/>
                <w:color w:val="000000" w:themeColor="text1"/>
                <w:sz w:val="20"/>
              </w:rPr>
              <w:fldChar w:fldCharType="separate"/>
            </w:r>
            <w:r w:rsidR="007E2A97">
              <w:rPr>
                <w:b/>
                <w:i w:val="0"/>
                <w:noProof/>
                <w:color w:val="000000" w:themeColor="text1"/>
                <w:sz w:val="20"/>
                <w:lang w:val="en-US"/>
              </w:rPr>
              <w:t>27</w:t>
            </w:r>
            <w:r w:rsidRPr="006A519B">
              <w:rPr>
                <w:b/>
                <w:i w:val="0"/>
                <w:color w:val="000000" w:themeColor="text1"/>
                <w:sz w:val="20"/>
              </w:rPr>
              <w:fldChar w:fldCharType="end"/>
            </w:r>
            <w:r w:rsidRPr="00DB0CDB">
              <w:rPr>
                <w:b/>
                <w:i w:val="0"/>
                <w:color w:val="000000" w:themeColor="text1"/>
                <w:sz w:val="20"/>
                <w:lang w:val="en-US"/>
              </w:rPr>
              <w:t xml:space="preserve"> </w:t>
            </w:r>
            <w:r w:rsidR="00A70C02">
              <w:rPr>
                <w:b/>
                <w:i w:val="0"/>
                <w:color w:val="000000" w:themeColor="text1"/>
                <w:sz w:val="20"/>
                <w:lang w:val="en-US"/>
              </w:rPr>
              <w:t xml:space="preserve">results obtained by </w:t>
            </w:r>
            <w:r w:rsidR="00A70C02">
              <w:rPr>
                <w:b/>
                <w:i w:val="0"/>
                <w:color w:val="000000" w:themeColor="text1"/>
                <w:lang w:val="en-US"/>
              </w:rPr>
              <w:t>LPCM</w:t>
            </w:r>
            <w:r w:rsidR="00312504">
              <w:rPr>
                <w:b/>
                <w:i w:val="0"/>
                <w:color w:val="000000" w:themeColor="text1"/>
                <w:lang w:val="en-US"/>
              </w:rPr>
              <w:t xml:space="preserve"> N=10</w:t>
            </w:r>
            <w:r w:rsidR="00A70C02">
              <w:rPr>
                <w:b/>
                <w:i w:val="0"/>
                <w:color w:val="000000" w:themeColor="text1"/>
                <w:lang w:val="en-US"/>
              </w:rPr>
              <w:t xml:space="preserve"> (BC1)</w:t>
            </w:r>
          </w:p>
        </w:tc>
        <w:tc>
          <w:tcPr>
            <w:tcW w:w="4453" w:type="dxa"/>
            <w:gridSpan w:val="2"/>
            <w:vAlign w:val="center"/>
          </w:tcPr>
          <w:p w14:paraId="7CE3307F" w14:textId="23303371" w:rsidR="00421ABE" w:rsidRPr="00FB20B8" w:rsidRDefault="00421ABE" w:rsidP="00A70C02">
            <w:pPr>
              <w:pStyle w:val="Lgende"/>
              <w:jc w:val="center"/>
              <w:rPr>
                <w:b/>
                <w:i w:val="0"/>
                <w:color w:val="000000" w:themeColor="text1"/>
                <w:sz w:val="20"/>
                <w:lang w:val="en-US"/>
              </w:rPr>
            </w:pPr>
            <w:r w:rsidRPr="00FB20B8">
              <w:rPr>
                <w:b/>
                <w:i w:val="0"/>
                <w:color w:val="000000" w:themeColor="text1"/>
                <w:sz w:val="20"/>
                <w:lang w:val="en-US"/>
              </w:rPr>
              <w:t xml:space="preserve">Figure </w:t>
            </w:r>
            <w:r w:rsidRPr="00FB20B8">
              <w:rPr>
                <w:b/>
                <w:i w:val="0"/>
                <w:color w:val="000000" w:themeColor="text1"/>
                <w:sz w:val="20"/>
              </w:rPr>
              <w:fldChar w:fldCharType="begin"/>
            </w:r>
            <w:r w:rsidRPr="00FB20B8">
              <w:rPr>
                <w:b/>
                <w:i w:val="0"/>
                <w:color w:val="000000" w:themeColor="text1"/>
                <w:sz w:val="20"/>
                <w:lang w:val="en-US"/>
              </w:rPr>
              <w:instrText xml:space="preserve"> SEQ Figure \* ARABIC </w:instrText>
            </w:r>
            <w:r w:rsidRPr="00FB20B8">
              <w:rPr>
                <w:b/>
                <w:i w:val="0"/>
                <w:color w:val="000000" w:themeColor="text1"/>
                <w:sz w:val="20"/>
              </w:rPr>
              <w:fldChar w:fldCharType="separate"/>
            </w:r>
            <w:r w:rsidR="007E2A97">
              <w:rPr>
                <w:b/>
                <w:i w:val="0"/>
                <w:noProof/>
                <w:color w:val="000000" w:themeColor="text1"/>
                <w:sz w:val="20"/>
                <w:lang w:val="en-US"/>
              </w:rPr>
              <w:t>28</w:t>
            </w:r>
            <w:r w:rsidRPr="00FB20B8">
              <w:rPr>
                <w:b/>
                <w:i w:val="0"/>
                <w:color w:val="000000" w:themeColor="text1"/>
                <w:sz w:val="20"/>
              </w:rPr>
              <w:fldChar w:fldCharType="end"/>
            </w:r>
            <w:r w:rsidRPr="00FB20B8">
              <w:rPr>
                <w:b/>
                <w:i w:val="0"/>
                <w:color w:val="000000" w:themeColor="text1"/>
                <w:sz w:val="20"/>
                <w:lang w:val="en-US"/>
              </w:rPr>
              <w:t xml:space="preserve"> </w:t>
            </w:r>
            <w:r w:rsidR="00A70C02">
              <w:rPr>
                <w:b/>
                <w:i w:val="0"/>
                <w:color w:val="000000" w:themeColor="text1"/>
                <w:sz w:val="20"/>
                <w:lang w:val="en-US"/>
              </w:rPr>
              <w:t xml:space="preserve">results obtained by </w:t>
            </w:r>
            <w:r w:rsidR="00A70C02">
              <w:rPr>
                <w:b/>
                <w:i w:val="0"/>
                <w:color w:val="000000" w:themeColor="text1"/>
                <w:lang w:val="en-US"/>
              </w:rPr>
              <w:t>NDM (BC1)</w:t>
            </w:r>
          </w:p>
        </w:tc>
      </w:tr>
    </w:tbl>
    <w:p w14:paraId="5E1C932D" w14:textId="115A03DD" w:rsidR="00AD2EE6" w:rsidRPr="00A70C02" w:rsidRDefault="00AD2EE6" w:rsidP="00AD2EE6">
      <w:pPr>
        <w:rPr>
          <w:lang w:val="en-US"/>
        </w:rPr>
      </w:pPr>
    </w:p>
    <w:tbl>
      <w:tblPr>
        <w:tblStyle w:val="Grilledutableau"/>
        <w:tblW w:w="946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4A0" w:firstRow="1" w:lastRow="0" w:firstColumn="1" w:lastColumn="0" w:noHBand="0" w:noVBand="1"/>
      </w:tblPr>
      <w:tblGrid>
        <w:gridCol w:w="5008"/>
        <w:gridCol w:w="4420"/>
        <w:gridCol w:w="33"/>
      </w:tblGrid>
      <w:tr w:rsidR="00802CBD" w14:paraId="0AC67326" w14:textId="77777777" w:rsidTr="00802CBD">
        <w:trPr>
          <w:gridAfter w:val="1"/>
          <w:wAfter w:w="33" w:type="dxa"/>
          <w:trHeight w:val="385"/>
          <w:jc w:val="center"/>
        </w:trPr>
        <w:tc>
          <w:tcPr>
            <w:tcW w:w="9428" w:type="dxa"/>
            <w:gridSpan w:val="2"/>
          </w:tcPr>
          <w:p w14:paraId="69B974E5" w14:textId="2C02A41F" w:rsidR="00802CBD" w:rsidRDefault="00802CBD" w:rsidP="00802CBD">
            <w:pPr>
              <w:keepNext/>
              <w:spacing w:line="276" w:lineRule="auto"/>
              <w:ind w:left="-158"/>
              <w:jc w:val="center"/>
              <w:rPr>
                <w:noProof/>
                <w:lang w:eastAsia="zh-CN"/>
              </w:rPr>
            </w:pPr>
            <w:proofErr w:type="spellStart"/>
            <w:r>
              <w:t>Boundary</w:t>
            </w:r>
            <w:proofErr w:type="spellEnd"/>
            <w:r>
              <w:t xml:space="preserve"> condition 2 : </w:t>
            </w:r>
            <w:proofErr w:type="spellStart"/>
            <w:r>
              <w:t>T_sup</w:t>
            </w:r>
            <w:proofErr w:type="spellEnd"/>
            <w:r>
              <w:t xml:space="preserve">=30°C      </w:t>
            </w:r>
            <w:proofErr w:type="spellStart"/>
            <w:r>
              <w:t>T_inf</w:t>
            </w:r>
            <w:proofErr w:type="spellEnd"/>
            <w:r>
              <w:t xml:space="preserve">=20°C    </w:t>
            </w:r>
            <w:proofErr w:type="spellStart"/>
            <w:r>
              <w:t>T_gau</w:t>
            </w:r>
            <w:proofErr w:type="spellEnd"/>
            <w:r>
              <w:t>=20°C</w:t>
            </w:r>
          </w:p>
        </w:tc>
      </w:tr>
      <w:tr w:rsidR="00623280" w14:paraId="7A3DA70B" w14:textId="77777777" w:rsidTr="00E52EA4">
        <w:trPr>
          <w:gridAfter w:val="1"/>
          <w:wAfter w:w="33" w:type="dxa"/>
          <w:trHeight w:val="3057"/>
          <w:jc w:val="center"/>
        </w:trPr>
        <w:tc>
          <w:tcPr>
            <w:tcW w:w="9428" w:type="dxa"/>
            <w:gridSpan w:val="2"/>
          </w:tcPr>
          <w:p w14:paraId="5EA85123" w14:textId="630D53FC" w:rsidR="00E52EA4" w:rsidRDefault="00E52EA4" w:rsidP="00CF406E">
            <w:pPr>
              <w:keepNext/>
              <w:spacing w:line="276" w:lineRule="auto"/>
              <w:ind w:left="-158"/>
              <w:jc w:val="center"/>
              <w:rPr>
                <w:rFonts w:ascii="Times New Roman" w:eastAsia="Times New Roman" w:hAnsi="Times New Roman"/>
                <w:lang w:val="en-US"/>
              </w:rPr>
            </w:pPr>
            <w:r>
              <w:rPr>
                <w:noProof/>
                <w:lang w:eastAsia="zh-CN"/>
              </w:rPr>
              <w:drawing>
                <wp:inline distT="0" distB="0" distL="0" distR="0" wp14:anchorId="115BC4B0" wp14:editId="17E840E9">
                  <wp:extent cx="5316220" cy="2572385"/>
                  <wp:effectExtent l="0" t="0" r="0" b="0"/>
                  <wp:docPr id="36" name="Graphique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tc>
      </w:tr>
      <w:tr w:rsidR="00623280" w:rsidRPr="00F1019A" w14:paraId="33A12492" w14:textId="77777777" w:rsidTr="00CF406E">
        <w:tblPrEx>
          <w:tblCellMar>
            <w:left w:w="108" w:type="dxa"/>
            <w:right w:w="108" w:type="dxa"/>
          </w:tblCellMar>
        </w:tblPrEx>
        <w:trPr>
          <w:gridAfter w:val="1"/>
          <w:wAfter w:w="33" w:type="dxa"/>
          <w:trHeight w:val="439"/>
          <w:jc w:val="center"/>
        </w:trPr>
        <w:tc>
          <w:tcPr>
            <w:tcW w:w="9428" w:type="dxa"/>
            <w:gridSpan w:val="2"/>
            <w:vAlign w:val="center"/>
          </w:tcPr>
          <w:p w14:paraId="2A3E5073" w14:textId="4DFD14A4" w:rsidR="00623280" w:rsidRPr="00CB2D9B" w:rsidRDefault="00623280" w:rsidP="008A7EBC">
            <w:pPr>
              <w:jc w:val="center"/>
              <w:rPr>
                <w:rFonts w:eastAsiaTheme="minorEastAsia"/>
                <w:b/>
                <w:iCs/>
                <w:color w:val="000000" w:themeColor="text1"/>
                <w:sz w:val="20"/>
                <w:szCs w:val="18"/>
                <w:lang w:val="en-US"/>
              </w:rPr>
            </w:pPr>
            <w:r w:rsidRPr="00CB2D9B">
              <w:rPr>
                <w:rFonts w:eastAsiaTheme="minorEastAsia"/>
                <w:b/>
                <w:iCs/>
                <w:color w:val="000000" w:themeColor="text1"/>
                <w:sz w:val="20"/>
                <w:szCs w:val="18"/>
                <w:lang w:val="en-US" w:eastAsia="zh-CN"/>
              </w:rPr>
              <w:t xml:space="preserve">Figure </w:t>
            </w:r>
            <w:r w:rsidRPr="00994113">
              <w:rPr>
                <w:rFonts w:eastAsiaTheme="minorEastAsia"/>
                <w:b/>
                <w:iCs/>
                <w:color w:val="000000" w:themeColor="text1"/>
                <w:sz w:val="20"/>
                <w:szCs w:val="18"/>
                <w:lang w:eastAsia="zh-CN"/>
              </w:rPr>
              <w:fldChar w:fldCharType="begin"/>
            </w:r>
            <w:r w:rsidRPr="00CB2D9B">
              <w:rPr>
                <w:rFonts w:eastAsiaTheme="minorEastAsia"/>
                <w:b/>
                <w:iCs/>
                <w:color w:val="000000" w:themeColor="text1"/>
                <w:sz w:val="20"/>
                <w:szCs w:val="18"/>
                <w:lang w:val="en-US" w:eastAsia="zh-CN"/>
              </w:rPr>
              <w:instrText xml:space="preserve"> SEQ Figure \* ARABIC </w:instrText>
            </w:r>
            <w:r w:rsidRPr="00994113">
              <w:rPr>
                <w:rFonts w:eastAsiaTheme="minorEastAsia"/>
                <w:b/>
                <w:iCs/>
                <w:color w:val="000000" w:themeColor="text1"/>
                <w:sz w:val="20"/>
                <w:szCs w:val="18"/>
                <w:lang w:eastAsia="zh-CN"/>
              </w:rPr>
              <w:fldChar w:fldCharType="separate"/>
            </w:r>
            <w:r w:rsidR="007E2A97">
              <w:rPr>
                <w:rFonts w:eastAsiaTheme="minorEastAsia"/>
                <w:b/>
                <w:iCs/>
                <w:noProof/>
                <w:color w:val="000000" w:themeColor="text1"/>
                <w:sz w:val="20"/>
                <w:szCs w:val="18"/>
                <w:lang w:val="en-US" w:eastAsia="zh-CN"/>
              </w:rPr>
              <w:t>29</w:t>
            </w:r>
            <w:r w:rsidRPr="00994113">
              <w:rPr>
                <w:rFonts w:eastAsiaTheme="minorEastAsia"/>
                <w:b/>
                <w:iCs/>
                <w:color w:val="000000" w:themeColor="text1"/>
                <w:sz w:val="20"/>
                <w:szCs w:val="18"/>
                <w:lang w:eastAsia="zh-CN"/>
              </w:rPr>
              <w:fldChar w:fldCharType="end"/>
            </w:r>
            <w:r w:rsidRPr="00CB2D9B">
              <w:rPr>
                <w:rFonts w:eastAsiaTheme="minorEastAsia"/>
                <w:b/>
                <w:iCs/>
                <w:color w:val="000000" w:themeColor="text1"/>
                <w:sz w:val="20"/>
                <w:szCs w:val="18"/>
                <w:lang w:val="en-US" w:eastAsia="zh-CN"/>
              </w:rPr>
              <w:t xml:space="preserve"> </w:t>
            </w:r>
            <m:oMath>
              <m:r>
                <m:rPr>
                  <m:sty m:val="bi"/>
                </m:rPr>
                <w:rPr>
                  <w:rFonts w:ascii="Cambria Math" w:hAnsi="Cambria Math"/>
                  <w:color w:val="000000" w:themeColor="text1"/>
                  <w:sz w:val="20"/>
                  <w:lang w:val="en-US"/>
                </w:rPr>
                <m:t>2∂</m:t>
              </m:r>
              <m:acc>
                <m:accPr>
                  <m:chr m:val="̅"/>
                  <m:ctrlPr>
                    <w:rPr>
                      <w:rFonts w:ascii="Cambria Math" w:eastAsiaTheme="minorEastAsia" w:hAnsi="Cambria Math"/>
                      <w:b/>
                      <w:i/>
                      <w:iCs/>
                      <w:color w:val="000000" w:themeColor="text1"/>
                      <w:sz w:val="20"/>
                      <w:szCs w:val="18"/>
                      <w:lang w:val="en-US" w:eastAsia="zh-CN"/>
                    </w:rPr>
                  </m:ctrlPr>
                </m:accPr>
                <m:e>
                  <m:r>
                    <m:rPr>
                      <m:sty m:val="bi"/>
                    </m:rPr>
                    <w:rPr>
                      <w:rFonts w:ascii="Cambria Math" w:hAnsi="Cambria Math"/>
                      <w:color w:val="000000" w:themeColor="text1"/>
                      <w:sz w:val="20"/>
                      <w:lang w:val="en-US"/>
                    </w:rPr>
                    <m:t>T</m:t>
                  </m:r>
                </m:e>
              </m:acc>
              <m:r>
                <m:rPr>
                  <m:sty m:val="bi"/>
                </m:rPr>
                <w:rPr>
                  <w:rFonts w:ascii="Cambria Math" w:hAnsi="Cambria Math"/>
                  <w:color w:val="000000" w:themeColor="text1"/>
                  <w:sz w:val="20"/>
                  <w:lang w:val="en-US"/>
                </w:rPr>
                <m:t>/∂ζ</m:t>
              </m:r>
            </m:oMath>
            <w:r w:rsidR="008A7EBC">
              <w:rPr>
                <w:rFonts w:eastAsiaTheme="minorEastAsia"/>
                <w:b/>
                <w:iCs/>
                <w:color w:val="000000" w:themeColor="text1"/>
                <w:sz w:val="20"/>
                <w:lang w:val="en-US"/>
              </w:rPr>
              <w:t xml:space="preserve"> or  </w:t>
            </w:r>
            <m:oMath>
              <m:r>
                <m:rPr>
                  <m:sty m:val="bi"/>
                </m:rPr>
                <w:rPr>
                  <w:rFonts w:ascii="Cambria Math" w:hAnsi="Cambria Math"/>
                  <w:color w:val="000000" w:themeColor="text1"/>
                  <w:sz w:val="20"/>
                  <w:lang w:val="en-US"/>
                </w:rPr>
                <m:t>∂</m:t>
              </m:r>
              <m:acc>
                <m:accPr>
                  <m:chr m:val="̅"/>
                  <m:ctrlPr>
                    <w:rPr>
                      <w:rFonts w:ascii="Cambria Math" w:eastAsiaTheme="minorEastAsia" w:hAnsi="Cambria Math"/>
                      <w:b/>
                      <w:i/>
                      <w:iCs/>
                      <w:color w:val="000000" w:themeColor="text1"/>
                      <w:sz w:val="20"/>
                      <w:szCs w:val="18"/>
                      <w:lang w:val="en-US" w:eastAsia="zh-CN"/>
                    </w:rPr>
                  </m:ctrlPr>
                </m:accPr>
                <m:e>
                  <m:r>
                    <m:rPr>
                      <m:sty m:val="bi"/>
                    </m:rPr>
                    <w:rPr>
                      <w:rFonts w:ascii="Cambria Math" w:hAnsi="Cambria Math"/>
                      <w:color w:val="000000" w:themeColor="text1"/>
                      <w:sz w:val="20"/>
                      <w:lang w:val="en-US"/>
                    </w:rPr>
                    <m:t>T</m:t>
                  </m:r>
                </m:e>
              </m:acc>
              <m:r>
                <m:rPr>
                  <m:sty m:val="bi"/>
                </m:rPr>
                <w:rPr>
                  <w:rFonts w:ascii="Cambria Math" w:hAnsi="Cambria Math"/>
                  <w:color w:val="000000" w:themeColor="text1"/>
                  <w:sz w:val="20"/>
                  <w:lang w:val="en-US"/>
                </w:rPr>
                <m:t>/</m:t>
              </m:r>
              <m:r>
                <m:rPr>
                  <m:sty m:val="bi"/>
                </m:rPr>
                <w:rPr>
                  <w:rFonts w:ascii="Cambria Math" w:hAnsi="Cambria Math"/>
                  <w:color w:val="000000" w:themeColor="text1"/>
                  <w:sz w:val="20"/>
                  <w:lang w:val="en-US"/>
                </w:rPr>
                <m:t>∂</m:t>
              </m:r>
              <m:acc>
                <m:accPr>
                  <m:chr m:val="̅"/>
                  <m:ctrlPr>
                    <w:rPr>
                      <w:rFonts w:ascii="Cambria Math" w:hAnsi="Cambria Math"/>
                      <w:b/>
                      <w:i/>
                      <w:iCs/>
                      <w:color w:val="000000" w:themeColor="text1"/>
                      <w:sz w:val="20"/>
                      <w:lang w:val="en-US"/>
                    </w:rPr>
                  </m:ctrlPr>
                </m:accPr>
                <m:e>
                  <m:r>
                    <m:rPr>
                      <m:sty m:val="bi"/>
                    </m:rPr>
                    <w:rPr>
                      <w:rFonts w:ascii="Cambria Math" w:hAnsi="Cambria Math"/>
                      <w:color w:val="000000" w:themeColor="text1"/>
                      <w:sz w:val="20"/>
                      <w:lang w:val="en-US"/>
                    </w:rPr>
                    <m:t>y</m:t>
                  </m:r>
                </m:e>
              </m:acc>
            </m:oMath>
            <w:r w:rsidR="00DA3355">
              <w:rPr>
                <w:rFonts w:eastAsiaTheme="minorEastAsia"/>
                <w:b/>
                <w:iCs/>
                <w:color w:val="000000" w:themeColor="text1"/>
                <w:sz w:val="20"/>
                <w:szCs w:val="18"/>
                <w:lang w:val="en-US" w:eastAsia="zh-CN"/>
              </w:rPr>
              <w:t xml:space="preserve"> </w:t>
            </w:r>
            <w:r w:rsidRPr="00CB2D9B">
              <w:rPr>
                <w:b/>
                <w:bCs/>
                <w:iCs/>
                <w:color w:val="000000" w:themeColor="text1"/>
                <w:sz w:val="20"/>
                <w:szCs w:val="18"/>
                <w:lang w:val="en-US"/>
              </w:rPr>
              <w:t>at the upper wall obtained by LPCM</w:t>
            </w:r>
            <w:r>
              <w:rPr>
                <w:b/>
                <w:bCs/>
                <w:iCs/>
                <w:color w:val="000000" w:themeColor="text1"/>
                <w:sz w:val="20"/>
                <w:szCs w:val="18"/>
                <w:lang w:val="en-US"/>
              </w:rPr>
              <w:t xml:space="preserve"> </w:t>
            </w:r>
            <w:r w:rsidRPr="008B7D31">
              <w:rPr>
                <w:b/>
                <w:iCs/>
                <w:color w:val="000000" w:themeColor="text1"/>
                <w:sz w:val="20"/>
                <w:lang w:val="en-US"/>
              </w:rPr>
              <w:t>(</w:t>
            </w:r>
            <w:r>
              <w:rPr>
                <w:b/>
                <w:iCs/>
                <w:color w:val="000000" w:themeColor="text1"/>
                <w:sz w:val="20"/>
                <w:lang w:val="en-US"/>
              </w:rPr>
              <w:t>B.C.2</w:t>
            </w:r>
            <w:r w:rsidRPr="008B7D31">
              <w:rPr>
                <w:b/>
                <w:iCs/>
                <w:color w:val="000000" w:themeColor="text1"/>
                <w:sz w:val="20"/>
                <w:lang w:val="en-US"/>
              </w:rPr>
              <w:t>)</w:t>
            </w:r>
          </w:p>
        </w:tc>
      </w:tr>
      <w:tr w:rsidR="00623280" w:rsidRPr="008E3C7D" w14:paraId="7728F175" w14:textId="77777777" w:rsidTr="00362CBD">
        <w:trPr>
          <w:gridAfter w:val="1"/>
          <w:wAfter w:w="33" w:type="dxa"/>
          <w:trHeight w:val="3057"/>
          <w:jc w:val="center"/>
        </w:trPr>
        <w:tc>
          <w:tcPr>
            <w:tcW w:w="9428" w:type="dxa"/>
            <w:gridSpan w:val="2"/>
          </w:tcPr>
          <w:p w14:paraId="4804B1E1" w14:textId="0CC84765" w:rsidR="00B800B9" w:rsidRPr="008E3C7D" w:rsidRDefault="00362CBD" w:rsidP="00CF406E">
            <w:pPr>
              <w:keepNext/>
              <w:spacing w:line="276" w:lineRule="auto"/>
              <w:ind w:left="-158"/>
              <w:jc w:val="center"/>
              <w:rPr>
                <w:rFonts w:ascii="Times New Roman" w:eastAsia="Times New Roman" w:hAnsi="Times New Roman"/>
                <w:lang w:val="en-US"/>
              </w:rPr>
            </w:pPr>
            <w:r>
              <w:rPr>
                <w:noProof/>
                <w:lang w:eastAsia="zh-CN"/>
              </w:rPr>
              <w:lastRenderedPageBreak/>
              <w:drawing>
                <wp:inline distT="0" distB="0" distL="0" distR="0" wp14:anchorId="7A67A549" wp14:editId="38B5E448">
                  <wp:extent cx="5760720" cy="2807335"/>
                  <wp:effectExtent l="0" t="0" r="0" b="0"/>
                  <wp:docPr id="37" name="Graphique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tc>
      </w:tr>
      <w:tr w:rsidR="00623280" w:rsidRPr="00F1019A" w14:paraId="12FACFAD" w14:textId="77777777" w:rsidTr="00CF406E">
        <w:tblPrEx>
          <w:tblCellMar>
            <w:left w:w="108" w:type="dxa"/>
            <w:right w:w="108" w:type="dxa"/>
          </w:tblCellMar>
        </w:tblPrEx>
        <w:trPr>
          <w:gridAfter w:val="1"/>
          <w:wAfter w:w="33" w:type="dxa"/>
          <w:trHeight w:val="439"/>
          <w:jc w:val="center"/>
        </w:trPr>
        <w:tc>
          <w:tcPr>
            <w:tcW w:w="9428" w:type="dxa"/>
            <w:gridSpan w:val="2"/>
            <w:vAlign w:val="center"/>
          </w:tcPr>
          <w:p w14:paraId="78C404D8" w14:textId="23C1B8E4" w:rsidR="00623280" w:rsidRPr="00CB2D9B" w:rsidRDefault="00623280" w:rsidP="00BC2BFC">
            <w:pPr>
              <w:pStyle w:val="Lgende"/>
              <w:jc w:val="center"/>
              <w:rPr>
                <w:b/>
                <w:color w:val="000000" w:themeColor="text1"/>
                <w:sz w:val="20"/>
                <w:lang w:val="en-US"/>
              </w:rPr>
            </w:pPr>
            <w:r w:rsidRPr="00CB2D9B">
              <w:rPr>
                <w:b/>
                <w:i w:val="0"/>
                <w:color w:val="000000" w:themeColor="text1"/>
                <w:sz w:val="20"/>
                <w:lang w:val="en-US"/>
              </w:rPr>
              <w:t xml:space="preserve">Figure </w:t>
            </w:r>
            <w:r w:rsidRPr="00994113">
              <w:rPr>
                <w:b/>
                <w:i w:val="0"/>
                <w:color w:val="000000" w:themeColor="text1"/>
                <w:sz w:val="20"/>
              </w:rPr>
              <w:fldChar w:fldCharType="begin"/>
            </w:r>
            <w:r w:rsidRPr="00CB2D9B">
              <w:rPr>
                <w:b/>
                <w:i w:val="0"/>
                <w:color w:val="000000" w:themeColor="text1"/>
                <w:sz w:val="20"/>
                <w:lang w:val="en-US"/>
              </w:rPr>
              <w:instrText xml:space="preserve"> SEQ Figure \* ARABIC </w:instrText>
            </w:r>
            <w:r w:rsidRPr="00994113">
              <w:rPr>
                <w:b/>
                <w:i w:val="0"/>
                <w:color w:val="000000" w:themeColor="text1"/>
                <w:sz w:val="20"/>
              </w:rPr>
              <w:fldChar w:fldCharType="separate"/>
            </w:r>
            <w:r w:rsidR="007E2A97">
              <w:rPr>
                <w:b/>
                <w:i w:val="0"/>
                <w:noProof/>
                <w:color w:val="000000" w:themeColor="text1"/>
                <w:sz w:val="20"/>
                <w:lang w:val="en-US"/>
              </w:rPr>
              <w:t>30</w:t>
            </w:r>
            <w:r w:rsidRPr="00994113">
              <w:rPr>
                <w:b/>
                <w:i w:val="0"/>
                <w:color w:val="000000" w:themeColor="text1"/>
                <w:sz w:val="20"/>
              </w:rPr>
              <w:fldChar w:fldCharType="end"/>
            </w:r>
            <w:r w:rsidRPr="00CB2D9B">
              <w:rPr>
                <w:b/>
                <w:i w:val="0"/>
                <w:color w:val="000000" w:themeColor="text1"/>
                <w:sz w:val="20"/>
                <w:lang w:val="en-US"/>
              </w:rPr>
              <w:t xml:space="preserve"> </w:t>
            </w:r>
            <m:oMath>
              <m:r>
                <m:rPr>
                  <m:sty m:val="b"/>
                </m:rPr>
                <w:rPr>
                  <w:rFonts w:ascii="Cambria Math" w:hAnsi="Cambria Math"/>
                  <w:color w:val="000000" w:themeColor="text1"/>
                  <w:sz w:val="20"/>
                  <w:lang w:val="en-US"/>
                </w:rPr>
                <m:t>2∂</m:t>
              </m:r>
              <m:acc>
                <m:accPr>
                  <m:chr m:val="̅"/>
                  <m:ctrlPr>
                    <w:rPr>
                      <w:rFonts w:ascii="Cambria Math" w:hAnsi="Cambria Math"/>
                      <w:b/>
                      <w:i w:val="0"/>
                      <w:color w:val="000000" w:themeColor="text1"/>
                      <w:sz w:val="20"/>
                      <w:lang w:val="en-US"/>
                    </w:rPr>
                  </m:ctrlPr>
                </m:accPr>
                <m:e>
                  <m:r>
                    <m:rPr>
                      <m:sty m:val="b"/>
                    </m:rPr>
                    <w:rPr>
                      <w:rFonts w:ascii="Cambria Math" w:hAnsi="Cambria Math"/>
                      <w:color w:val="000000" w:themeColor="text1"/>
                      <w:sz w:val="20"/>
                      <w:lang w:val="en-US"/>
                    </w:rPr>
                    <m:t>T</m:t>
                  </m:r>
                </m:e>
              </m:acc>
              <m:r>
                <m:rPr>
                  <m:sty m:val="b"/>
                </m:rPr>
                <w:rPr>
                  <w:rFonts w:ascii="Cambria Math" w:hAnsi="Cambria Math"/>
                  <w:color w:val="000000" w:themeColor="text1"/>
                  <w:sz w:val="20"/>
                  <w:lang w:val="en-US"/>
                </w:rPr>
                <m:t>/∂ζ</m:t>
              </m:r>
            </m:oMath>
            <w:r w:rsidR="0016505C">
              <w:rPr>
                <w:b/>
                <w:iCs w:val="0"/>
                <w:color w:val="000000" w:themeColor="text1"/>
                <w:sz w:val="20"/>
                <w:lang w:val="en-US"/>
              </w:rPr>
              <w:t xml:space="preserve"> or  </w:t>
            </w:r>
            <m:oMath>
              <m:r>
                <m:rPr>
                  <m:sty m:val="b"/>
                </m:rPr>
                <w:rPr>
                  <w:rFonts w:ascii="Cambria Math" w:hAnsi="Cambria Math"/>
                  <w:color w:val="000000" w:themeColor="text1"/>
                  <w:sz w:val="20"/>
                  <w:lang w:val="en-US"/>
                </w:rPr>
                <m:t>∂</m:t>
              </m:r>
              <m:acc>
                <m:accPr>
                  <m:chr m:val="̅"/>
                  <m:ctrlPr>
                    <w:rPr>
                      <w:rFonts w:ascii="Cambria Math" w:hAnsi="Cambria Math"/>
                      <w:b/>
                      <w:i w:val="0"/>
                      <w:color w:val="000000" w:themeColor="text1"/>
                      <w:sz w:val="20"/>
                      <w:lang w:val="en-US"/>
                    </w:rPr>
                  </m:ctrlPr>
                </m:accPr>
                <m:e>
                  <m:r>
                    <m:rPr>
                      <m:sty m:val="b"/>
                    </m:rPr>
                    <w:rPr>
                      <w:rFonts w:ascii="Cambria Math" w:hAnsi="Cambria Math"/>
                      <w:color w:val="000000" w:themeColor="text1"/>
                      <w:sz w:val="20"/>
                      <w:lang w:val="en-US"/>
                    </w:rPr>
                    <m:t>T</m:t>
                  </m:r>
                </m:e>
              </m:acc>
              <m:r>
                <m:rPr>
                  <m:sty m:val="b"/>
                </m:rPr>
                <w:rPr>
                  <w:rFonts w:ascii="Cambria Math" w:hAnsi="Cambria Math"/>
                  <w:color w:val="000000" w:themeColor="text1"/>
                  <w:sz w:val="20"/>
                  <w:lang w:val="en-US"/>
                </w:rPr>
                <m:t>/</m:t>
              </m:r>
              <m:r>
                <m:rPr>
                  <m:sty m:val="b"/>
                </m:rPr>
                <w:rPr>
                  <w:rFonts w:ascii="Cambria Math" w:hAnsi="Cambria Math"/>
                  <w:color w:val="000000" w:themeColor="text1"/>
                  <w:sz w:val="20"/>
                  <w:lang w:val="en-US"/>
                </w:rPr>
                <m:t>∂</m:t>
              </m:r>
              <m:acc>
                <m:accPr>
                  <m:chr m:val="̅"/>
                  <m:ctrlPr>
                    <w:rPr>
                      <w:rFonts w:ascii="Cambria Math" w:eastAsia="Calibri" w:hAnsi="Cambria Math"/>
                      <w:b/>
                      <w:color w:val="000000" w:themeColor="text1"/>
                      <w:sz w:val="20"/>
                      <w:szCs w:val="22"/>
                      <w:lang w:val="en-US" w:eastAsia="en-US"/>
                    </w:rPr>
                  </m:ctrlPr>
                </m:accPr>
                <m:e>
                  <m:r>
                    <m:rPr>
                      <m:sty m:val="b"/>
                    </m:rPr>
                    <w:rPr>
                      <w:rFonts w:ascii="Cambria Math" w:hAnsi="Cambria Math"/>
                      <w:color w:val="000000" w:themeColor="text1"/>
                      <w:sz w:val="20"/>
                      <w:lang w:val="en-US"/>
                    </w:rPr>
                    <m:t>y</m:t>
                  </m:r>
                </m:e>
              </m:acc>
            </m:oMath>
            <w:r w:rsidRPr="00947F11">
              <w:rPr>
                <w:b/>
                <w:i w:val="0"/>
                <w:color w:val="000000" w:themeColor="text1"/>
                <w:sz w:val="20"/>
                <w:lang w:val="en-US"/>
              </w:rPr>
              <w:t xml:space="preserve">at the lower wall </w:t>
            </w:r>
            <w:r w:rsidRPr="00003AD7">
              <w:rPr>
                <w:b/>
                <w:i w:val="0"/>
                <w:iCs w:val="0"/>
                <w:color w:val="000000" w:themeColor="text1"/>
                <w:sz w:val="20"/>
                <w:lang w:val="en-US"/>
              </w:rPr>
              <w:t>(</w:t>
            </w:r>
            <w:r>
              <w:rPr>
                <w:b/>
                <w:i w:val="0"/>
                <w:iCs w:val="0"/>
                <w:color w:val="000000" w:themeColor="text1"/>
                <w:sz w:val="20"/>
                <w:lang w:val="en-US"/>
              </w:rPr>
              <w:t>B.C.2</w:t>
            </w:r>
            <w:r w:rsidRPr="00003AD7">
              <w:rPr>
                <w:b/>
                <w:i w:val="0"/>
                <w:iCs w:val="0"/>
                <w:color w:val="000000" w:themeColor="text1"/>
                <w:sz w:val="20"/>
                <w:lang w:val="en-US"/>
              </w:rPr>
              <w:t>)</w:t>
            </w:r>
            <w:bookmarkStart w:id="34" w:name="_GoBack"/>
            <w:bookmarkEnd w:id="34"/>
          </w:p>
        </w:tc>
      </w:tr>
      <w:tr w:rsidR="00623280" w:rsidRPr="00EB3468" w14:paraId="47C79ABD" w14:textId="77777777" w:rsidTr="00CF406E">
        <w:trPr>
          <w:trHeight w:val="3539"/>
          <w:jc w:val="center"/>
        </w:trPr>
        <w:tc>
          <w:tcPr>
            <w:tcW w:w="5008" w:type="dxa"/>
          </w:tcPr>
          <w:p w14:paraId="3AFDE768" w14:textId="619E57A4" w:rsidR="00623280" w:rsidRPr="00EB3468" w:rsidRDefault="005405E1" w:rsidP="00CF406E">
            <w:pPr>
              <w:keepNext/>
              <w:spacing w:line="276" w:lineRule="auto"/>
              <w:ind w:left="-113"/>
              <w:jc w:val="center"/>
              <w:rPr>
                <w:lang w:val="en-US"/>
              </w:rPr>
            </w:pPr>
            <w:r>
              <w:rPr>
                <w:noProof/>
                <w:lang w:eastAsia="zh-CN"/>
              </w:rPr>
              <w:drawing>
                <wp:inline distT="0" distB="0" distL="0" distR="0" wp14:anchorId="12950B7E" wp14:editId="465944CA">
                  <wp:extent cx="2808000" cy="2106000"/>
                  <wp:effectExtent l="0" t="0" r="0" b="889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L2.png"/>
                          <pic:cNvPicPr/>
                        </pic:nvPicPr>
                        <pic:blipFill>
                          <a:blip r:embed="rId39">
                            <a:extLst>
                              <a:ext uri="{28A0092B-C50C-407E-A947-70E740481C1C}">
                                <a14:useLocalDpi xmlns:a14="http://schemas.microsoft.com/office/drawing/2010/main" val="0"/>
                              </a:ext>
                            </a:extLst>
                          </a:blip>
                          <a:stretch>
                            <a:fillRect/>
                          </a:stretch>
                        </pic:blipFill>
                        <pic:spPr>
                          <a:xfrm>
                            <a:off x="0" y="0"/>
                            <a:ext cx="2808000" cy="2106000"/>
                          </a:xfrm>
                          <a:prstGeom prst="rect">
                            <a:avLst/>
                          </a:prstGeom>
                        </pic:spPr>
                      </pic:pic>
                    </a:graphicData>
                  </a:graphic>
                </wp:inline>
              </w:drawing>
            </w:r>
          </w:p>
        </w:tc>
        <w:tc>
          <w:tcPr>
            <w:tcW w:w="4453" w:type="dxa"/>
            <w:gridSpan w:val="2"/>
          </w:tcPr>
          <w:p w14:paraId="39A3462A" w14:textId="4C5393F9" w:rsidR="00623280" w:rsidRDefault="005405E1" w:rsidP="00CF406E">
            <w:pPr>
              <w:keepNext/>
              <w:spacing w:line="276" w:lineRule="auto"/>
              <w:ind w:left="-158"/>
              <w:jc w:val="center"/>
              <w:rPr>
                <w:rFonts w:ascii="Times New Roman" w:eastAsia="Times New Roman" w:hAnsi="Times New Roman"/>
                <w:lang w:val="en-US"/>
              </w:rPr>
            </w:pPr>
            <w:r>
              <w:rPr>
                <w:noProof/>
                <w:lang w:eastAsia="zh-CN"/>
              </w:rPr>
              <w:drawing>
                <wp:inline distT="0" distB="0" distL="0" distR="0" wp14:anchorId="3D60829C" wp14:editId="7E36D89F">
                  <wp:extent cx="2808000" cy="2106000"/>
                  <wp:effectExtent l="0" t="0" r="0" b="889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L2_RC.png"/>
                          <pic:cNvPicPr/>
                        </pic:nvPicPr>
                        <pic:blipFill>
                          <a:blip r:embed="rId40">
                            <a:extLst>
                              <a:ext uri="{28A0092B-C50C-407E-A947-70E740481C1C}">
                                <a14:useLocalDpi xmlns:a14="http://schemas.microsoft.com/office/drawing/2010/main" val="0"/>
                              </a:ext>
                            </a:extLst>
                          </a:blip>
                          <a:stretch>
                            <a:fillRect/>
                          </a:stretch>
                        </pic:blipFill>
                        <pic:spPr>
                          <a:xfrm>
                            <a:off x="0" y="0"/>
                            <a:ext cx="2808000" cy="2106000"/>
                          </a:xfrm>
                          <a:prstGeom prst="rect">
                            <a:avLst/>
                          </a:prstGeom>
                        </pic:spPr>
                      </pic:pic>
                    </a:graphicData>
                  </a:graphic>
                </wp:inline>
              </w:drawing>
            </w:r>
          </w:p>
        </w:tc>
      </w:tr>
      <w:tr w:rsidR="00623280" w:rsidRPr="00F1019A" w14:paraId="620197C5" w14:textId="77777777" w:rsidTr="00CF406E">
        <w:tblPrEx>
          <w:tblCellMar>
            <w:left w:w="108" w:type="dxa"/>
            <w:right w:w="108" w:type="dxa"/>
          </w:tblCellMar>
        </w:tblPrEx>
        <w:trPr>
          <w:trHeight w:val="439"/>
          <w:jc w:val="center"/>
        </w:trPr>
        <w:tc>
          <w:tcPr>
            <w:tcW w:w="5008" w:type="dxa"/>
            <w:vAlign w:val="center"/>
          </w:tcPr>
          <w:p w14:paraId="4F882A90" w14:textId="62EB4F29" w:rsidR="00623280" w:rsidRPr="00DB0CDB" w:rsidRDefault="00623280" w:rsidP="00623280">
            <w:pPr>
              <w:pStyle w:val="Lgende"/>
              <w:jc w:val="center"/>
              <w:rPr>
                <w:b/>
                <w:i w:val="0"/>
                <w:color w:val="000000" w:themeColor="text1"/>
                <w:sz w:val="20"/>
                <w:lang w:val="en-US"/>
              </w:rPr>
            </w:pPr>
            <w:r w:rsidRPr="00DB0CDB">
              <w:rPr>
                <w:b/>
                <w:i w:val="0"/>
                <w:color w:val="000000" w:themeColor="text1"/>
                <w:sz w:val="20"/>
                <w:lang w:val="en-US"/>
              </w:rPr>
              <w:t xml:space="preserve">Figure </w:t>
            </w:r>
            <w:r w:rsidRPr="006A519B">
              <w:rPr>
                <w:b/>
                <w:i w:val="0"/>
                <w:color w:val="000000" w:themeColor="text1"/>
                <w:sz w:val="20"/>
              </w:rPr>
              <w:fldChar w:fldCharType="begin"/>
            </w:r>
            <w:r w:rsidRPr="00DB0CDB">
              <w:rPr>
                <w:b/>
                <w:i w:val="0"/>
                <w:color w:val="000000" w:themeColor="text1"/>
                <w:sz w:val="20"/>
                <w:lang w:val="en-US"/>
              </w:rPr>
              <w:instrText xml:space="preserve"> SEQ Figure \* ARABIC </w:instrText>
            </w:r>
            <w:r w:rsidRPr="006A519B">
              <w:rPr>
                <w:b/>
                <w:i w:val="0"/>
                <w:color w:val="000000" w:themeColor="text1"/>
                <w:sz w:val="20"/>
              </w:rPr>
              <w:fldChar w:fldCharType="separate"/>
            </w:r>
            <w:r w:rsidR="007E2A97">
              <w:rPr>
                <w:b/>
                <w:i w:val="0"/>
                <w:noProof/>
                <w:color w:val="000000" w:themeColor="text1"/>
                <w:sz w:val="20"/>
                <w:lang w:val="en-US"/>
              </w:rPr>
              <w:t>31</w:t>
            </w:r>
            <w:r w:rsidRPr="006A519B">
              <w:rPr>
                <w:b/>
                <w:i w:val="0"/>
                <w:color w:val="000000" w:themeColor="text1"/>
                <w:sz w:val="20"/>
              </w:rPr>
              <w:fldChar w:fldCharType="end"/>
            </w:r>
            <w:r w:rsidRPr="00DB0CDB">
              <w:rPr>
                <w:b/>
                <w:i w:val="0"/>
                <w:color w:val="000000" w:themeColor="text1"/>
                <w:sz w:val="20"/>
                <w:lang w:val="en-US"/>
              </w:rPr>
              <w:t xml:space="preserve"> </w:t>
            </w:r>
            <w:r>
              <w:rPr>
                <w:b/>
                <w:i w:val="0"/>
                <w:color w:val="000000" w:themeColor="text1"/>
                <w:sz w:val="20"/>
                <w:lang w:val="en-US"/>
              </w:rPr>
              <w:t xml:space="preserve">results obtained by </w:t>
            </w:r>
            <w:r>
              <w:rPr>
                <w:b/>
                <w:i w:val="0"/>
                <w:color w:val="000000" w:themeColor="text1"/>
                <w:lang w:val="en-US"/>
              </w:rPr>
              <w:t xml:space="preserve">LPCM </w:t>
            </w:r>
            <w:r w:rsidR="000C6E04">
              <w:rPr>
                <w:b/>
                <w:i w:val="0"/>
                <w:color w:val="000000" w:themeColor="text1"/>
                <w:lang w:val="en-US"/>
              </w:rPr>
              <w:t xml:space="preserve">N=10 </w:t>
            </w:r>
            <w:r>
              <w:rPr>
                <w:b/>
                <w:i w:val="0"/>
                <w:color w:val="000000" w:themeColor="text1"/>
                <w:lang w:val="en-US"/>
              </w:rPr>
              <w:t>(B.C.2)</w:t>
            </w:r>
          </w:p>
        </w:tc>
        <w:tc>
          <w:tcPr>
            <w:tcW w:w="4453" w:type="dxa"/>
            <w:gridSpan w:val="2"/>
            <w:vAlign w:val="center"/>
          </w:tcPr>
          <w:p w14:paraId="35D5B15A" w14:textId="4CB57197" w:rsidR="00623280" w:rsidRPr="00FB20B8" w:rsidRDefault="00623280" w:rsidP="00623280">
            <w:pPr>
              <w:pStyle w:val="Lgende"/>
              <w:jc w:val="center"/>
              <w:rPr>
                <w:b/>
                <w:i w:val="0"/>
                <w:color w:val="000000" w:themeColor="text1"/>
                <w:sz w:val="20"/>
                <w:lang w:val="en-US"/>
              </w:rPr>
            </w:pPr>
            <w:r w:rsidRPr="00FB20B8">
              <w:rPr>
                <w:b/>
                <w:i w:val="0"/>
                <w:color w:val="000000" w:themeColor="text1"/>
                <w:sz w:val="20"/>
                <w:lang w:val="en-US"/>
              </w:rPr>
              <w:t xml:space="preserve">Figure </w:t>
            </w:r>
            <w:r w:rsidRPr="00FB20B8">
              <w:rPr>
                <w:b/>
                <w:i w:val="0"/>
                <w:color w:val="000000" w:themeColor="text1"/>
                <w:sz w:val="20"/>
              </w:rPr>
              <w:fldChar w:fldCharType="begin"/>
            </w:r>
            <w:r w:rsidRPr="00FB20B8">
              <w:rPr>
                <w:b/>
                <w:i w:val="0"/>
                <w:color w:val="000000" w:themeColor="text1"/>
                <w:sz w:val="20"/>
                <w:lang w:val="en-US"/>
              </w:rPr>
              <w:instrText xml:space="preserve"> SEQ Figure \* ARABIC </w:instrText>
            </w:r>
            <w:r w:rsidRPr="00FB20B8">
              <w:rPr>
                <w:b/>
                <w:i w:val="0"/>
                <w:color w:val="000000" w:themeColor="text1"/>
                <w:sz w:val="20"/>
              </w:rPr>
              <w:fldChar w:fldCharType="separate"/>
            </w:r>
            <w:r w:rsidR="007E2A97">
              <w:rPr>
                <w:b/>
                <w:i w:val="0"/>
                <w:noProof/>
                <w:color w:val="000000" w:themeColor="text1"/>
                <w:sz w:val="20"/>
                <w:lang w:val="en-US"/>
              </w:rPr>
              <w:t>32</w:t>
            </w:r>
            <w:r w:rsidRPr="00FB20B8">
              <w:rPr>
                <w:b/>
                <w:i w:val="0"/>
                <w:color w:val="000000" w:themeColor="text1"/>
                <w:sz w:val="20"/>
              </w:rPr>
              <w:fldChar w:fldCharType="end"/>
            </w:r>
            <w:r w:rsidRPr="00FB20B8">
              <w:rPr>
                <w:b/>
                <w:i w:val="0"/>
                <w:color w:val="000000" w:themeColor="text1"/>
                <w:sz w:val="20"/>
                <w:lang w:val="en-US"/>
              </w:rPr>
              <w:t xml:space="preserve"> </w:t>
            </w:r>
            <w:r>
              <w:rPr>
                <w:b/>
                <w:i w:val="0"/>
                <w:color w:val="000000" w:themeColor="text1"/>
                <w:sz w:val="20"/>
                <w:lang w:val="en-US"/>
              </w:rPr>
              <w:t xml:space="preserve">results obtained by </w:t>
            </w:r>
            <w:r>
              <w:rPr>
                <w:b/>
                <w:i w:val="0"/>
                <w:color w:val="000000" w:themeColor="text1"/>
                <w:lang w:val="en-US"/>
              </w:rPr>
              <w:t>NDM (B.C.2)</w:t>
            </w:r>
          </w:p>
        </w:tc>
      </w:tr>
    </w:tbl>
    <w:p w14:paraId="32C8647A" w14:textId="77777777" w:rsidR="005405E1" w:rsidRPr="008F0BAF" w:rsidRDefault="005405E1" w:rsidP="00AD2EE6">
      <w:pPr>
        <w:jc w:val="both"/>
        <w:rPr>
          <w:lang w:val="en-US"/>
        </w:rPr>
      </w:pPr>
    </w:p>
    <w:p w14:paraId="12BBCA02" w14:textId="5D72EF68" w:rsidR="00481407" w:rsidRDefault="00481407" w:rsidP="00AD2EE6">
      <w:pPr>
        <w:jc w:val="both"/>
      </w:pPr>
      <w:ins w:id="35" w:author="ZHANG Silun" w:date="2018-07-30T16:46:00Z">
        <w:r w:rsidRPr="007F4878">
          <w:rPr>
            <w:b/>
            <w:lang w:val="en-US"/>
          </w:rPr>
          <w:t>_____________</w:t>
        </w:r>
      </w:ins>
    </w:p>
    <w:p w14:paraId="0955517B" w14:textId="252C93D9" w:rsidR="00B65CDA" w:rsidRDefault="00610AB6" w:rsidP="007776D6">
      <w:pPr>
        <w:pStyle w:val="Titre1"/>
        <w:numPr>
          <w:ilvl w:val="0"/>
          <w:numId w:val="7"/>
        </w:numPr>
      </w:pPr>
      <w:r>
        <w:t>R</w:t>
      </w:r>
      <w:r w:rsidR="00B65CDA">
        <w:t>esults for the energy equation coupled with Reynolds equation</w:t>
      </w:r>
    </w:p>
    <w:p w14:paraId="755F0B0E" w14:textId="12CC0F8B" w:rsidR="0044407E" w:rsidRDefault="003F5114" w:rsidP="009D64A1">
      <w:pPr>
        <w:jc w:val="both"/>
        <w:rPr>
          <w:lang w:val="en-US" w:eastAsia="zh-CN"/>
        </w:rPr>
      </w:pPr>
      <w:r>
        <w:rPr>
          <w:lang w:val="en-US" w:eastAsia="zh-CN"/>
        </w:rPr>
        <w:t xml:space="preserve">The further study has applied the NDM and the </w:t>
      </w:r>
      <w:r w:rsidRPr="003F5114">
        <w:rPr>
          <w:lang w:val="en-US" w:eastAsia="zh-CN"/>
        </w:rPr>
        <w:t>LPCM to</w:t>
      </w:r>
      <w:r>
        <w:rPr>
          <w:lang w:val="en-US" w:eastAsia="zh-CN"/>
        </w:rPr>
        <w:t xml:space="preserve"> </w:t>
      </w:r>
      <w:r w:rsidR="009059DF">
        <w:rPr>
          <w:lang w:val="en-US" w:eastAsia="zh-CN"/>
        </w:rPr>
        <w:t xml:space="preserve">the </w:t>
      </w:r>
      <w:r w:rsidR="00795F6E">
        <w:rPr>
          <w:lang w:val="en-US" w:eastAsia="zh-CN"/>
        </w:rPr>
        <w:t xml:space="preserve">previous </w:t>
      </w:r>
      <w:r>
        <w:rPr>
          <w:lang w:val="en-US" w:eastAsia="zh-CN"/>
        </w:rPr>
        <w:t>1D slider</w:t>
      </w:r>
      <w:r w:rsidR="00795F6E">
        <w:rPr>
          <w:lang w:val="en-US" w:eastAsia="zh-CN"/>
        </w:rPr>
        <w:t xml:space="preserve"> test case</w:t>
      </w:r>
      <w:r>
        <w:rPr>
          <w:lang w:val="en-US" w:eastAsia="zh-CN"/>
        </w:rPr>
        <w:t xml:space="preserve"> with variable viscosity</w:t>
      </w:r>
      <w:r w:rsidR="00345E95">
        <w:rPr>
          <w:lang w:val="en-US" w:eastAsia="zh-CN"/>
        </w:rPr>
        <w:t xml:space="preserve">.  </w:t>
      </w:r>
      <w:r w:rsidR="00FA01B7">
        <w:rPr>
          <w:lang w:val="en-US" w:eastAsia="zh-CN"/>
        </w:rPr>
        <w:t>With the published numerical data</w:t>
      </w:r>
      <w:r w:rsidR="0044407E">
        <w:rPr>
          <w:lang w:val="en-US" w:eastAsia="zh-CN"/>
        </w:rPr>
        <w:t xml:space="preserve"> in</w:t>
      </w:r>
      <w:r w:rsidR="00797456">
        <w:rPr>
          <w:lang w:val="en-US" w:eastAsia="zh-CN"/>
        </w:rPr>
        <w:t xml:space="preserve"> the </w:t>
      </w:r>
      <w:r w:rsidR="00D6097B">
        <w:rPr>
          <w:lang w:val="en-US" w:eastAsia="zh-CN"/>
        </w:rPr>
        <w:t>literature</w:t>
      </w:r>
      <w:r w:rsidR="0044407E">
        <w:rPr>
          <w:lang w:val="en-US" w:eastAsia="zh-CN"/>
        </w:rPr>
        <w:t xml:space="preserve"> [1]</w:t>
      </w:r>
      <w:r w:rsidR="00FA01B7">
        <w:rPr>
          <w:lang w:val="en-US" w:eastAsia="zh-CN"/>
        </w:rPr>
        <w:t>, t</w:t>
      </w:r>
      <w:r w:rsidR="001959EE">
        <w:rPr>
          <w:lang w:val="en-US" w:eastAsia="zh-CN"/>
        </w:rPr>
        <w:t xml:space="preserve">he </w:t>
      </w:r>
      <w:r w:rsidR="00A20306">
        <w:rPr>
          <w:lang w:val="en-US" w:eastAsia="zh-CN"/>
        </w:rPr>
        <w:t>validation</w:t>
      </w:r>
      <w:r w:rsidR="00976139">
        <w:rPr>
          <w:lang w:val="en-US" w:eastAsia="zh-CN"/>
        </w:rPr>
        <w:t xml:space="preserve"> of </w:t>
      </w:r>
      <w:r w:rsidR="00FA2F7F">
        <w:rPr>
          <w:lang w:val="en-US" w:eastAsia="zh-CN"/>
        </w:rPr>
        <w:t xml:space="preserve">numerical solution </w:t>
      </w:r>
      <w:r w:rsidR="00FA01B7">
        <w:rPr>
          <w:lang w:val="en-US" w:eastAsia="zh-CN"/>
        </w:rPr>
        <w:t>for</w:t>
      </w:r>
      <w:r w:rsidR="00EC5E61">
        <w:rPr>
          <w:lang w:val="en-US" w:eastAsia="zh-CN"/>
        </w:rPr>
        <w:t xml:space="preserve"> </w:t>
      </w:r>
      <w:r w:rsidR="00FA2F7F">
        <w:rPr>
          <w:lang w:val="en-US" w:eastAsia="zh-CN"/>
        </w:rPr>
        <w:t xml:space="preserve">the </w:t>
      </w:r>
      <w:r w:rsidR="00FA01B7">
        <w:rPr>
          <w:lang w:val="en-US" w:eastAsia="zh-CN"/>
        </w:rPr>
        <w:t xml:space="preserve">energy </w:t>
      </w:r>
      <w:r w:rsidR="00FA2F7F">
        <w:rPr>
          <w:lang w:val="en-US" w:eastAsia="zh-CN"/>
        </w:rPr>
        <w:t>equation coupled</w:t>
      </w:r>
      <w:r w:rsidR="00FA01B7">
        <w:rPr>
          <w:lang w:val="en-US" w:eastAsia="zh-CN"/>
        </w:rPr>
        <w:t xml:space="preserve"> with Reynolds equation</w:t>
      </w:r>
      <w:r w:rsidR="0044407E">
        <w:rPr>
          <w:lang w:val="en-US" w:eastAsia="zh-CN"/>
        </w:rPr>
        <w:t xml:space="preserve"> become possible</w:t>
      </w:r>
      <w:r w:rsidR="00FA01B7">
        <w:rPr>
          <w:lang w:val="en-US" w:eastAsia="zh-CN"/>
        </w:rPr>
        <w:t xml:space="preserve">. </w:t>
      </w:r>
      <w:r w:rsidR="0044407E">
        <w:rPr>
          <w:lang w:val="en-US" w:eastAsia="zh-CN"/>
        </w:rPr>
        <w:t xml:space="preserve">This step complete the decoupled energy equation validation described in the previous paragraphs to ensure </w:t>
      </w:r>
      <w:r w:rsidR="005F4B07">
        <w:rPr>
          <w:lang w:val="en-US" w:eastAsia="zh-CN"/>
        </w:rPr>
        <w:t>a</w:t>
      </w:r>
      <w:r w:rsidR="0044407E">
        <w:rPr>
          <w:lang w:val="en-US" w:eastAsia="zh-CN"/>
        </w:rPr>
        <w:t xml:space="preserve"> correct resolution of energy equation for </w:t>
      </w:r>
      <w:r w:rsidR="0044407E">
        <w:rPr>
          <w:lang w:val="en-US"/>
        </w:rPr>
        <w:t>non-isothermal lubrication problems</w:t>
      </w:r>
      <w:r w:rsidR="0044407E">
        <w:rPr>
          <w:lang w:val="en-US" w:eastAsia="zh-CN"/>
        </w:rPr>
        <w:t xml:space="preserve">. </w:t>
      </w:r>
    </w:p>
    <w:p w14:paraId="4537AC94" w14:textId="157024CF" w:rsidR="00AA0911" w:rsidRPr="00AA0911" w:rsidRDefault="009D64A1" w:rsidP="005B28C4">
      <w:pPr>
        <w:jc w:val="both"/>
        <w:rPr>
          <w:lang w:val="en-US" w:eastAsia="zh-CN"/>
        </w:rPr>
      </w:pPr>
      <w:r>
        <w:rPr>
          <w:lang w:val="en-US" w:eastAsia="zh-CN"/>
        </w:rPr>
        <w:t xml:space="preserve">To complete the viscosity law in the mentioned 1D slider case, </w:t>
      </w:r>
      <w:r w:rsidRPr="009D64A1">
        <w:rPr>
          <w:lang w:val="en-US" w:eastAsia="zh-CN"/>
        </w:rPr>
        <w:t>the</w:t>
      </w:r>
      <w:r w:rsidR="001959EE" w:rsidRPr="009D64A1">
        <w:rPr>
          <w:lang w:val="en-US" w:eastAsia="zh-CN"/>
        </w:rPr>
        <w:t xml:space="preserve"> temperature dependent viscosity follows an exponentially decaying law</w:t>
      </w:r>
      <m:oMath>
        <m:r>
          <m:rPr>
            <m:sty m:val="p"/>
          </m:rPr>
          <w:rPr>
            <w:rFonts w:ascii="Cambria Math" w:hAnsi="Cambria Math"/>
            <w:lang w:val="en-US" w:eastAsia="zh-CN"/>
          </w:rPr>
          <m:t xml:space="preserve"> </m:t>
        </m:r>
        <m:r>
          <w:rPr>
            <w:rFonts w:ascii="Cambria Math" w:hAnsi="Cambria Math"/>
            <w:lang w:eastAsia="zh-CN"/>
          </w:rPr>
          <m:t>μ</m:t>
        </m:r>
        <m:d>
          <m:dPr>
            <m:ctrlPr>
              <w:rPr>
                <w:rFonts w:ascii="Cambria Math" w:hAnsi="Cambria Math"/>
                <w:lang w:eastAsia="zh-CN"/>
              </w:rPr>
            </m:ctrlPr>
          </m:dPr>
          <m:e>
            <m:r>
              <w:rPr>
                <w:rFonts w:ascii="Cambria Math" w:hAnsi="Cambria Math"/>
                <w:lang w:eastAsia="zh-CN"/>
              </w:rPr>
              <m:t>T</m:t>
            </m:r>
          </m:e>
        </m:d>
        <m:r>
          <m:rPr>
            <m:sty m:val="p"/>
          </m:rPr>
          <w:rPr>
            <w:rFonts w:ascii="Cambria Math" w:hAnsi="Cambria Math"/>
            <w:lang w:val="en-US" w:eastAsia="zh-CN"/>
          </w:rPr>
          <m:t>=0.13885</m:t>
        </m:r>
        <m:sSup>
          <m:sSupPr>
            <m:ctrlPr>
              <w:rPr>
                <w:rFonts w:ascii="Cambria Math" w:hAnsi="Cambria Math"/>
                <w:lang w:eastAsia="zh-CN"/>
              </w:rPr>
            </m:ctrlPr>
          </m:sSupPr>
          <m:e>
            <m:r>
              <w:rPr>
                <w:rFonts w:ascii="Cambria Math" w:hAnsi="Cambria Math"/>
                <w:lang w:eastAsia="zh-CN"/>
              </w:rPr>
              <m:t>e</m:t>
            </m:r>
          </m:e>
          <m:sup>
            <m:r>
              <m:rPr>
                <m:sty m:val="p"/>
              </m:rPr>
              <w:rPr>
                <w:rFonts w:ascii="Cambria Math" w:hAnsi="Cambria Math"/>
                <w:lang w:val="en-US" w:eastAsia="zh-CN"/>
              </w:rPr>
              <m:t>-0.045(</m:t>
            </m:r>
            <m:r>
              <w:rPr>
                <w:rFonts w:ascii="Cambria Math" w:hAnsi="Cambria Math"/>
                <w:lang w:eastAsia="zh-CN"/>
              </w:rPr>
              <m:t>T</m:t>
            </m:r>
            <m:r>
              <m:rPr>
                <m:sty m:val="p"/>
              </m:rPr>
              <w:rPr>
                <w:rFonts w:ascii="Cambria Math" w:hAnsi="Cambria Math"/>
                <w:lang w:val="en-US" w:eastAsia="zh-CN"/>
              </w:rPr>
              <m:t>-20.0)</m:t>
            </m:r>
          </m:sup>
        </m:sSup>
      </m:oMath>
      <w:r w:rsidR="001959EE" w:rsidRPr="009D64A1">
        <w:rPr>
          <w:lang w:val="en-US" w:eastAsia="zh-CN"/>
        </w:rPr>
        <w:t xml:space="preserve">. </w:t>
      </w:r>
      <w:r w:rsidR="00DA47D4">
        <w:rPr>
          <w:lang w:val="en-US" w:eastAsia="zh-CN"/>
        </w:rPr>
        <w:t xml:space="preserve"> </w:t>
      </w:r>
      <w:r w:rsidR="00AA0911" w:rsidRPr="00AA0911">
        <w:rPr>
          <w:lang w:val="en-US" w:eastAsia="zh-CN"/>
        </w:rPr>
        <w:t xml:space="preserve">The computational domain is discretized using 30 </w:t>
      </w:r>
      <w:r w:rsidR="00D6097B">
        <w:rPr>
          <w:lang w:val="en-US" w:eastAsia="zh-CN"/>
        </w:rPr>
        <w:t>cells</w:t>
      </w:r>
      <w:r w:rsidR="00AA0911" w:rsidRPr="00AA0911">
        <w:rPr>
          <w:lang w:val="en-US" w:eastAsia="zh-CN"/>
        </w:rPr>
        <w:t xml:space="preserve"> in the main flow direction and 10 Lobatto points across the film thickness. </w:t>
      </w:r>
      <w:r w:rsidR="007D36BB">
        <w:rPr>
          <w:lang w:val="en-US" w:eastAsia="zh-CN"/>
        </w:rPr>
        <w:fldChar w:fldCharType="begin"/>
      </w:r>
      <w:r w:rsidR="007D36BB">
        <w:rPr>
          <w:lang w:val="en-US" w:eastAsia="zh-CN"/>
        </w:rPr>
        <w:instrText xml:space="preserve"> REF _Ref477471216 \h </w:instrText>
      </w:r>
      <w:r w:rsidR="00094654">
        <w:rPr>
          <w:lang w:val="en-US" w:eastAsia="zh-CN"/>
        </w:rPr>
        <w:instrText xml:space="preserve"> \* MERGEFORMAT </w:instrText>
      </w:r>
      <w:r w:rsidR="007D36BB">
        <w:rPr>
          <w:lang w:val="en-US" w:eastAsia="zh-CN"/>
        </w:rPr>
      </w:r>
      <w:r w:rsidR="007D36BB">
        <w:rPr>
          <w:lang w:val="en-US" w:eastAsia="zh-CN"/>
        </w:rPr>
        <w:fldChar w:fldCharType="separate"/>
      </w:r>
      <w:r w:rsidR="007E2A97" w:rsidRPr="007E2A97">
        <w:rPr>
          <w:lang w:val="en-US" w:eastAsia="zh-CN"/>
        </w:rPr>
        <w:t>Figure 33</w:t>
      </w:r>
      <w:r w:rsidR="007D36BB">
        <w:rPr>
          <w:lang w:val="en-US" w:eastAsia="zh-CN"/>
        </w:rPr>
        <w:fldChar w:fldCharType="end"/>
      </w:r>
      <w:r w:rsidR="00AA0911" w:rsidRPr="00AA0911">
        <w:rPr>
          <w:lang w:val="en-US" w:eastAsia="zh-CN"/>
        </w:rPr>
        <w:t xml:space="preserve"> depicts the pressure distribution along the main</w:t>
      </w:r>
      <w:r w:rsidR="00AA0911">
        <w:rPr>
          <w:lang w:val="en-US" w:eastAsia="zh-CN"/>
        </w:rPr>
        <w:t xml:space="preserve"> fluid</w:t>
      </w:r>
      <w:r w:rsidR="00AA0911" w:rsidRPr="00AA0911">
        <w:rPr>
          <w:lang w:val="en-US" w:eastAsia="zh-CN"/>
        </w:rPr>
        <w:t xml:space="preserve"> flow direction. The pressure predicted by the </w:t>
      </w:r>
      <w:r w:rsidR="005B28C4">
        <w:rPr>
          <w:lang w:val="en-US" w:eastAsia="zh-CN"/>
        </w:rPr>
        <w:t>LPCM</w:t>
      </w:r>
      <w:r w:rsidR="00AA0911" w:rsidRPr="00AA0911">
        <w:rPr>
          <w:lang w:val="en-US" w:eastAsia="zh-CN"/>
        </w:rPr>
        <w:t xml:space="preserve"> shows good agreement with the</w:t>
      </w:r>
      <w:r w:rsidR="00D01AFB">
        <w:rPr>
          <w:lang w:val="en-US" w:eastAsia="zh-CN"/>
        </w:rPr>
        <w:t xml:space="preserve"> </w:t>
      </w:r>
      <w:r w:rsidR="00D01AFB" w:rsidRPr="00AA0911">
        <w:rPr>
          <w:lang w:val="en-US" w:eastAsia="zh-CN"/>
        </w:rPr>
        <w:t>published</w:t>
      </w:r>
      <w:r w:rsidR="00AA0911" w:rsidRPr="00AA0911">
        <w:rPr>
          <w:lang w:val="en-US" w:eastAsia="zh-CN"/>
        </w:rPr>
        <w:t xml:space="preserve"> results </w:t>
      </w:r>
      <w:r w:rsidR="00EE5035">
        <w:rPr>
          <w:lang w:val="en-US" w:eastAsia="zh-CN"/>
        </w:rPr>
        <w:t xml:space="preserve">obtained </w:t>
      </w:r>
      <w:r w:rsidR="00AA0911" w:rsidRPr="00AA0911">
        <w:rPr>
          <w:lang w:val="en-US" w:eastAsia="zh-CN"/>
        </w:rPr>
        <w:t>by Elrod</w:t>
      </w:r>
      <w:r w:rsidR="00EA677A">
        <w:rPr>
          <w:lang w:val="en-US" w:eastAsia="zh-CN"/>
        </w:rPr>
        <w:t xml:space="preserve"> </w:t>
      </w:r>
      <w:proofErr w:type="gramStart"/>
      <w:r w:rsidR="00EA677A" w:rsidRPr="00EA677A">
        <w:rPr>
          <w:lang w:val="en-US"/>
        </w:rPr>
        <w:t>H</w:t>
      </w:r>
      <w:r w:rsidR="002C5723">
        <w:rPr>
          <w:lang w:val="en-US"/>
        </w:rPr>
        <w:t>.</w:t>
      </w:r>
      <w:r w:rsidR="00EA677A" w:rsidRPr="00EA677A">
        <w:rPr>
          <w:lang w:val="en-US"/>
        </w:rPr>
        <w:t>G</w:t>
      </w:r>
      <w:r w:rsidR="002C5723">
        <w:rPr>
          <w:lang w:val="en-US"/>
        </w:rPr>
        <w:t xml:space="preserve"> </w:t>
      </w:r>
      <w:r w:rsidR="00D01AFB">
        <w:rPr>
          <w:lang w:val="en-US" w:eastAsia="zh-CN"/>
        </w:rPr>
        <w:t>.</w:t>
      </w:r>
      <w:proofErr w:type="gramEnd"/>
      <w:r w:rsidR="00AA0911" w:rsidRPr="00AA0911">
        <w:rPr>
          <w:lang w:val="en-US" w:eastAsia="zh-CN"/>
        </w:rPr>
        <w:t xml:space="preserve"> </w:t>
      </w:r>
      <w:r w:rsidR="007D36BB">
        <w:rPr>
          <w:lang w:val="en-US" w:eastAsia="zh-CN"/>
        </w:rPr>
        <w:fldChar w:fldCharType="begin"/>
      </w:r>
      <w:r w:rsidR="007D36BB">
        <w:rPr>
          <w:lang w:val="en-US" w:eastAsia="zh-CN"/>
        </w:rPr>
        <w:instrText xml:space="preserve"> REF _Ref477471287 \h </w:instrText>
      </w:r>
      <w:r w:rsidR="00094654">
        <w:rPr>
          <w:lang w:val="en-US" w:eastAsia="zh-CN"/>
        </w:rPr>
        <w:instrText xml:space="preserve"> \* MERGEFORMAT </w:instrText>
      </w:r>
      <w:r w:rsidR="007D36BB">
        <w:rPr>
          <w:lang w:val="en-US" w:eastAsia="zh-CN"/>
        </w:rPr>
      </w:r>
      <w:r w:rsidR="007D36BB">
        <w:rPr>
          <w:lang w:val="en-US" w:eastAsia="zh-CN"/>
        </w:rPr>
        <w:fldChar w:fldCharType="separate"/>
      </w:r>
      <w:r w:rsidR="007E2A97" w:rsidRPr="007E2A97">
        <w:rPr>
          <w:lang w:val="en-US" w:eastAsia="zh-CN"/>
        </w:rPr>
        <w:t>Figure 34</w:t>
      </w:r>
      <w:r w:rsidR="007D36BB">
        <w:rPr>
          <w:lang w:val="en-US" w:eastAsia="zh-CN"/>
        </w:rPr>
        <w:fldChar w:fldCharType="end"/>
      </w:r>
      <w:r w:rsidR="00AA0911" w:rsidRPr="00AA0911">
        <w:rPr>
          <w:lang w:val="en-US" w:eastAsia="zh-CN"/>
        </w:rPr>
        <w:t xml:space="preserve"> </w:t>
      </w:r>
      <w:r w:rsidR="00AA0911" w:rsidRPr="00AA0911">
        <w:rPr>
          <w:lang w:val="en-US" w:eastAsia="zh-CN"/>
        </w:rPr>
        <w:lastRenderedPageBreak/>
        <w:t>presents the variation</w:t>
      </w:r>
      <w:r w:rsidR="00AA0911">
        <w:rPr>
          <w:lang w:val="en-US" w:eastAsia="zh-CN"/>
        </w:rPr>
        <w:t xml:space="preserve"> </w:t>
      </w:r>
      <w:r w:rsidR="00AA0911" w:rsidRPr="00AA0911">
        <w:rPr>
          <w:lang w:val="en-US" w:eastAsia="zh-CN"/>
        </w:rPr>
        <w:t xml:space="preserve">of the outlet temperature across the film thickness. Again, the predictions of the current model show good agreement.  </w:t>
      </w:r>
    </w:p>
    <w:tbl>
      <w:tblPr>
        <w:tblStyle w:val="Grilledutableau"/>
        <w:tblW w:w="942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4A0" w:firstRow="1" w:lastRow="0" w:firstColumn="1" w:lastColumn="0" w:noHBand="0" w:noVBand="1"/>
      </w:tblPr>
      <w:tblGrid>
        <w:gridCol w:w="4734"/>
        <w:gridCol w:w="4689"/>
      </w:tblGrid>
      <w:tr w:rsidR="00AA0911" w14:paraId="54FB35CF" w14:textId="77777777" w:rsidTr="009C1225">
        <w:trPr>
          <w:trHeight w:val="3057"/>
          <w:jc w:val="center"/>
        </w:trPr>
        <w:tc>
          <w:tcPr>
            <w:tcW w:w="4734" w:type="dxa"/>
          </w:tcPr>
          <w:p w14:paraId="03E48422" w14:textId="77777777" w:rsidR="00AA0911" w:rsidRPr="00C23484" w:rsidRDefault="00AA0911" w:rsidP="0074117D">
            <w:pPr>
              <w:keepNext/>
              <w:spacing w:line="276" w:lineRule="auto"/>
              <w:ind w:left="-113"/>
            </w:pPr>
            <w:r>
              <w:rPr>
                <w:noProof/>
                <w:lang w:eastAsia="zh-CN"/>
              </w:rPr>
              <w:drawing>
                <wp:inline distT="0" distB="0" distL="0" distR="0" wp14:anchorId="792A1376" wp14:editId="5C2C93B7">
                  <wp:extent cx="2984602" cy="1923415"/>
                  <wp:effectExtent l="0" t="0" r="0" b="0"/>
                  <wp:docPr id="2" name="Graphique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tc>
        <w:tc>
          <w:tcPr>
            <w:tcW w:w="4689" w:type="dxa"/>
          </w:tcPr>
          <w:p w14:paraId="70ADC213" w14:textId="77777777" w:rsidR="00AA0911" w:rsidRDefault="00AA0911" w:rsidP="0074117D">
            <w:pPr>
              <w:keepNext/>
              <w:spacing w:line="276" w:lineRule="auto"/>
              <w:ind w:left="-158"/>
              <w:rPr>
                <w:rFonts w:ascii="Times New Roman" w:eastAsia="Times New Roman" w:hAnsi="Times New Roman"/>
                <w:lang w:val="en-US"/>
              </w:rPr>
            </w:pPr>
            <w:r>
              <w:rPr>
                <w:noProof/>
                <w:lang w:eastAsia="zh-CN"/>
              </w:rPr>
              <w:drawing>
                <wp:inline distT="0" distB="0" distL="0" distR="0" wp14:anchorId="60399990" wp14:editId="352BAB99">
                  <wp:extent cx="2781300" cy="1923898"/>
                  <wp:effectExtent l="0" t="0" r="0" b="635"/>
                  <wp:docPr id="56" name="Graphique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tc>
      </w:tr>
      <w:tr w:rsidR="00AA0911" w:rsidRPr="00F1019A" w14:paraId="11B573D9" w14:textId="77777777" w:rsidTr="009C1225">
        <w:tblPrEx>
          <w:tblCellMar>
            <w:left w:w="108" w:type="dxa"/>
            <w:right w:w="108" w:type="dxa"/>
          </w:tblCellMar>
        </w:tblPrEx>
        <w:trPr>
          <w:trHeight w:val="439"/>
          <w:jc w:val="center"/>
        </w:trPr>
        <w:tc>
          <w:tcPr>
            <w:tcW w:w="4734" w:type="dxa"/>
            <w:vAlign w:val="center"/>
          </w:tcPr>
          <w:p w14:paraId="444C170C" w14:textId="77777777" w:rsidR="00AA0911" w:rsidRPr="00475460" w:rsidRDefault="00AA0911" w:rsidP="0074117D">
            <w:pPr>
              <w:tabs>
                <w:tab w:val="left" w:pos="2938"/>
              </w:tabs>
              <w:jc w:val="center"/>
              <w:rPr>
                <w:rFonts w:eastAsiaTheme="minorEastAsia"/>
                <w:b/>
                <w:i/>
                <w:iCs/>
                <w:noProof/>
                <w:color w:val="000000" w:themeColor="text1"/>
                <w:sz w:val="18"/>
                <w:szCs w:val="18"/>
                <w:lang w:val="en-US" w:eastAsia="zh-CN"/>
              </w:rPr>
            </w:pPr>
            <w:bookmarkStart w:id="36" w:name="_Ref477471216"/>
            <w:r w:rsidRPr="00475460">
              <w:rPr>
                <w:rFonts w:eastAsiaTheme="minorEastAsia"/>
                <w:b/>
                <w:i/>
                <w:iCs/>
                <w:noProof/>
                <w:color w:val="000000" w:themeColor="text1"/>
                <w:sz w:val="18"/>
                <w:szCs w:val="18"/>
                <w:lang w:val="en-US" w:eastAsia="zh-CN"/>
              </w:rPr>
              <w:t xml:space="preserve">Figure </w:t>
            </w:r>
            <w:r w:rsidRPr="00475460">
              <w:rPr>
                <w:rFonts w:eastAsiaTheme="minorEastAsia"/>
                <w:b/>
                <w:i/>
                <w:iCs/>
                <w:noProof/>
                <w:color w:val="000000" w:themeColor="text1"/>
                <w:sz w:val="18"/>
                <w:szCs w:val="18"/>
                <w:lang w:val="en-US" w:eastAsia="zh-CN"/>
              </w:rPr>
              <w:fldChar w:fldCharType="begin"/>
            </w:r>
            <w:r w:rsidRPr="00475460">
              <w:rPr>
                <w:rFonts w:eastAsiaTheme="minorEastAsia"/>
                <w:b/>
                <w:i/>
                <w:iCs/>
                <w:noProof/>
                <w:color w:val="000000" w:themeColor="text1"/>
                <w:sz w:val="18"/>
                <w:szCs w:val="18"/>
                <w:lang w:val="en-US" w:eastAsia="zh-CN"/>
              </w:rPr>
              <w:instrText xml:space="preserve"> SEQ Figure \* ARABIC </w:instrText>
            </w:r>
            <w:r w:rsidRPr="00475460">
              <w:rPr>
                <w:rFonts w:eastAsiaTheme="minorEastAsia"/>
                <w:b/>
                <w:i/>
                <w:iCs/>
                <w:noProof/>
                <w:color w:val="000000" w:themeColor="text1"/>
                <w:sz w:val="18"/>
                <w:szCs w:val="18"/>
                <w:lang w:val="en-US" w:eastAsia="zh-CN"/>
              </w:rPr>
              <w:fldChar w:fldCharType="separate"/>
            </w:r>
            <w:r w:rsidR="007E2A97">
              <w:rPr>
                <w:rFonts w:eastAsiaTheme="minorEastAsia"/>
                <w:b/>
                <w:i/>
                <w:iCs/>
                <w:noProof/>
                <w:color w:val="000000" w:themeColor="text1"/>
                <w:sz w:val="18"/>
                <w:szCs w:val="18"/>
                <w:lang w:val="en-US" w:eastAsia="zh-CN"/>
              </w:rPr>
              <w:t>33</w:t>
            </w:r>
            <w:r w:rsidRPr="00475460">
              <w:rPr>
                <w:rFonts w:eastAsiaTheme="minorEastAsia"/>
                <w:b/>
                <w:i/>
                <w:iCs/>
                <w:noProof/>
                <w:color w:val="000000" w:themeColor="text1"/>
                <w:sz w:val="18"/>
                <w:szCs w:val="18"/>
                <w:lang w:val="en-US" w:eastAsia="zh-CN"/>
              </w:rPr>
              <w:fldChar w:fldCharType="end"/>
            </w:r>
            <w:bookmarkEnd w:id="36"/>
            <w:r w:rsidRPr="00475460">
              <w:rPr>
                <w:rFonts w:eastAsiaTheme="minorEastAsia"/>
                <w:b/>
                <w:i/>
                <w:iCs/>
                <w:noProof/>
                <w:color w:val="000000" w:themeColor="text1"/>
                <w:sz w:val="18"/>
                <w:szCs w:val="18"/>
                <w:lang w:val="en-US" w:eastAsia="zh-CN"/>
              </w:rPr>
              <w:t xml:space="preserve">: Pressure distribution </w:t>
            </w:r>
          </w:p>
        </w:tc>
        <w:tc>
          <w:tcPr>
            <w:tcW w:w="4689" w:type="dxa"/>
            <w:vAlign w:val="center"/>
          </w:tcPr>
          <w:p w14:paraId="361D00D3" w14:textId="77777777" w:rsidR="00AA0911" w:rsidRPr="00475460" w:rsidRDefault="00AA0911" w:rsidP="0074117D">
            <w:pPr>
              <w:tabs>
                <w:tab w:val="left" w:pos="2938"/>
              </w:tabs>
              <w:jc w:val="center"/>
              <w:rPr>
                <w:rFonts w:eastAsiaTheme="minorEastAsia"/>
                <w:b/>
                <w:i/>
                <w:iCs/>
                <w:noProof/>
                <w:color w:val="000000" w:themeColor="text1"/>
                <w:sz w:val="18"/>
                <w:szCs w:val="18"/>
                <w:lang w:val="en-US" w:eastAsia="zh-CN"/>
              </w:rPr>
            </w:pPr>
            <w:bookmarkStart w:id="37" w:name="_Ref477471287"/>
            <w:r w:rsidRPr="00475460">
              <w:rPr>
                <w:rFonts w:eastAsiaTheme="minorEastAsia"/>
                <w:b/>
                <w:i/>
                <w:iCs/>
                <w:noProof/>
                <w:color w:val="000000" w:themeColor="text1"/>
                <w:sz w:val="18"/>
                <w:szCs w:val="18"/>
                <w:lang w:val="en-US" w:eastAsia="zh-CN"/>
              </w:rPr>
              <w:t xml:space="preserve">Figure </w:t>
            </w:r>
            <w:r w:rsidRPr="00475460">
              <w:rPr>
                <w:rFonts w:eastAsiaTheme="minorEastAsia"/>
                <w:b/>
                <w:i/>
                <w:iCs/>
                <w:noProof/>
                <w:color w:val="000000" w:themeColor="text1"/>
                <w:sz w:val="18"/>
                <w:szCs w:val="18"/>
                <w:lang w:val="en-US" w:eastAsia="zh-CN"/>
              </w:rPr>
              <w:fldChar w:fldCharType="begin"/>
            </w:r>
            <w:r w:rsidRPr="00475460">
              <w:rPr>
                <w:rFonts w:eastAsiaTheme="minorEastAsia"/>
                <w:b/>
                <w:i/>
                <w:iCs/>
                <w:noProof/>
                <w:color w:val="000000" w:themeColor="text1"/>
                <w:sz w:val="18"/>
                <w:szCs w:val="18"/>
                <w:lang w:val="en-US" w:eastAsia="zh-CN"/>
              </w:rPr>
              <w:instrText xml:space="preserve"> SEQ Figure \* ARABIC </w:instrText>
            </w:r>
            <w:r w:rsidRPr="00475460">
              <w:rPr>
                <w:rFonts w:eastAsiaTheme="minorEastAsia"/>
                <w:b/>
                <w:i/>
                <w:iCs/>
                <w:noProof/>
                <w:color w:val="000000" w:themeColor="text1"/>
                <w:sz w:val="18"/>
                <w:szCs w:val="18"/>
                <w:lang w:val="en-US" w:eastAsia="zh-CN"/>
              </w:rPr>
              <w:fldChar w:fldCharType="separate"/>
            </w:r>
            <w:r w:rsidR="007E2A97">
              <w:rPr>
                <w:rFonts w:eastAsiaTheme="minorEastAsia"/>
                <w:b/>
                <w:i/>
                <w:iCs/>
                <w:noProof/>
                <w:color w:val="000000" w:themeColor="text1"/>
                <w:sz w:val="18"/>
                <w:szCs w:val="18"/>
                <w:lang w:val="en-US" w:eastAsia="zh-CN"/>
              </w:rPr>
              <w:t>34</w:t>
            </w:r>
            <w:r w:rsidRPr="00475460">
              <w:rPr>
                <w:rFonts w:eastAsiaTheme="minorEastAsia"/>
                <w:b/>
                <w:i/>
                <w:iCs/>
                <w:noProof/>
                <w:color w:val="000000" w:themeColor="text1"/>
                <w:sz w:val="18"/>
                <w:szCs w:val="18"/>
                <w:lang w:val="en-US" w:eastAsia="zh-CN"/>
              </w:rPr>
              <w:fldChar w:fldCharType="end"/>
            </w:r>
            <w:bookmarkEnd w:id="37"/>
            <w:r w:rsidRPr="00475460">
              <w:rPr>
                <w:rFonts w:eastAsiaTheme="minorEastAsia"/>
                <w:b/>
                <w:i/>
                <w:iCs/>
                <w:noProof/>
                <w:color w:val="000000" w:themeColor="text1"/>
                <w:sz w:val="18"/>
                <w:szCs w:val="18"/>
                <w:lang w:val="en-US" w:eastAsia="zh-CN"/>
              </w:rPr>
              <w:t>: Outlet temperature distribution across the fluid film</w:t>
            </w:r>
          </w:p>
        </w:tc>
      </w:tr>
    </w:tbl>
    <w:p w14:paraId="12180388" w14:textId="00007076" w:rsidR="001959EE" w:rsidRDefault="000E31CC" w:rsidP="009D64A1">
      <w:pPr>
        <w:jc w:val="both"/>
        <w:rPr>
          <w:lang w:val="en-US" w:eastAsia="zh-CN"/>
        </w:rPr>
      </w:pPr>
      <w:r w:rsidRPr="00475460">
        <w:rPr>
          <w:lang w:val="en-US" w:eastAsia="zh-CN"/>
        </w:rPr>
        <w:t xml:space="preserve">This 1D inclined slider is also used to compare the efficiency of the LPCM compared to the NDM. </w:t>
      </w:r>
      <w:r w:rsidR="001959EE" w:rsidRPr="001959EE">
        <w:rPr>
          <w:lang w:val="en-US" w:eastAsia="zh-CN"/>
        </w:rPr>
        <w:t xml:space="preserve">Several tests are performed with the NDM method in order to obtain a grid independent result </w:t>
      </w:r>
      <w:r w:rsidR="00A16B2C">
        <w:rPr>
          <w:lang w:val="en-US" w:eastAsia="zh-CN"/>
        </w:rPr>
        <w:t>which</w:t>
      </w:r>
      <w:r w:rsidR="001959EE" w:rsidRPr="001959EE">
        <w:rPr>
          <w:lang w:val="en-US" w:eastAsia="zh-CN"/>
        </w:rPr>
        <w:t xml:space="preserve"> could serve as a reference. These tests use seven grids refined in y direction (10, 20, 40, 60, 80, 100, and 120 equally spaced control volumes) while a constant number of 30 control volumes is used in the x direction. The relative error </w:t>
      </w:r>
      <m:oMath>
        <m:sSub>
          <m:sSubPr>
            <m:ctrlPr>
              <w:rPr>
                <w:rFonts w:ascii="Cambria Math" w:hAnsi="Cambria Math"/>
                <w:lang w:val="en-US" w:eastAsia="zh-CN"/>
              </w:rPr>
            </m:ctrlPr>
          </m:sSubPr>
          <m:e>
            <m:r>
              <w:rPr>
                <w:rFonts w:ascii="Cambria Math" w:hAnsi="Cambria Math"/>
                <w:lang w:val="en-US" w:eastAsia="zh-CN"/>
              </w:rPr>
              <m:t>ε</m:t>
            </m:r>
          </m:e>
          <m:sub>
            <m:r>
              <w:rPr>
                <w:rFonts w:ascii="Cambria Math" w:hAnsi="Cambria Math"/>
                <w:lang w:val="en-US" w:eastAsia="zh-CN"/>
              </w:rPr>
              <m:t>K</m:t>
            </m:r>
          </m:sub>
        </m:sSub>
      </m:oMath>
      <w:r w:rsidR="001959EE" w:rsidRPr="001959EE">
        <w:rPr>
          <w:lang w:val="en-US" w:eastAsia="zh-CN"/>
        </w:rPr>
        <w:t xml:space="preserve"> between two successive grids in terms of wall temperature gradients is defined as:</w:t>
      </w:r>
    </w:p>
    <w:tbl>
      <w:tblPr>
        <w:tblStyle w:val="Grilledutableau"/>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DA47D4" w:rsidRPr="00F1019A" w14:paraId="32BB9E16" w14:textId="77777777" w:rsidTr="00747C13">
        <w:trPr>
          <w:trHeight w:val="635"/>
        </w:trPr>
        <w:tc>
          <w:tcPr>
            <w:tcW w:w="7943" w:type="dxa"/>
            <w:vAlign w:val="center"/>
          </w:tcPr>
          <w:p w14:paraId="6ADA6C84" w14:textId="77777777" w:rsidR="00DA47D4" w:rsidRPr="00783A18" w:rsidRDefault="00CF406E" w:rsidP="00DA47D4">
            <w:pPr>
              <w:spacing w:before="120" w:after="120"/>
              <w:jc w:val="center"/>
              <w:rPr>
                <w:rFonts w:eastAsia="SimSun"/>
                <w:i/>
                <w:lang w:val="en-US"/>
              </w:rPr>
            </w:pPr>
            <m:oMathPara>
              <m:oMath>
                <m:sSub>
                  <m:sSubPr>
                    <m:ctrlPr>
                      <w:rPr>
                        <w:rFonts w:ascii="Cambria Math" w:hAnsi="Cambria Math"/>
                        <w:i/>
                      </w:rPr>
                    </m:ctrlPr>
                  </m:sSubPr>
                  <m:e>
                    <m:r>
                      <w:rPr>
                        <w:rFonts w:ascii="Cambria Math" w:hAnsi="Cambria Math"/>
                      </w:rPr>
                      <m:t>ε</m:t>
                    </m:r>
                  </m:e>
                  <m:sub>
                    <m:r>
                      <w:rPr>
                        <w:rFonts w:ascii="Cambria Math" w:hAnsi="Cambria Math"/>
                      </w:rPr>
                      <m:t>K</m:t>
                    </m:r>
                  </m:sub>
                </m:sSub>
                <m:r>
                  <w:rPr>
                    <w:rFonts w:ascii="Cambria Math" w:hAnsi="Cambria Math"/>
                    <w:lang w:val="en-US"/>
                  </w:rPr>
                  <m:t>=</m:t>
                </m:r>
                <m:f>
                  <m:fPr>
                    <m:ctrlPr>
                      <w:rPr>
                        <w:rFonts w:ascii="Cambria Math" w:hAnsi="Cambria Math"/>
                        <w:i/>
                      </w:rPr>
                    </m:ctrlPr>
                  </m:fPr>
                  <m:num>
                    <m:rad>
                      <m:radPr>
                        <m:degHide m:val="1"/>
                        <m:ctrlPr>
                          <w:rPr>
                            <w:rFonts w:ascii="Cambria Math" w:hAnsi="Cambria Math"/>
                            <w:i/>
                          </w:rPr>
                        </m:ctrlPr>
                      </m:radPr>
                      <m:deg/>
                      <m:e>
                        <m:f>
                          <m:fPr>
                            <m:ctrlPr>
                              <w:rPr>
                                <w:rFonts w:ascii="Cambria Math" w:hAnsi="Cambria Math"/>
                                <w:i/>
                              </w:rPr>
                            </m:ctrlPr>
                          </m:fPr>
                          <m:num>
                            <m:r>
                              <w:rPr>
                                <w:rFonts w:ascii="Cambria Math" w:hAnsi="Cambria Math"/>
                                <w:lang w:val="en-US"/>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m:t>
                            </m:r>
                            <m:r>
                              <w:rPr>
                                <w:rFonts w:ascii="Cambria Math" w:hAnsi="Cambria Math"/>
                                <w:lang w:val="en-US"/>
                              </w:rPr>
                              <m:t>=1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f>
                                      <m:fPr>
                                        <m:ctrlPr>
                                          <w:rPr>
                                            <w:rFonts w:ascii="Cambria Math" w:eastAsiaTheme="minorEastAsia" w:hAnsi="Cambria Math" w:cstheme="minorBidi"/>
                                            <w:i/>
                                            <w:iCs/>
                                            <w:color w:val="000000" w:themeColor="text1"/>
                                            <w:kern w:val="24"/>
                                          </w:rPr>
                                        </m:ctrlPr>
                                      </m:fPr>
                                      <m:num>
                                        <m:r>
                                          <w:rPr>
                                            <w:rFonts w:ascii="Cambria Math" w:hAnsi="Cambria Math"/>
                                          </w:rPr>
                                          <m:t>∂</m:t>
                                        </m:r>
                                        <m:sSub>
                                          <m:sSubPr>
                                            <m:ctrlPr>
                                              <w:rPr>
                                                <w:rFonts w:ascii="Cambria Math" w:eastAsiaTheme="minorEastAsia" w:hAnsi="Cambria Math" w:cstheme="minorBidi"/>
                                                <w:i/>
                                                <w:iCs/>
                                                <w:color w:val="000000" w:themeColor="text1"/>
                                                <w:kern w:val="24"/>
                                              </w:rPr>
                                            </m:ctrlPr>
                                          </m:sSubPr>
                                          <m:e>
                                            <m:r>
                                              <w:rPr>
                                                <w:rFonts w:ascii="Cambria Math" w:hAnsi="Cambria Math"/>
                                                <w:color w:val="000000" w:themeColor="text1"/>
                                                <w:kern w:val="24"/>
                                              </w:rPr>
                                              <m:t>T</m:t>
                                            </m:r>
                                          </m:e>
                                          <m:sub>
                                            <m:r>
                                              <w:rPr>
                                                <w:rFonts w:ascii="Cambria Math" w:hAnsi="Cambria Math"/>
                                                <w:color w:val="000000" w:themeColor="text1"/>
                                                <w:kern w:val="24"/>
                                              </w:rPr>
                                              <m:t>K</m:t>
                                            </m:r>
                                          </m:sub>
                                        </m:sSub>
                                        <m:d>
                                          <m:dPr>
                                            <m:ctrlPr>
                                              <w:rPr>
                                                <w:rFonts w:ascii="Cambria Math" w:hAnsi="Cambria Math"/>
                                                <w:i/>
                                                <w:szCs w:val="16"/>
                                              </w:rPr>
                                            </m:ctrlPr>
                                          </m:dPr>
                                          <m:e>
                                            <m:r>
                                              <w:rPr>
                                                <w:rFonts w:ascii="Cambria Math" w:hAnsi="Cambria Math"/>
                                                <w:szCs w:val="16"/>
                                              </w:rPr>
                                              <m:t>y</m:t>
                                            </m:r>
                                          </m:e>
                                        </m:d>
                                      </m:num>
                                      <m:den>
                                        <m:r>
                                          <w:rPr>
                                            <w:rFonts w:ascii="Cambria Math" w:hAnsi="Cambria Math"/>
                                          </w:rPr>
                                          <m:t>∂</m:t>
                                        </m:r>
                                        <m:r>
                                          <w:rPr>
                                            <w:rFonts w:ascii="Cambria Math" w:hAnsi="Cambria Math"/>
                                            <w:color w:val="000000" w:themeColor="text1"/>
                                            <w:kern w:val="24"/>
                                          </w:rPr>
                                          <m:t>y</m:t>
                                        </m:r>
                                      </m:den>
                                    </m:f>
                                    <m:r>
                                      <w:rPr>
                                        <w:rFonts w:ascii="Cambria Math" w:hAnsi="Cambria Math"/>
                                        <w:color w:val="000000" w:themeColor="text1"/>
                                        <w:kern w:val="24"/>
                                        <w:lang w:val="en-US"/>
                                      </w:rPr>
                                      <m:t>-</m:t>
                                    </m:r>
                                    <m:f>
                                      <m:fPr>
                                        <m:ctrlPr>
                                          <w:rPr>
                                            <w:rFonts w:ascii="Cambria Math" w:eastAsiaTheme="minorEastAsia" w:hAnsi="Cambria Math" w:cstheme="minorBidi"/>
                                            <w:i/>
                                            <w:iCs/>
                                            <w:color w:val="000000" w:themeColor="text1"/>
                                            <w:kern w:val="24"/>
                                          </w:rPr>
                                        </m:ctrlPr>
                                      </m:fPr>
                                      <m:num>
                                        <m:r>
                                          <w:rPr>
                                            <w:rFonts w:ascii="Cambria Math" w:hAnsi="Cambria Math"/>
                                          </w:rPr>
                                          <m:t>∂</m:t>
                                        </m:r>
                                        <m:sSub>
                                          <m:sSubPr>
                                            <m:ctrlPr>
                                              <w:rPr>
                                                <w:rFonts w:ascii="Cambria Math" w:eastAsiaTheme="minorEastAsia" w:hAnsi="Cambria Math" w:cstheme="minorBidi"/>
                                                <w:i/>
                                                <w:iCs/>
                                                <w:color w:val="000000" w:themeColor="text1"/>
                                                <w:kern w:val="24"/>
                                              </w:rPr>
                                            </m:ctrlPr>
                                          </m:sSubPr>
                                          <m:e>
                                            <m:r>
                                              <w:rPr>
                                                <w:rFonts w:ascii="Cambria Math" w:hAnsi="Cambria Math"/>
                                                <w:color w:val="000000" w:themeColor="text1"/>
                                                <w:kern w:val="24"/>
                                              </w:rPr>
                                              <m:t>T</m:t>
                                            </m:r>
                                          </m:e>
                                          <m:sub>
                                            <m:r>
                                              <w:rPr>
                                                <w:rFonts w:ascii="Cambria Math" w:hAnsi="Cambria Math"/>
                                                <w:color w:val="000000" w:themeColor="text1"/>
                                                <w:kern w:val="24"/>
                                              </w:rPr>
                                              <m:t>K</m:t>
                                            </m:r>
                                            <m:r>
                                              <w:rPr>
                                                <w:rFonts w:ascii="Cambria Math" w:hAnsi="Cambria Math"/>
                                                <w:color w:val="000000" w:themeColor="text1"/>
                                                <w:kern w:val="24"/>
                                                <w:lang w:val="en-US"/>
                                              </w:rPr>
                                              <m:t>+1</m:t>
                                            </m:r>
                                          </m:sub>
                                        </m:sSub>
                                        <m:d>
                                          <m:dPr>
                                            <m:ctrlPr>
                                              <w:rPr>
                                                <w:rFonts w:ascii="Cambria Math" w:hAnsi="Cambria Math"/>
                                                <w:i/>
                                                <w:szCs w:val="16"/>
                                              </w:rPr>
                                            </m:ctrlPr>
                                          </m:dPr>
                                          <m:e>
                                            <m:r>
                                              <w:rPr>
                                                <w:rFonts w:ascii="Cambria Math" w:hAnsi="Cambria Math"/>
                                                <w:szCs w:val="16"/>
                                              </w:rPr>
                                              <m:t>y</m:t>
                                            </m:r>
                                          </m:e>
                                        </m:d>
                                      </m:num>
                                      <m:den>
                                        <m:r>
                                          <w:rPr>
                                            <w:rFonts w:ascii="Cambria Math" w:hAnsi="Cambria Math"/>
                                          </w:rPr>
                                          <m:t>∂</m:t>
                                        </m:r>
                                        <m:r>
                                          <w:rPr>
                                            <w:rFonts w:ascii="Cambria Math" w:hAnsi="Cambria Math"/>
                                            <w:color w:val="000000" w:themeColor="text1"/>
                                            <w:kern w:val="24"/>
                                          </w:rPr>
                                          <m:t>y</m:t>
                                        </m:r>
                                      </m:den>
                                    </m:f>
                                  </m:e>
                                </m:d>
                              </m:e>
                              <m:sup>
                                <m:r>
                                  <w:rPr>
                                    <w:rFonts w:ascii="Cambria Math" w:hAnsi="Cambria Math"/>
                                    <w:lang w:val="en-US"/>
                                  </w:rPr>
                                  <m:t>2</m:t>
                                </m:r>
                              </m:sup>
                            </m:sSup>
                          </m:e>
                        </m:nary>
                      </m:e>
                    </m:rad>
                  </m:num>
                  <m:den>
                    <m:rad>
                      <m:radPr>
                        <m:degHide m:val="1"/>
                        <m:ctrlPr>
                          <w:rPr>
                            <w:rFonts w:ascii="Cambria Math" w:hAnsi="Cambria Math"/>
                            <w:i/>
                          </w:rPr>
                        </m:ctrlPr>
                      </m:radPr>
                      <m:deg/>
                      <m:e>
                        <m:f>
                          <m:fPr>
                            <m:ctrlPr>
                              <w:rPr>
                                <w:rFonts w:ascii="Cambria Math" w:hAnsi="Cambria Math"/>
                                <w:i/>
                              </w:rPr>
                            </m:ctrlPr>
                          </m:fPr>
                          <m:num>
                            <m:r>
                              <w:rPr>
                                <w:rFonts w:ascii="Cambria Math" w:hAnsi="Cambria Math"/>
                                <w:lang w:val="en-US"/>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m:t>
                            </m:r>
                            <m:r>
                              <w:rPr>
                                <w:rFonts w:ascii="Cambria Math" w:hAnsi="Cambria Math"/>
                                <w:lang w:val="en-US"/>
                              </w:rPr>
                              <m:t>=1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f>
                                      <m:fPr>
                                        <m:ctrlPr>
                                          <w:rPr>
                                            <w:rFonts w:ascii="Cambria Math" w:eastAsiaTheme="minorEastAsia" w:hAnsi="Cambria Math" w:cstheme="minorBidi"/>
                                            <w:i/>
                                            <w:iCs/>
                                            <w:color w:val="000000" w:themeColor="text1"/>
                                            <w:kern w:val="24"/>
                                          </w:rPr>
                                        </m:ctrlPr>
                                      </m:fPr>
                                      <m:num>
                                        <m:r>
                                          <w:rPr>
                                            <w:rFonts w:ascii="Cambria Math" w:hAnsi="Cambria Math"/>
                                          </w:rPr>
                                          <m:t>∂</m:t>
                                        </m:r>
                                        <m:sSub>
                                          <m:sSubPr>
                                            <m:ctrlPr>
                                              <w:rPr>
                                                <w:rFonts w:ascii="Cambria Math" w:eastAsiaTheme="minorEastAsia" w:hAnsi="Cambria Math" w:cstheme="minorBidi"/>
                                                <w:i/>
                                                <w:iCs/>
                                                <w:color w:val="000000" w:themeColor="text1"/>
                                                <w:kern w:val="24"/>
                                              </w:rPr>
                                            </m:ctrlPr>
                                          </m:sSubPr>
                                          <m:e>
                                            <m:r>
                                              <w:rPr>
                                                <w:rFonts w:ascii="Cambria Math" w:hAnsi="Cambria Math"/>
                                                <w:color w:val="000000" w:themeColor="text1"/>
                                                <w:kern w:val="24"/>
                                              </w:rPr>
                                              <m:t>T</m:t>
                                            </m:r>
                                          </m:e>
                                          <m:sub>
                                            <m:r>
                                              <w:rPr>
                                                <w:rFonts w:ascii="Cambria Math" w:hAnsi="Cambria Math"/>
                                                <w:color w:val="000000" w:themeColor="text1"/>
                                                <w:kern w:val="24"/>
                                              </w:rPr>
                                              <m:t>K</m:t>
                                            </m:r>
                                            <m:r>
                                              <w:rPr>
                                                <w:rFonts w:ascii="Cambria Math" w:hAnsi="Cambria Math"/>
                                                <w:color w:val="000000" w:themeColor="text1"/>
                                                <w:kern w:val="24"/>
                                                <w:lang w:val="en-US"/>
                                              </w:rPr>
                                              <m:t>+1</m:t>
                                            </m:r>
                                          </m:sub>
                                        </m:sSub>
                                        <m:d>
                                          <m:dPr>
                                            <m:ctrlPr>
                                              <w:rPr>
                                                <w:rFonts w:ascii="Cambria Math" w:hAnsi="Cambria Math"/>
                                                <w:i/>
                                                <w:szCs w:val="16"/>
                                              </w:rPr>
                                            </m:ctrlPr>
                                          </m:dPr>
                                          <m:e>
                                            <m:r>
                                              <w:rPr>
                                                <w:rFonts w:ascii="Cambria Math" w:hAnsi="Cambria Math"/>
                                                <w:szCs w:val="16"/>
                                              </w:rPr>
                                              <m:t>y</m:t>
                                            </m:r>
                                          </m:e>
                                        </m:d>
                                      </m:num>
                                      <m:den>
                                        <m:r>
                                          <w:rPr>
                                            <w:rFonts w:ascii="Cambria Math" w:hAnsi="Cambria Math"/>
                                          </w:rPr>
                                          <m:t>∂</m:t>
                                        </m:r>
                                        <m:r>
                                          <w:rPr>
                                            <w:rFonts w:ascii="Cambria Math" w:hAnsi="Cambria Math"/>
                                            <w:color w:val="000000" w:themeColor="text1"/>
                                            <w:kern w:val="24"/>
                                          </w:rPr>
                                          <m:t>y</m:t>
                                        </m:r>
                                      </m:den>
                                    </m:f>
                                  </m:e>
                                </m:d>
                              </m:e>
                              <m:sup>
                                <m:r>
                                  <w:rPr>
                                    <w:rFonts w:ascii="Cambria Math" w:hAnsi="Cambria Math"/>
                                    <w:lang w:val="en-US"/>
                                  </w:rPr>
                                  <m:t>2</m:t>
                                </m:r>
                              </m:sup>
                            </m:sSup>
                          </m:e>
                        </m:nary>
                      </m:e>
                    </m:rad>
                  </m:den>
                </m:f>
                <m:r>
                  <w:rPr>
                    <w:rFonts w:ascii="Cambria Math" w:hAnsi="Cambria Math"/>
                    <w:lang w:val="en-US"/>
                  </w:rPr>
                  <m:t xml:space="preserve">  </m:t>
                </m:r>
              </m:oMath>
            </m:oMathPara>
          </w:p>
          <w:p w14:paraId="69D7F0EA" w14:textId="5881F76B" w:rsidR="00783A18" w:rsidRPr="00DA47D4" w:rsidRDefault="00783A18" w:rsidP="00783A18">
            <w:pPr>
              <w:spacing w:before="120" w:after="120"/>
              <w:rPr>
                <w:rFonts w:eastAsia="SimSun"/>
                <w:i/>
                <w:lang w:val="en-US"/>
              </w:rPr>
            </w:pPr>
            <w:r w:rsidRPr="001959EE">
              <w:rPr>
                <w:lang w:val="en-US"/>
              </w:rPr>
              <w:t>where the subscript K indicates the grid refinement level in the y direction</w:t>
            </w:r>
          </w:p>
        </w:tc>
        <w:tc>
          <w:tcPr>
            <w:tcW w:w="1096" w:type="dxa"/>
            <w:vAlign w:val="center"/>
          </w:tcPr>
          <w:p w14:paraId="1C42336D" w14:textId="77777777" w:rsidR="00DA47D4" w:rsidRPr="00DA47D4" w:rsidRDefault="00DA47D4" w:rsidP="00DA47D4">
            <w:pPr>
              <w:numPr>
                <w:ilvl w:val="0"/>
                <w:numId w:val="5"/>
              </w:numPr>
              <w:spacing w:before="120" w:after="120"/>
              <w:rPr>
                <w:rFonts w:ascii="Times New Roman" w:eastAsiaTheme="minorEastAsia" w:hAnsi="Times New Roman"/>
                <w:i/>
                <w:iCs/>
                <w:color w:val="44546A" w:themeColor="text2"/>
                <w:lang w:val="en-US" w:eastAsia="zh-CN"/>
              </w:rPr>
            </w:pPr>
            <w:r w:rsidRPr="00DA47D4">
              <w:rPr>
                <w:rFonts w:ascii="Times New Roman" w:eastAsiaTheme="minorEastAsia" w:hAnsi="Times New Roman"/>
                <w:i/>
                <w:iCs/>
                <w:color w:val="44546A" w:themeColor="text2"/>
                <w:lang w:val="en-US" w:eastAsia="zh-CN"/>
              </w:rPr>
              <w:t xml:space="preserve"> </w:t>
            </w:r>
          </w:p>
        </w:tc>
      </w:tr>
    </w:tbl>
    <w:p w14:paraId="610A1FBB" w14:textId="27A316E8" w:rsidR="001959EE" w:rsidRDefault="001959EE" w:rsidP="00DA47D4">
      <w:pPr>
        <w:jc w:val="both"/>
        <w:rPr>
          <w:lang w:val="en-US"/>
        </w:rPr>
      </w:pPr>
      <w:r w:rsidRPr="0033651E">
        <w:fldChar w:fldCharType="begin"/>
      </w:r>
      <w:r w:rsidRPr="001959EE">
        <w:rPr>
          <w:lang w:val="en-US"/>
        </w:rPr>
        <w:instrText xml:space="preserve"> REF _Ref482698923 \h  \* MERGEFORMAT </w:instrText>
      </w:r>
      <w:r w:rsidRPr="0033651E">
        <w:fldChar w:fldCharType="separate"/>
      </w:r>
      <w:r w:rsidR="007E2A97" w:rsidRPr="007E2A97">
        <w:rPr>
          <w:lang w:val="en-US"/>
        </w:rPr>
        <w:t xml:space="preserve">Figure </w:t>
      </w:r>
      <w:r w:rsidR="007E2A97" w:rsidRPr="007E2A97">
        <w:rPr>
          <w:noProof/>
          <w:lang w:val="en-US"/>
        </w:rPr>
        <w:t>35</w:t>
      </w:r>
      <w:r w:rsidRPr="0033651E">
        <w:fldChar w:fldCharType="end"/>
      </w:r>
      <w:r w:rsidRPr="001959EE">
        <w:rPr>
          <w:lang w:val="en-US"/>
        </w:rPr>
        <w:t xml:space="preserve"> shows that a minimum number of 40 control in y direction are necessary to reach a satisfactory mesh-independent solution. The computational time is depicted in </w:t>
      </w:r>
      <w:r w:rsidRPr="0033651E">
        <w:fldChar w:fldCharType="begin"/>
      </w:r>
      <w:r w:rsidRPr="001959EE">
        <w:rPr>
          <w:lang w:val="en-US"/>
        </w:rPr>
        <w:instrText xml:space="preserve"> REF _Ref482698950 \h  \* MERGEFORMAT </w:instrText>
      </w:r>
      <w:r w:rsidRPr="0033651E">
        <w:fldChar w:fldCharType="separate"/>
      </w:r>
      <w:r w:rsidR="007E2A97" w:rsidRPr="007E2A97">
        <w:rPr>
          <w:lang w:val="en-US"/>
        </w:rPr>
        <w:t xml:space="preserve">Figure </w:t>
      </w:r>
      <w:r w:rsidR="007E2A97" w:rsidRPr="007E2A97">
        <w:rPr>
          <w:noProof/>
          <w:lang w:val="en-US"/>
        </w:rPr>
        <w:t>36</w:t>
      </w:r>
      <w:r w:rsidRPr="0033651E">
        <w:fldChar w:fldCharType="end"/>
      </w:r>
      <w:r w:rsidRPr="001959EE">
        <w:rPr>
          <w:lang w:val="en-US"/>
        </w:rPr>
        <w:t>. Thus, the solution obtained by NDM with 40 equally spaced CVs over the film thickness is considered as the reference for this infinite slider test case.</w:t>
      </w:r>
    </w:p>
    <w:tbl>
      <w:tblPr>
        <w:tblStyle w:val="Grilledutableau"/>
        <w:tblW w:w="942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4A0" w:firstRow="1" w:lastRow="0" w:firstColumn="1" w:lastColumn="0" w:noHBand="0" w:noVBand="1"/>
      </w:tblPr>
      <w:tblGrid>
        <w:gridCol w:w="4798"/>
        <w:gridCol w:w="4625"/>
      </w:tblGrid>
      <w:tr w:rsidR="00475460" w14:paraId="201E1590" w14:textId="77777777" w:rsidTr="009C1225">
        <w:trPr>
          <w:trHeight w:val="3057"/>
          <w:jc w:val="center"/>
        </w:trPr>
        <w:tc>
          <w:tcPr>
            <w:tcW w:w="4734" w:type="dxa"/>
          </w:tcPr>
          <w:p w14:paraId="2216A963" w14:textId="11890159" w:rsidR="00475460" w:rsidRPr="00C23484" w:rsidRDefault="00475460" w:rsidP="0074117D">
            <w:pPr>
              <w:keepNext/>
              <w:spacing w:line="276" w:lineRule="auto"/>
              <w:ind w:left="-113"/>
            </w:pPr>
            <w:r w:rsidRPr="00831A1D">
              <w:rPr>
                <w:noProof/>
                <w:highlight w:val="green"/>
                <w:lang w:eastAsia="zh-CN"/>
              </w:rPr>
              <w:drawing>
                <wp:inline distT="0" distB="0" distL="0" distR="0" wp14:anchorId="50055E1E" wp14:editId="32D7FB10">
                  <wp:extent cx="3027680" cy="2187244"/>
                  <wp:effectExtent l="0" t="0" r="1270" b="3810"/>
                  <wp:docPr id="42" name="Graphique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tc>
        <w:tc>
          <w:tcPr>
            <w:tcW w:w="4689" w:type="dxa"/>
          </w:tcPr>
          <w:p w14:paraId="5A6CEF1D" w14:textId="225886A0" w:rsidR="00475460" w:rsidRDefault="00475460" w:rsidP="0074117D">
            <w:pPr>
              <w:keepNext/>
              <w:spacing w:line="276" w:lineRule="auto"/>
              <w:ind w:left="-158"/>
              <w:rPr>
                <w:rFonts w:ascii="Times New Roman" w:eastAsia="Times New Roman" w:hAnsi="Times New Roman"/>
                <w:lang w:val="en-US"/>
              </w:rPr>
            </w:pPr>
            <w:r w:rsidRPr="00B0757D">
              <w:rPr>
                <w:noProof/>
                <w:lang w:eastAsia="zh-CN"/>
              </w:rPr>
              <w:drawing>
                <wp:inline distT="0" distB="0" distL="0" distR="0" wp14:anchorId="39316664" wp14:editId="55EFA8C5">
                  <wp:extent cx="2940050" cy="2186940"/>
                  <wp:effectExtent l="0" t="0" r="0" b="3810"/>
                  <wp:docPr id="45" name="Graphique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tc>
      </w:tr>
      <w:tr w:rsidR="00475460" w:rsidRPr="00F1019A" w14:paraId="217A0246" w14:textId="77777777" w:rsidTr="009C1225">
        <w:tblPrEx>
          <w:tblCellMar>
            <w:left w:w="108" w:type="dxa"/>
            <w:right w:w="108" w:type="dxa"/>
          </w:tblCellMar>
        </w:tblPrEx>
        <w:trPr>
          <w:trHeight w:val="439"/>
          <w:jc w:val="center"/>
        </w:trPr>
        <w:tc>
          <w:tcPr>
            <w:tcW w:w="4734" w:type="dxa"/>
            <w:vAlign w:val="center"/>
          </w:tcPr>
          <w:p w14:paraId="3D2DE99D" w14:textId="3229FBC2" w:rsidR="00475460" w:rsidRPr="00475460" w:rsidRDefault="00475460" w:rsidP="0074117D">
            <w:pPr>
              <w:tabs>
                <w:tab w:val="left" w:pos="2938"/>
              </w:tabs>
              <w:jc w:val="center"/>
              <w:rPr>
                <w:rFonts w:eastAsiaTheme="minorEastAsia"/>
                <w:b/>
                <w:i/>
                <w:iCs/>
                <w:noProof/>
                <w:color w:val="000000" w:themeColor="text1"/>
                <w:sz w:val="18"/>
                <w:szCs w:val="18"/>
                <w:lang w:val="en-US" w:eastAsia="zh-CN"/>
              </w:rPr>
            </w:pPr>
            <w:bookmarkStart w:id="38" w:name="_Ref482698923"/>
            <w:r w:rsidRPr="00475460">
              <w:rPr>
                <w:rFonts w:eastAsiaTheme="minorEastAsia"/>
                <w:b/>
                <w:i/>
                <w:iCs/>
                <w:noProof/>
                <w:color w:val="000000" w:themeColor="text1"/>
                <w:sz w:val="18"/>
                <w:szCs w:val="18"/>
                <w:lang w:val="en-US" w:eastAsia="zh-CN"/>
              </w:rPr>
              <w:t xml:space="preserve">Figure </w:t>
            </w:r>
            <w:r w:rsidRPr="00475460">
              <w:rPr>
                <w:rFonts w:eastAsiaTheme="minorEastAsia"/>
                <w:b/>
                <w:i/>
                <w:iCs/>
                <w:noProof/>
                <w:color w:val="000000" w:themeColor="text1"/>
                <w:sz w:val="18"/>
                <w:szCs w:val="18"/>
                <w:lang w:val="en-US" w:eastAsia="zh-CN"/>
              </w:rPr>
              <w:fldChar w:fldCharType="begin"/>
            </w:r>
            <w:r w:rsidRPr="00475460">
              <w:rPr>
                <w:rFonts w:eastAsiaTheme="minorEastAsia"/>
                <w:b/>
                <w:i/>
                <w:iCs/>
                <w:noProof/>
                <w:color w:val="000000" w:themeColor="text1"/>
                <w:sz w:val="18"/>
                <w:szCs w:val="18"/>
                <w:lang w:val="en-US" w:eastAsia="zh-CN"/>
              </w:rPr>
              <w:instrText xml:space="preserve"> SEQ Figure \* ARABIC </w:instrText>
            </w:r>
            <w:r w:rsidRPr="00475460">
              <w:rPr>
                <w:rFonts w:eastAsiaTheme="minorEastAsia"/>
                <w:b/>
                <w:i/>
                <w:iCs/>
                <w:noProof/>
                <w:color w:val="000000" w:themeColor="text1"/>
                <w:sz w:val="18"/>
                <w:szCs w:val="18"/>
                <w:lang w:val="en-US" w:eastAsia="zh-CN"/>
              </w:rPr>
              <w:fldChar w:fldCharType="separate"/>
            </w:r>
            <w:r w:rsidR="007E2A97">
              <w:rPr>
                <w:rFonts w:eastAsiaTheme="minorEastAsia"/>
                <w:b/>
                <w:i/>
                <w:iCs/>
                <w:noProof/>
                <w:color w:val="000000" w:themeColor="text1"/>
                <w:sz w:val="18"/>
                <w:szCs w:val="18"/>
                <w:lang w:val="en-US" w:eastAsia="zh-CN"/>
              </w:rPr>
              <w:t>35</w:t>
            </w:r>
            <w:r w:rsidRPr="00475460">
              <w:rPr>
                <w:rFonts w:eastAsiaTheme="minorEastAsia"/>
                <w:b/>
                <w:i/>
                <w:iCs/>
                <w:noProof/>
                <w:color w:val="000000" w:themeColor="text1"/>
                <w:sz w:val="18"/>
                <w:szCs w:val="18"/>
                <w:lang w:val="en-US" w:eastAsia="zh-CN"/>
              </w:rPr>
              <w:fldChar w:fldCharType="end"/>
            </w:r>
            <w:bookmarkEnd w:id="38"/>
            <w:r w:rsidRPr="00475460">
              <w:rPr>
                <w:rFonts w:eastAsiaTheme="minorEastAsia"/>
                <w:b/>
                <w:i/>
                <w:iCs/>
                <w:noProof/>
                <w:color w:val="000000" w:themeColor="text1"/>
                <w:sz w:val="18"/>
                <w:szCs w:val="18"/>
                <w:lang w:val="en-US" w:eastAsia="zh-CN"/>
              </w:rPr>
              <w:t xml:space="preserve">: Relative error </w:t>
            </w:r>
            <m:oMath>
              <m:sSub>
                <m:sSubPr>
                  <m:ctrlPr>
                    <w:rPr>
                      <w:rFonts w:ascii="Cambria Math" w:eastAsiaTheme="minorEastAsia" w:hAnsi="Cambria Math"/>
                      <w:b/>
                      <w:i/>
                      <w:iCs/>
                      <w:noProof/>
                      <w:color w:val="000000" w:themeColor="text1"/>
                      <w:sz w:val="18"/>
                      <w:szCs w:val="18"/>
                      <w:lang w:val="en-US" w:eastAsia="zh-CN"/>
                    </w:rPr>
                  </m:ctrlPr>
                </m:sSubPr>
                <m:e>
                  <m:r>
                    <m:rPr>
                      <m:sty m:val="bi"/>
                    </m:rPr>
                    <w:rPr>
                      <w:rFonts w:ascii="Cambria Math" w:eastAsiaTheme="minorEastAsia" w:hAnsi="Cambria Math"/>
                      <w:noProof/>
                      <w:color w:val="000000" w:themeColor="text1"/>
                      <w:sz w:val="18"/>
                      <w:szCs w:val="18"/>
                      <w:lang w:val="en-US" w:eastAsia="zh-CN"/>
                    </w:rPr>
                    <m:t>ε</m:t>
                  </m:r>
                </m:e>
                <m:sub>
                  <m:r>
                    <m:rPr>
                      <m:sty m:val="bi"/>
                    </m:rPr>
                    <w:rPr>
                      <w:rFonts w:ascii="Cambria Math" w:eastAsiaTheme="minorEastAsia" w:hAnsi="Cambria Math"/>
                      <w:noProof/>
                      <w:color w:val="000000" w:themeColor="text1"/>
                      <w:sz w:val="18"/>
                      <w:szCs w:val="18"/>
                      <w:lang w:val="en-US" w:eastAsia="zh-CN"/>
                    </w:rPr>
                    <m:t>K</m:t>
                  </m:r>
                </m:sub>
              </m:sSub>
            </m:oMath>
            <w:r w:rsidRPr="00475460">
              <w:rPr>
                <w:rFonts w:eastAsiaTheme="minorEastAsia"/>
                <w:b/>
                <w:i/>
                <w:iCs/>
                <w:noProof/>
                <w:color w:val="000000" w:themeColor="text1"/>
                <w:sz w:val="18"/>
                <w:szCs w:val="18"/>
                <w:lang w:val="en-US" w:eastAsia="zh-CN"/>
              </w:rPr>
              <w:t xml:space="preserve"> of the NDM method for different grid refinements</w:t>
            </w:r>
          </w:p>
        </w:tc>
        <w:tc>
          <w:tcPr>
            <w:tcW w:w="4689" w:type="dxa"/>
            <w:vAlign w:val="center"/>
          </w:tcPr>
          <w:p w14:paraId="2567FDA2" w14:textId="7CCB2304" w:rsidR="00475460" w:rsidRPr="00475460" w:rsidRDefault="00475460" w:rsidP="0074117D">
            <w:pPr>
              <w:tabs>
                <w:tab w:val="left" w:pos="2938"/>
              </w:tabs>
              <w:jc w:val="center"/>
              <w:rPr>
                <w:rFonts w:eastAsiaTheme="minorEastAsia"/>
                <w:b/>
                <w:i/>
                <w:iCs/>
                <w:noProof/>
                <w:color w:val="000000" w:themeColor="text1"/>
                <w:sz w:val="18"/>
                <w:szCs w:val="18"/>
                <w:lang w:val="en-US" w:eastAsia="zh-CN"/>
              </w:rPr>
            </w:pPr>
            <w:bookmarkStart w:id="39" w:name="_Ref482698950"/>
            <w:r w:rsidRPr="00475460">
              <w:rPr>
                <w:rFonts w:eastAsiaTheme="minorEastAsia"/>
                <w:b/>
                <w:i/>
                <w:iCs/>
                <w:noProof/>
                <w:color w:val="000000" w:themeColor="text1"/>
                <w:sz w:val="18"/>
                <w:szCs w:val="18"/>
                <w:lang w:val="en-US" w:eastAsia="zh-CN"/>
              </w:rPr>
              <w:t xml:space="preserve">Figure </w:t>
            </w:r>
            <w:r w:rsidRPr="00475460">
              <w:rPr>
                <w:rFonts w:eastAsiaTheme="minorEastAsia"/>
                <w:b/>
                <w:i/>
                <w:iCs/>
                <w:noProof/>
                <w:color w:val="000000" w:themeColor="text1"/>
                <w:sz w:val="18"/>
                <w:szCs w:val="18"/>
                <w:lang w:val="en-US" w:eastAsia="zh-CN"/>
              </w:rPr>
              <w:fldChar w:fldCharType="begin"/>
            </w:r>
            <w:r w:rsidRPr="00475460">
              <w:rPr>
                <w:rFonts w:eastAsiaTheme="minorEastAsia"/>
                <w:b/>
                <w:i/>
                <w:iCs/>
                <w:noProof/>
                <w:color w:val="000000" w:themeColor="text1"/>
                <w:sz w:val="18"/>
                <w:szCs w:val="18"/>
                <w:lang w:val="en-US" w:eastAsia="zh-CN"/>
              </w:rPr>
              <w:instrText xml:space="preserve"> SEQ Figure \* ARABIC </w:instrText>
            </w:r>
            <w:r w:rsidRPr="00475460">
              <w:rPr>
                <w:rFonts w:eastAsiaTheme="minorEastAsia"/>
                <w:b/>
                <w:i/>
                <w:iCs/>
                <w:noProof/>
                <w:color w:val="000000" w:themeColor="text1"/>
                <w:sz w:val="18"/>
                <w:szCs w:val="18"/>
                <w:lang w:val="en-US" w:eastAsia="zh-CN"/>
              </w:rPr>
              <w:fldChar w:fldCharType="separate"/>
            </w:r>
            <w:r w:rsidR="007E2A97">
              <w:rPr>
                <w:rFonts w:eastAsiaTheme="minorEastAsia"/>
                <w:b/>
                <w:i/>
                <w:iCs/>
                <w:noProof/>
                <w:color w:val="000000" w:themeColor="text1"/>
                <w:sz w:val="18"/>
                <w:szCs w:val="18"/>
                <w:lang w:val="en-US" w:eastAsia="zh-CN"/>
              </w:rPr>
              <w:t>36</w:t>
            </w:r>
            <w:r w:rsidRPr="00475460">
              <w:rPr>
                <w:rFonts w:eastAsiaTheme="minorEastAsia"/>
                <w:b/>
                <w:i/>
                <w:iCs/>
                <w:noProof/>
                <w:color w:val="000000" w:themeColor="text1"/>
                <w:sz w:val="18"/>
                <w:szCs w:val="18"/>
                <w:lang w:val="en-US" w:eastAsia="zh-CN"/>
              </w:rPr>
              <w:fldChar w:fldCharType="end"/>
            </w:r>
            <w:bookmarkEnd w:id="39"/>
            <w:r w:rsidRPr="00475460">
              <w:rPr>
                <w:rFonts w:eastAsiaTheme="minorEastAsia"/>
                <w:b/>
                <w:i/>
                <w:iCs/>
                <w:noProof/>
                <w:color w:val="000000" w:themeColor="text1"/>
                <w:sz w:val="18"/>
                <w:szCs w:val="18"/>
                <w:lang w:val="en-US" w:eastAsia="zh-CN"/>
              </w:rPr>
              <w:t>: Computational time of NDM for different numbers of CVs over the film thickness</w:t>
            </w:r>
          </w:p>
        </w:tc>
      </w:tr>
    </w:tbl>
    <w:p w14:paraId="27696D1E" w14:textId="77777777" w:rsidR="00610AB6" w:rsidRDefault="00610AB6" w:rsidP="001959EE">
      <w:pPr>
        <w:pStyle w:val="text"/>
        <w:ind w:firstLine="0"/>
        <w:rPr>
          <w:rFonts w:asciiTheme="minorHAnsi" w:eastAsiaTheme="minorHAnsi" w:hAnsiTheme="minorHAnsi" w:cstheme="minorBidi"/>
          <w:kern w:val="0"/>
          <w:sz w:val="22"/>
          <w:szCs w:val="22"/>
          <w:lang w:eastAsia="en-US"/>
        </w:rPr>
      </w:pPr>
    </w:p>
    <w:p w14:paraId="5C703D12" w14:textId="77777777" w:rsidR="001959EE" w:rsidRPr="00DA47D4" w:rsidRDefault="001959EE" w:rsidP="001959EE">
      <w:pPr>
        <w:pStyle w:val="text"/>
        <w:ind w:firstLine="0"/>
        <w:rPr>
          <w:rFonts w:asciiTheme="minorHAnsi" w:eastAsiaTheme="minorHAnsi" w:hAnsiTheme="minorHAnsi" w:cstheme="minorBidi"/>
          <w:kern w:val="0"/>
          <w:sz w:val="22"/>
          <w:szCs w:val="22"/>
          <w:lang w:eastAsia="en-US"/>
        </w:rPr>
      </w:pPr>
      <w:r w:rsidRPr="00DA47D4">
        <w:rPr>
          <w:rFonts w:asciiTheme="minorHAnsi" w:eastAsiaTheme="minorHAnsi" w:hAnsiTheme="minorHAnsi" w:cstheme="minorBidi"/>
          <w:kern w:val="0"/>
          <w:sz w:val="22"/>
          <w:szCs w:val="22"/>
          <w:lang w:eastAsia="en-US"/>
        </w:rPr>
        <w:lastRenderedPageBreak/>
        <w:t xml:space="preserve">The LPCM results obtained with different numbers of Lobatto points are compared with the reference NDM numerical solution. The relative error </w:t>
      </w:r>
      <m:oMath>
        <m:sSub>
          <m:sSubPr>
            <m:ctrlPr>
              <w:rPr>
                <w:rFonts w:ascii="Cambria Math" w:eastAsiaTheme="minorHAnsi" w:hAnsi="Cambria Math" w:cstheme="minorBidi"/>
                <w:kern w:val="0"/>
                <w:sz w:val="22"/>
                <w:szCs w:val="22"/>
                <w:lang w:eastAsia="en-US"/>
              </w:rPr>
            </m:ctrlPr>
          </m:sSubPr>
          <m:e>
            <m:r>
              <w:rPr>
                <w:rFonts w:ascii="Cambria Math" w:eastAsiaTheme="minorHAnsi" w:hAnsi="Cambria Math" w:cstheme="minorBidi"/>
                <w:kern w:val="0"/>
                <w:sz w:val="22"/>
                <w:szCs w:val="22"/>
                <w:lang w:eastAsia="en-US"/>
              </w:rPr>
              <m:t>ε</m:t>
            </m:r>
          </m:e>
          <m:sub>
            <m:r>
              <w:rPr>
                <w:rFonts w:ascii="Cambria Math" w:eastAsiaTheme="minorHAnsi" w:hAnsi="Cambria Math" w:cstheme="minorBidi"/>
                <w:kern w:val="0"/>
                <w:sz w:val="22"/>
                <w:szCs w:val="22"/>
                <w:lang w:eastAsia="en-US"/>
              </w:rPr>
              <m:t>N</m:t>
            </m:r>
          </m:sub>
        </m:sSub>
      </m:oMath>
      <w:r w:rsidRPr="00DA47D4">
        <w:rPr>
          <w:rFonts w:asciiTheme="minorHAnsi" w:eastAsiaTheme="minorHAnsi" w:hAnsiTheme="minorHAnsi" w:cstheme="minorBidi"/>
          <w:kern w:val="0"/>
          <w:sz w:val="22"/>
          <w:szCs w:val="22"/>
          <w:lang w:eastAsia="en-US"/>
        </w:rPr>
        <w:t xml:space="preserve"> between the reference temperature gradients at the walls and the ones predicted by using N Lobatto points is defined:</w:t>
      </w:r>
    </w:p>
    <w:p w14:paraId="3ADC6D56" w14:textId="77777777" w:rsidR="009D64A1" w:rsidRDefault="009D64A1" w:rsidP="001959EE">
      <w:pPr>
        <w:pStyle w:val="text"/>
        <w:ind w:firstLine="0"/>
      </w:pPr>
    </w:p>
    <w:tbl>
      <w:tblPr>
        <w:tblStyle w:val="Grilledutableau"/>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9D64A1" w:rsidRPr="009D64A1" w14:paraId="114275CB" w14:textId="77777777" w:rsidTr="00747C13">
        <w:trPr>
          <w:trHeight w:val="635"/>
        </w:trPr>
        <w:tc>
          <w:tcPr>
            <w:tcW w:w="7943" w:type="dxa"/>
            <w:vAlign w:val="center"/>
          </w:tcPr>
          <w:p w14:paraId="1E9880A2" w14:textId="2A78B05B" w:rsidR="009D64A1" w:rsidRPr="009D64A1" w:rsidRDefault="00CF406E" w:rsidP="009D64A1">
            <w:pPr>
              <w:spacing w:before="120" w:after="120"/>
              <w:jc w:val="center"/>
              <w:rPr>
                <w:rFonts w:eastAsia="SimSun"/>
                <w:i/>
                <w:lang w:val="en-US"/>
              </w:rPr>
            </w:pPr>
            <m:oMathPara>
              <m:oMath>
                <m:sSub>
                  <m:sSubPr>
                    <m:ctrlPr>
                      <w:rPr>
                        <w:rFonts w:ascii="Cambria Math" w:hAnsi="Cambria Math"/>
                        <w:i/>
                        <w:szCs w:val="16"/>
                      </w:rPr>
                    </m:ctrlPr>
                  </m:sSubPr>
                  <m:e>
                    <m:r>
                      <w:rPr>
                        <w:rFonts w:ascii="Cambria Math" w:hAnsi="Cambria Math"/>
                        <w:szCs w:val="16"/>
                      </w:rPr>
                      <m:t>ε</m:t>
                    </m:r>
                  </m:e>
                  <m:sub>
                    <m:r>
                      <w:rPr>
                        <w:rFonts w:ascii="Cambria Math" w:hAnsi="Cambria Math"/>
                        <w:szCs w:val="16"/>
                      </w:rPr>
                      <m:t>N</m:t>
                    </m:r>
                  </m:sub>
                </m:sSub>
                <m:r>
                  <w:rPr>
                    <w:rFonts w:ascii="Cambria Math" w:hAnsi="Cambria Math"/>
                    <w:szCs w:val="16"/>
                    <w:lang w:val="en-US"/>
                  </w:rPr>
                  <m:t>=</m:t>
                </m:r>
                <m:f>
                  <m:fPr>
                    <m:ctrlPr>
                      <w:rPr>
                        <w:rFonts w:ascii="Cambria Math" w:hAnsi="Cambria Math"/>
                        <w:i/>
                        <w:szCs w:val="16"/>
                      </w:rPr>
                    </m:ctrlPr>
                  </m:fPr>
                  <m:num>
                    <m:rad>
                      <m:radPr>
                        <m:degHide m:val="1"/>
                        <m:ctrlPr>
                          <w:rPr>
                            <w:rFonts w:ascii="Cambria Math" w:hAnsi="Cambria Math"/>
                            <w:i/>
                            <w:szCs w:val="16"/>
                          </w:rPr>
                        </m:ctrlPr>
                      </m:radPr>
                      <m:deg/>
                      <m:e>
                        <m:f>
                          <m:fPr>
                            <m:ctrlPr>
                              <w:rPr>
                                <w:rFonts w:ascii="Cambria Math" w:hAnsi="Cambria Math"/>
                                <w:i/>
                                <w:szCs w:val="16"/>
                              </w:rPr>
                            </m:ctrlPr>
                          </m:fPr>
                          <m:num>
                            <m:r>
                              <w:rPr>
                                <w:rFonts w:ascii="Cambria Math" w:hAnsi="Cambria Math"/>
                                <w:szCs w:val="16"/>
                                <w:lang w:val="en-US"/>
                              </w:rPr>
                              <m:t>1</m:t>
                            </m:r>
                          </m:num>
                          <m:den>
                            <m:r>
                              <w:rPr>
                                <w:rFonts w:ascii="Cambria Math" w:hAnsi="Cambria Math"/>
                                <w:szCs w:val="16"/>
                              </w:rPr>
                              <m:t>n</m:t>
                            </m:r>
                          </m:den>
                        </m:f>
                        <m:nary>
                          <m:naryPr>
                            <m:chr m:val="∑"/>
                            <m:limLoc m:val="undOvr"/>
                            <m:ctrlPr>
                              <w:rPr>
                                <w:rFonts w:ascii="Cambria Math" w:hAnsi="Cambria Math"/>
                                <w:i/>
                                <w:szCs w:val="16"/>
                              </w:rPr>
                            </m:ctrlPr>
                          </m:naryPr>
                          <m:sub>
                            <m:r>
                              <w:rPr>
                                <w:rFonts w:ascii="Cambria Math" w:hAnsi="Cambria Math"/>
                                <w:szCs w:val="16"/>
                              </w:rPr>
                              <m:t>i</m:t>
                            </m:r>
                            <m:r>
                              <w:rPr>
                                <w:rFonts w:ascii="Cambria Math" w:hAnsi="Cambria Math"/>
                                <w:szCs w:val="16"/>
                                <w:lang w:val="en-US"/>
                              </w:rPr>
                              <m:t>=1</m:t>
                            </m:r>
                          </m:sub>
                          <m:sup>
                            <m:r>
                              <w:rPr>
                                <w:rFonts w:ascii="Cambria Math" w:hAnsi="Cambria Math"/>
                                <w:szCs w:val="16"/>
                              </w:rPr>
                              <m:t>n</m:t>
                            </m:r>
                          </m:sup>
                          <m:e>
                            <m:sSup>
                              <m:sSupPr>
                                <m:ctrlPr>
                                  <w:rPr>
                                    <w:rFonts w:ascii="Cambria Math" w:hAnsi="Cambria Math"/>
                                    <w:i/>
                                    <w:szCs w:val="16"/>
                                  </w:rPr>
                                </m:ctrlPr>
                              </m:sSupPr>
                              <m:e>
                                <m:d>
                                  <m:dPr>
                                    <m:ctrlPr>
                                      <w:rPr>
                                        <w:rFonts w:ascii="Cambria Math" w:hAnsi="Cambria Math"/>
                                        <w:i/>
                                        <w:szCs w:val="16"/>
                                      </w:rPr>
                                    </m:ctrlPr>
                                  </m:dPr>
                                  <m:e>
                                    <m:f>
                                      <m:fPr>
                                        <m:ctrlPr>
                                          <w:rPr>
                                            <w:rFonts w:ascii="Cambria Math" w:hAnsi="Cambria Math"/>
                                            <w:i/>
                                            <w:szCs w:val="16"/>
                                          </w:rPr>
                                        </m:ctrlPr>
                                      </m:fPr>
                                      <m:num>
                                        <m:r>
                                          <w:rPr>
                                            <w:rFonts w:ascii="Cambria Math" w:hAnsi="Cambria Math"/>
                                            <w:szCs w:val="16"/>
                                          </w:rPr>
                                          <m:t>2</m:t>
                                        </m:r>
                                        <m:r>
                                          <w:rPr>
                                            <w:rFonts w:ascii="Cambria Math" w:hAnsi="Cambria Math"/>
                                            <w:szCs w:val="16"/>
                                          </w:rPr>
                                          <m:t>∂</m:t>
                                        </m:r>
                                        <m:sSub>
                                          <m:sSubPr>
                                            <m:ctrlPr>
                                              <w:rPr>
                                                <w:rFonts w:ascii="Cambria Math" w:hAnsi="Cambria Math"/>
                                                <w:i/>
                                                <w:szCs w:val="16"/>
                                              </w:rPr>
                                            </m:ctrlPr>
                                          </m:sSubPr>
                                          <m:e>
                                            <m:r>
                                              <w:rPr>
                                                <w:rFonts w:ascii="Cambria Math" w:hAnsi="Cambria Math"/>
                                                <w:szCs w:val="16"/>
                                              </w:rPr>
                                              <m:t>T</m:t>
                                            </m:r>
                                          </m:e>
                                          <m:sub>
                                            <m:r>
                                              <w:rPr>
                                                <w:rFonts w:ascii="Cambria Math" w:hAnsi="Cambria Math"/>
                                                <w:szCs w:val="16"/>
                                              </w:rPr>
                                              <m:t>N</m:t>
                                            </m:r>
                                          </m:sub>
                                        </m:sSub>
                                        <m:d>
                                          <m:dPr>
                                            <m:ctrlPr>
                                              <w:rPr>
                                                <w:rFonts w:ascii="Cambria Math" w:hAnsi="Cambria Math"/>
                                                <w:i/>
                                                <w:szCs w:val="16"/>
                                              </w:rPr>
                                            </m:ctrlPr>
                                          </m:dPr>
                                          <m:e>
                                            <m:r>
                                              <w:rPr>
                                                <w:rFonts w:ascii="Cambria Math" w:hAnsi="Cambria Math"/>
                                                <w:szCs w:val="16"/>
                                              </w:rPr>
                                              <m:t>ζ</m:t>
                                            </m:r>
                                          </m:e>
                                        </m:d>
                                      </m:num>
                                      <m:den>
                                        <m:r>
                                          <w:rPr>
                                            <w:rFonts w:ascii="Cambria Math" w:hAnsi="Cambria Math"/>
                                            <w:szCs w:val="16"/>
                                          </w:rPr>
                                          <m:t>∂ζ</m:t>
                                        </m:r>
                                      </m:den>
                                    </m:f>
                                    <m:r>
                                      <w:rPr>
                                        <w:rFonts w:ascii="Cambria Math" w:hAnsi="Cambria Math"/>
                                        <w:szCs w:val="16"/>
                                        <w:lang w:val="en-US"/>
                                      </w:rPr>
                                      <m:t>-</m:t>
                                    </m:r>
                                    <m:f>
                                      <m:fPr>
                                        <m:ctrlPr>
                                          <w:rPr>
                                            <w:rFonts w:ascii="Cambria Math" w:hAnsi="Cambria Math"/>
                                            <w:i/>
                                            <w:szCs w:val="16"/>
                                          </w:rPr>
                                        </m:ctrlPr>
                                      </m:fPr>
                                      <m:num>
                                        <m:r>
                                          <w:rPr>
                                            <w:rFonts w:ascii="Cambria Math" w:hAnsi="Cambria Math"/>
                                            <w:szCs w:val="16"/>
                                          </w:rPr>
                                          <m:t>∂</m:t>
                                        </m:r>
                                        <m:sSub>
                                          <m:sSubPr>
                                            <m:ctrlPr>
                                              <w:rPr>
                                                <w:rFonts w:ascii="Cambria Math" w:hAnsi="Cambria Math"/>
                                                <w:i/>
                                                <w:szCs w:val="16"/>
                                              </w:rPr>
                                            </m:ctrlPr>
                                          </m:sSubPr>
                                          <m:e>
                                            <m:r>
                                              <w:rPr>
                                                <w:rFonts w:ascii="Cambria Math" w:hAnsi="Cambria Math"/>
                                                <w:szCs w:val="16"/>
                                              </w:rPr>
                                              <m:t>T</m:t>
                                            </m:r>
                                          </m:e>
                                          <m:sub>
                                            <m:r>
                                              <w:rPr>
                                                <w:rFonts w:ascii="Cambria Math" w:hAnsi="Cambria Math"/>
                                                <w:szCs w:val="16"/>
                                              </w:rPr>
                                              <m:t>ref</m:t>
                                            </m:r>
                                          </m:sub>
                                        </m:sSub>
                                        <m:d>
                                          <m:dPr>
                                            <m:ctrlPr>
                                              <w:rPr>
                                                <w:rFonts w:ascii="Cambria Math" w:hAnsi="Cambria Math"/>
                                                <w:i/>
                                                <w:szCs w:val="16"/>
                                              </w:rPr>
                                            </m:ctrlPr>
                                          </m:dPr>
                                          <m:e>
                                            <m:acc>
                                              <m:accPr>
                                                <m:chr m:val="̅"/>
                                                <m:ctrlPr>
                                                  <w:rPr>
                                                    <w:rFonts w:ascii="Cambria Math" w:hAnsi="Cambria Math"/>
                                                    <w:i/>
                                                    <w:szCs w:val="16"/>
                                                  </w:rPr>
                                                </m:ctrlPr>
                                              </m:accPr>
                                              <m:e>
                                                <m:r>
                                                  <w:rPr>
                                                    <w:rFonts w:ascii="Cambria Math" w:hAnsi="Cambria Math"/>
                                                    <w:szCs w:val="16"/>
                                                  </w:rPr>
                                                  <m:t>y</m:t>
                                                </m:r>
                                              </m:e>
                                            </m:acc>
                                          </m:e>
                                        </m:d>
                                      </m:num>
                                      <m:den>
                                        <m:r>
                                          <w:rPr>
                                            <w:rFonts w:ascii="Cambria Math" w:hAnsi="Cambria Math"/>
                                            <w:szCs w:val="16"/>
                                          </w:rPr>
                                          <m:t>∂</m:t>
                                        </m:r>
                                        <m:acc>
                                          <m:accPr>
                                            <m:chr m:val="̅"/>
                                            <m:ctrlPr>
                                              <w:rPr>
                                                <w:rFonts w:ascii="Cambria Math" w:hAnsi="Cambria Math"/>
                                                <w:i/>
                                                <w:szCs w:val="16"/>
                                              </w:rPr>
                                            </m:ctrlPr>
                                          </m:accPr>
                                          <m:e>
                                            <m:r>
                                              <w:rPr>
                                                <w:rFonts w:ascii="Cambria Math" w:hAnsi="Cambria Math"/>
                                                <w:szCs w:val="16"/>
                                              </w:rPr>
                                              <m:t>y</m:t>
                                            </m:r>
                                          </m:e>
                                        </m:acc>
                                      </m:den>
                                    </m:f>
                                  </m:e>
                                </m:d>
                              </m:e>
                              <m:sup>
                                <m:r>
                                  <w:rPr>
                                    <w:rFonts w:ascii="Cambria Math" w:hAnsi="Cambria Math"/>
                                    <w:szCs w:val="16"/>
                                    <w:lang w:val="en-US"/>
                                  </w:rPr>
                                  <m:t>2</m:t>
                                </m:r>
                              </m:sup>
                            </m:sSup>
                          </m:e>
                        </m:nary>
                      </m:e>
                    </m:rad>
                  </m:num>
                  <m:den>
                    <m:rad>
                      <m:radPr>
                        <m:degHide m:val="1"/>
                        <m:ctrlPr>
                          <w:rPr>
                            <w:rFonts w:ascii="Cambria Math" w:hAnsi="Cambria Math"/>
                            <w:i/>
                            <w:szCs w:val="16"/>
                          </w:rPr>
                        </m:ctrlPr>
                      </m:radPr>
                      <m:deg/>
                      <m:e>
                        <m:f>
                          <m:fPr>
                            <m:ctrlPr>
                              <w:rPr>
                                <w:rFonts w:ascii="Cambria Math" w:hAnsi="Cambria Math"/>
                                <w:i/>
                                <w:szCs w:val="16"/>
                              </w:rPr>
                            </m:ctrlPr>
                          </m:fPr>
                          <m:num>
                            <m:r>
                              <w:rPr>
                                <w:rFonts w:ascii="Cambria Math" w:hAnsi="Cambria Math"/>
                                <w:szCs w:val="16"/>
                                <w:lang w:val="en-US"/>
                              </w:rPr>
                              <m:t>1</m:t>
                            </m:r>
                          </m:num>
                          <m:den>
                            <m:r>
                              <w:rPr>
                                <w:rFonts w:ascii="Cambria Math" w:hAnsi="Cambria Math"/>
                                <w:szCs w:val="16"/>
                              </w:rPr>
                              <m:t>n</m:t>
                            </m:r>
                          </m:den>
                        </m:f>
                        <m:nary>
                          <m:naryPr>
                            <m:chr m:val="∑"/>
                            <m:limLoc m:val="undOvr"/>
                            <m:ctrlPr>
                              <w:rPr>
                                <w:rFonts w:ascii="Cambria Math" w:hAnsi="Cambria Math"/>
                                <w:i/>
                                <w:szCs w:val="16"/>
                              </w:rPr>
                            </m:ctrlPr>
                          </m:naryPr>
                          <m:sub>
                            <m:r>
                              <w:rPr>
                                <w:rFonts w:ascii="Cambria Math" w:hAnsi="Cambria Math"/>
                                <w:szCs w:val="16"/>
                              </w:rPr>
                              <m:t>i</m:t>
                            </m:r>
                            <m:r>
                              <w:rPr>
                                <w:rFonts w:ascii="Cambria Math" w:hAnsi="Cambria Math"/>
                                <w:szCs w:val="16"/>
                                <w:lang w:val="en-US"/>
                              </w:rPr>
                              <m:t>=1</m:t>
                            </m:r>
                          </m:sub>
                          <m:sup>
                            <m:r>
                              <w:rPr>
                                <w:rFonts w:ascii="Cambria Math" w:hAnsi="Cambria Math"/>
                                <w:szCs w:val="16"/>
                              </w:rPr>
                              <m:t>n</m:t>
                            </m:r>
                          </m:sup>
                          <m:e>
                            <m:sSup>
                              <m:sSupPr>
                                <m:ctrlPr>
                                  <w:rPr>
                                    <w:rFonts w:ascii="Cambria Math" w:hAnsi="Cambria Math"/>
                                    <w:i/>
                                    <w:szCs w:val="16"/>
                                  </w:rPr>
                                </m:ctrlPr>
                              </m:sSupPr>
                              <m:e>
                                <m:d>
                                  <m:dPr>
                                    <m:ctrlPr>
                                      <w:rPr>
                                        <w:rFonts w:ascii="Cambria Math" w:hAnsi="Cambria Math"/>
                                        <w:i/>
                                        <w:szCs w:val="16"/>
                                      </w:rPr>
                                    </m:ctrlPr>
                                  </m:dPr>
                                  <m:e>
                                    <m:f>
                                      <m:fPr>
                                        <m:ctrlPr>
                                          <w:rPr>
                                            <w:rFonts w:ascii="Cambria Math" w:hAnsi="Cambria Math"/>
                                            <w:i/>
                                            <w:szCs w:val="16"/>
                                          </w:rPr>
                                        </m:ctrlPr>
                                      </m:fPr>
                                      <m:num>
                                        <m:r>
                                          <w:rPr>
                                            <w:rFonts w:ascii="Cambria Math" w:hAnsi="Cambria Math"/>
                                            <w:szCs w:val="16"/>
                                          </w:rPr>
                                          <m:t>∂</m:t>
                                        </m:r>
                                        <m:sSub>
                                          <m:sSubPr>
                                            <m:ctrlPr>
                                              <w:rPr>
                                                <w:rFonts w:ascii="Cambria Math" w:hAnsi="Cambria Math"/>
                                                <w:i/>
                                                <w:szCs w:val="16"/>
                                              </w:rPr>
                                            </m:ctrlPr>
                                          </m:sSubPr>
                                          <m:e>
                                            <m:r>
                                              <w:rPr>
                                                <w:rFonts w:ascii="Cambria Math" w:hAnsi="Cambria Math"/>
                                                <w:szCs w:val="16"/>
                                              </w:rPr>
                                              <m:t>T</m:t>
                                            </m:r>
                                          </m:e>
                                          <m:sub>
                                            <m:r>
                                              <w:rPr>
                                                <w:rFonts w:ascii="Cambria Math" w:hAnsi="Cambria Math"/>
                                                <w:szCs w:val="16"/>
                                              </w:rPr>
                                              <m:t>ref</m:t>
                                            </m:r>
                                          </m:sub>
                                        </m:sSub>
                                        <m:d>
                                          <m:dPr>
                                            <m:ctrlPr>
                                              <w:rPr>
                                                <w:rFonts w:ascii="Cambria Math" w:hAnsi="Cambria Math"/>
                                                <w:i/>
                                                <w:szCs w:val="16"/>
                                              </w:rPr>
                                            </m:ctrlPr>
                                          </m:dPr>
                                          <m:e>
                                            <m:acc>
                                              <m:accPr>
                                                <m:chr m:val="̅"/>
                                                <m:ctrlPr>
                                                  <w:rPr>
                                                    <w:rFonts w:ascii="Cambria Math" w:hAnsi="Cambria Math"/>
                                                    <w:i/>
                                                    <w:szCs w:val="16"/>
                                                  </w:rPr>
                                                </m:ctrlPr>
                                              </m:accPr>
                                              <m:e>
                                                <m:r>
                                                  <w:rPr>
                                                    <w:rFonts w:ascii="Cambria Math" w:hAnsi="Cambria Math"/>
                                                    <w:szCs w:val="16"/>
                                                  </w:rPr>
                                                  <m:t>y</m:t>
                                                </m:r>
                                              </m:e>
                                            </m:acc>
                                          </m:e>
                                        </m:d>
                                      </m:num>
                                      <m:den>
                                        <m:r>
                                          <w:rPr>
                                            <w:rFonts w:ascii="Cambria Math" w:hAnsi="Cambria Math"/>
                                            <w:szCs w:val="16"/>
                                          </w:rPr>
                                          <m:t>∂</m:t>
                                        </m:r>
                                        <m:acc>
                                          <m:accPr>
                                            <m:chr m:val="̅"/>
                                            <m:ctrlPr>
                                              <w:rPr>
                                                <w:rFonts w:ascii="Cambria Math" w:hAnsi="Cambria Math"/>
                                                <w:i/>
                                                <w:szCs w:val="16"/>
                                              </w:rPr>
                                            </m:ctrlPr>
                                          </m:accPr>
                                          <m:e>
                                            <m:r>
                                              <w:rPr>
                                                <w:rFonts w:ascii="Cambria Math" w:hAnsi="Cambria Math"/>
                                                <w:szCs w:val="16"/>
                                              </w:rPr>
                                              <m:t>y</m:t>
                                            </m:r>
                                          </m:e>
                                        </m:acc>
                                      </m:den>
                                    </m:f>
                                  </m:e>
                                </m:d>
                              </m:e>
                              <m:sup>
                                <m:r>
                                  <w:rPr>
                                    <w:rFonts w:ascii="Cambria Math" w:hAnsi="Cambria Math"/>
                                    <w:szCs w:val="16"/>
                                    <w:lang w:val="en-US"/>
                                  </w:rPr>
                                  <m:t>2</m:t>
                                </m:r>
                              </m:sup>
                            </m:sSup>
                          </m:e>
                        </m:nary>
                      </m:e>
                    </m:rad>
                  </m:den>
                </m:f>
              </m:oMath>
            </m:oMathPara>
          </w:p>
        </w:tc>
        <w:tc>
          <w:tcPr>
            <w:tcW w:w="1096" w:type="dxa"/>
            <w:vAlign w:val="center"/>
          </w:tcPr>
          <w:p w14:paraId="5B8B7CE0" w14:textId="77777777" w:rsidR="009D64A1" w:rsidRPr="009D64A1" w:rsidRDefault="009D64A1" w:rsidP="00BB1F5E">
            <w:pPr>
              <w:numPr>
                <w:ilvl w:val="0"/>
                <w:numId w:val="5"/>
              </w:numPr>
              <w:spacing w:before="120" w:after="120"/>
              <w:rPr>
                <w:rFonts w:ascii="Times New Roman" w:eastAsiaTheme="minorEastAsia" w:hAnsi="Times New Roman"/>
                <w:i/>
                <w:iCs/>
                <w:color w:val="44546A" w:themeColor="text2"/>
                <w:lang w:val="en-US" w:eastAsia="zh-CN"/>
              </w:rPr>
            </w:pPr>
            <w:r w:rsidRPr="009D64A1">
              <w:rPr>
                <w:rFonts w:ascii="Times New Roman" w:eastAsiaTheme="minorEastAsia" w:hAnsi="Times New Roman"/>
                <w:i/>
                <w:iCs/>
                <w:color w:val="44546A" w:themeColor="text2"/>
                <w:lang w:val="en-US" w:eastAsia="zh-CN"/>
              </w:rPr>
              <w:t xml:space="preserve"> </w:t>
            </w:r>
          </w:p>
        </w:tc>
      </w:tr>
    </w:tbl>
    <w:p w14:paraId="77613DEE" w14:textId="77777777" w:rsidR="009D64A1" w:rsidRDefault="009D64A1" w:rsidP="001959EE">
      <w:pPr>
        <w:pStyle w:val="text"/>
        <w:ind w:firstLine="0"/>
      </w:pPr>
    </w:p>
    <w:p w14:paraId="1825A6DE" w14:textId="27E2A54C" w:rsidR="001959EE" w:rsidRPr="001959EE" w:rsidRDefault="001959EE" w:rsidP="00BB1F5E">
      <w:pPr>
        <w:jc w:val="both"/>
        <w:rPr>
          <w:lang w:val="en-US"/>
        </w:rPr>
      </w:pPr>
      <w:r w:rsidRPr="001959EE">
        <w:rPr>
          <w:lang w:val="en-US"/>
        </w:rPr>
        <w:t xml:space="preserve">In </w:t>
      </w:r>
      <w:r w:rsidRPr="00094654">
        <w:rPr>
          <w:lang w:val="en-US"/>
        </w:rPr>
        <w:fldChar w:fldCharType="begin"/>
      </w:r>
      <w:r w:rsidRPr="001959EE">
        <w:rPr>
          <w:lang w:val="en-US"/>
        </w:rPr>
        <w:instrText xml:space="preserve"> REF _Ref482547864 \h </w:instrText>
      </w:r>
      <w:r w:rsidR="00094654">
        <w:rPr>
          <w:lang w:val="en-US"/>
        </w:rPr>
        <w:instrText xml:space="preserve"> \* MERGEFORMAT </w:instrText>
      </w:r>
      <w:r w:rsidRPr="00094654">
        <w:rPr>
          <w:lang w:val="en-US"/>
        </w:rPr>
      </w:r>
      <w:r w:rsidRPr="00094654">
        <w:rPr>
          <w:lang w:val="en-US"/>
        </w:rPr>
        <w:fldChar w:fldCharType="separate"/>
      </w:r>
      <w:r w:rsidR="007E2A97" w:rsidRPr="007E2A97">
        <w:rPr>
          <w:lang w:val="en-US"/>
        </w:rPr>
        <w:t>Figure 37</w:t>
      </w:r>
      <w:r w:rsidRPr="00094654">
        <w:rPr>
          <w:lang w:val="en-US"/>
        </w:rPr>
        <w:fldChar w:fldCharType="end"/>
      </w:r>
      <w:r w:rsidRPr="001959EE">
        <w:rPr>
          <w:lang w:val="en-US"/>
        </w:rPr>
        <w:t xml:space="preserve">, the relative error </w:t>
      </w:r>
      <m:oMath>
        <m:sSub>
          <m:sSubPr>
            <m:ctrlPr>
              <w:rPr>
                <w:rFonts w:ascii="Cambria Math" w:hAnsi="Cambria Math"/>
                <w:lang w:val="en-US"/>
              </w:rPr>
            </m:ctrlPr>
          </m:sSubPr>
          <m:e>
            <m:r>
              <w:rPr>
                <w:rFonts w:ascii="Cambria Math" w:hAnsi="Cambria Math"/>
                <w:lang w:val="en-US"/>
              </w:rPr>
              <m:t>ε</m:t>
            </m:r>
          </m:e>
          <m:sub>
            <m:r>
              <w:rPr>
                <w:rFonts w:ascii="Cambria Math" w:hAnsi="Cambria Math"/>
                <w:lang w:val="en-US"/>
              </w:rPr>
              <m:t>N</m:t>
            </m:r>
          </m:sub>
        </m:sSub>
      </m:oMath>
      <w:r w:rsidRPr="00094654">
        <w:rPr>
          <w:lang w:val="en-US"/>
        </w:rPr>
        <w:t xml:space="preserve"> </w:t>
      </w:r>
      <w:r w:rsidRPr="001959EE">
        <w:rPr>
          <w:lang w:val="en-US"/>
        </w:rPr>
        <w:t xml:space="preserve">drops rapidly and remains below 2% starting with 11 Lobatto points. </w:t>
      </w:r>
      <w:r w:rsidRPr="00094654">
        <w:rPr>
          <w:lang w:val="en-US"/>
        </w:rPr>
        <w:fldChar w:fldCharType="begin"/>
      </w:r>
      <w:r w:rsidRPr="001959EE">
        <w:rPr>
          <w:lang w:val="en-US"/>
        </w:rPr>
        <w:instrText xml:space="preserve"> REF _Ref482547923 \h </w:instrText>
      </w:r>
      <w:r w:rsidR="00094654">
        <w:rPr>
          <w:lang w:val="en-US"/>
        </w:rPr>
        <w:instrText xml:space="preserve"> \* MERGEFORMAT </w:instrText>
      </w:r>
      <w:r w:rsidRPr="00094654">
        <w:rPr>
          <w:lang w:val="en-US"/>
        </w:rPr>
      </w:r>
      <w:r w:rsidRPr="00094654">
        <w:rPr>
          <w:lang w:val="en-US"/>
        </w:rPr>
        <w:fldChar w:fldCharType="separate"/>
      </w:r>
      <w:r w:rsidR="007E2A97" w:rsidRPr="007E2A97">
        <w:rPr>
          <w:lang w:val="en-US"/>
        </w:rPr>
        <w:t>Figure 38</w:t>
      </w:r>
      <w:r w:rsidRPr="00094654">
        <w:rPr>
          <w:lang w:val="en-US"/>
        </w:rPr>
        <w:fldChar w:fldCharType="end"/>
      </w:r>
      <w:r w:rsidRPr="001959EE">
        <w:rPr>
          <w:lang w:val="en-US"/>
        </w:rPr>
        <w:t xml:space="preserve"> shows that the computational time for the LPCM does not exceed 2 seconds while the reference method takes about 18 seconds. The economy of computational time brought by the LPCM </w:t>
      </w:r>
      <w:r w:rsidR="0058265C">
        <w:rPr>
          <w:lang w:val="en-US"/>
        </w:rPr>
        <w:t xml:space="preserve">in coupled energy equation with Reynolds equation </w:t>
      </w:r>
      <w:r w:rsidRPr="001959EE">
        <w:rPr>
          <w:lang w:val="en-US"/>
        </w:rPr>
        <w:t>is</w:t>
      </w:r>
      <w:r w:rsidR="00D36BE7">
        <w:rPr>
          <w:lang w:val="en-US"/>
        </w:rPr>
        <w:t xml:space="preserve"> more evident than in decoupled case</w:t>
      </w:r>
      <w:r w:rsidRPr="001959EE">
        <w:rPr>
          <w:lang w:val="en-US"/>
        </w:rPr>
        <w:t>.</w:t>
      </w:r>
    </w:p>
    <w:tbl>
      <w:tblPr>
        <w:tblStyle w:val="Grilledutableau"/>
        <w:tblW w:w="942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4A0" w:firstRow="1" w:lastRow="0" w:firstColumn="1" w:lastColumn="0" w:noHBand="0" w:noVBand="1"/>
      </w:tblPr>
      <w:tblGrid>
        <w:gridCol w:w="4734"/>
        <w:gridCol w:w="4689"/>
      </w:tblGrid>
      <w:tr w:rsidR="00DD2B72" w14:paraId="5A55F91A" w14:textId="77777777" w:rsidTr="009C1225">
        <w:trPr>
          <w:trHeight w:val="3057"/>
          <w:jc w:val="center"/>
        </w:trPr>
        <w:tc>
          <w:tcPr>
            <w:tcW w:w="4734" w:type="dxa"/>
          </w:tcPr>
          <w:p w14:paraId="13F0F962" w14:textId="032176CC" w:rsidR="00DD2B72" w:rsidRPr="00C23484" w:rsidRDefault="00DD2B72" w:rsidP="0074117D">
            <w:pPr>
              <w:keepNext/>
              <w:spacing w:line="276" w:lineRule="auto"/>
              <w:ind w:left="-113"/>
            </w:pPr>
            <w:r>
              <w:rPr>
                <w:noProof/>
                <w:lang w:eastAsia="zh-CN"/>
              </w:rPr>
              <w:drawing>
                <wp:inline distT="0" distB="0" distL="0" distR="0" wp14:anchorId="35D72F93" wp14:editId="32558446">
                  <wp:extent cx="2859939" cy="2128723"/>
                  <wp:effectExtent l="0" t="0" r="0" b="5080"/>
                  <wp:docPr id="44" name="Graphique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tc>
        <w:tc>
          <w:tcPr>
            <w:tcW w:w="4689" w:type="dxa"/>
          </w:tcPr>
          <w:p w14:paraId="1E9BCEB7" w14:textId="3F512C5C" w:rsidR="00DD2B72" w:rsidRDefault="00DD2B72" w:rsidP="0074117D">
            <w:pPr>
              <w:keepNext/>
              <w:spacing w:line="276" w:lineRule="auto"/>
              <w:ind w:left="-158"/>
              <w:rPr>
                <w:rFonts w:ascii="Times New Roman" w:eastAsia="Times New Roman" w:hAnsi="Times New Roman"/>
                <w:lang w:val="en-US"/>
              </w:rPr>
            </w:pPr>
            <w:r>
              <w:rPr>
                <w:noProof/>
                <w:lang w:eastAsia="zh-CN"/>
              </w:rPr>
              <w:drawing>
                <wp:inline distT="0" distB="0" distL="0" distR="0" wp14:anchorId="281FA09D" wp14:editId="662A7989">
                  <wp:extent cx="2955341" cy="2128520"/>
                  <wp:effectExtent l="0" t="0" r="0" b="5080"/>
                  <wp:docPr id="54" name="Graphique 54"/>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tc>
      </w:tr>
      <w:tr w:rsidR="00DD2B72" w:rsidRPr="00F1019A" w14:paraId="017699E8" w14:textId="77777777" w:rsidTr="009C1225">
        <w:tblPrEx>
          <w:tblCellMar>
            <w:left w:w="108" w:type="dxa"/>
            <w:right w:w="108" w:type="dxa"/>
          </w:tblCellMar>
        </w:tblPrEx>
        <w:trPr>
          <w:trHeight w:val="439"/>
          <w:jc w:val="center"/>
        </w:trPr>
        <w:tc>
          <w:tcPr>
            <w:tcW w:w="4734" w:type="dxa"/>
            <w:vAlign w:val="center"/>
          </w:tcPr>
          <w:p w14:paraId="2F42443F" w14:textId="0F69F6E4" w:rsidR="00DD2B72" w:rsidRPr="00DD2B72" w:rsidRDefault="00DD2B72" w:rsidP="00DD2B72">
            <w:pPr>
              <w:pStyle w:val="Lgende"/>
              <w:jc w:val="center"/>
              <w:rPr>
                <w:b/>
                <w:color w:val="000000" w:themeColor="text1"/>
                <w:lang w:val="en-US"/>
              </w:rPr>
            </w:pPr>
            <w:bookmarkStart w:id="40" w:name="_Ref482547864"/>
            <w:r w:rsidRPr="00DA47D4">
              <w:rPr>
                <w:b/>
                <w:color w:val="000000" w:themeColor="text1"/>
                <w:lang w:val="en-US"/>
              </w:rPr>
              <w:t xml:space="preserve">Figure </w:t>
            </w:r>
            <w:r w:rsidRPr="00DA47D4">
              <w:rPr>
                <w:b/>
                <w:color w:val="000000" w:themeColor="text1"/>
                <w:lang w:val="en-US"/>
              </w:rPr>
              <w:fldChar w:fldCharType="begin"/>
            </w:r>
            <w:r w:rsidRPr="00DA47D4">
              <w:rPr>
                <w:b/>
                <w:color w:val="000000" w:themeColor="text1"/>
                <w:lang w:val="en-US"/>
              </w:rPr>
              <w:instrText xml:space="preserve"> SEQ Figure \* ARABIC </w:instrText>
            </w:r>
            <w:r w:rsidRPr="00DA47D4">
              <w:rPr>
                <w:b/>
                <w:color w:val="000000" w:themeColor="text1"/>
                <w:lang w:val="en-US"/>
              </w:rPr>
              <w:fldChar w:fldCharType="separate"/>
            </w:r>
            <w:r w:rsidR="007E2A97">
              <w:rPr>
                <w:b/>
                <w:noProof/>
                <w:color w:val="000000" w:themeColor="text1"/>
                <w:lang w:val="en-US"/>
              </w:rPr>
              <w:t>37</w:t>
            </w:r>
            <w:r w:rsidRPr="00DA47D4">
              <w:rPr>
                <w:b/>
                <w:color w:val="000000" w:themeColor="text1"/>
                <w:lang w:val="en-US"/>
              </w:rPr>
              <w:fldChar w:fldCharType="end"/>
            </w:r>
            <w:bookmarkEnd w:id="40"/>
            <w:r w:rsidRPr="00DA47D4">
              <w:rPr>
                <w:b/>
                <w:color w:val="000000" w:themeColor="text1"/>
                <w:lang w:val="en-US"/>
              </w:rPr>
              <w:t xml:space="preserve">: Relative error </w:t>
            </w:r>
            <m:oMath>
              <m:sSub>
                <m:sSubPr>
                  <m:ctrlPr>
                    <w:rPr>
                      <w:rFonts w:ascii="Cambria Math" w:hAnsi="Cambria Math"/>
                      <w:b/>
                      <w:color w:val="000000" w:themeColor="text1"/>
                      <w:lang w:val="en-US"/>
                    </w:rPr>
                  </m:ctrlPr>
                </m:sSubPr>
                <m:e>
                  <m:r>
                    <m:rPr>
                      <m:sty m:val="bi"/>
                    </m:rPr>
                    <w:rPr>
                      <w:rFonts w:ascii="Cambria Math" w:hAnsi="Cambria Math"/>
                      <w:color w:val="000000" w:themeColor="text1"/>
                      <w:lang w:val="en-US"/>
                    </w:rPr>
                    <m:t>ε</m:t>
                  </m:r>
                </m:e>
                <m:sub>
                  <m:r>
                    <m:rPr>
                      <m:sty m:val="bi"/>
                    </m:rPr>
                    <w:rPr>
                      <w:rFonts w:ascii="Cambria Math" w:hAnsi="Cambria Math"/>
                      <w:color w:val="000000" w:themeColor="text1"/>
                      <w:lang w:val="en-US"/>
                    </w:rPr>
                    <m:t>N</m:t>
                  </m:r>
                </m:sub>
              </m:sSub>
            </m:oMath>
            <w:r w:rsidRPr="00DA47D4">
              <w:rPr>
                <w:b/>
                <w:color w:val="000000" w:themeColor="text1"/>
                <w:lang w:val="en-US"/>
              </w:rPr>
              <w:t xml:space="preserve"> between LPCM and the reference NDM results for different numbers of Lobbato points</w:t>
            </w:r>
          </w:p>
        </w:tc>
        <w:tc>
          <w:tcPr>
            <w:tcW w:w="4689" w:type="dxa"/>
            <w:vAlign w:val="center"/>
          </w:tcPr>
          <w:p w14:paraId="4A1AF517" w14:textId="77777777" w:rsidR="00DD2B72" w:rsidRPr="00DA47D4" w:rsidRDefault="00DD2B72" w:rsidP="00DD2B72">
            <w:pPr>
              <w:pStyle w:val="Lgende"/>
              <w:spacing w:after="120"/>
              <w:jc w:val="center"/>
              <w:rPr>
                <w:b/>
                <w:color w:val="000000" w:themeColor="text1"/>
                <w:lang w:val="en-US"/>
              </w:rPr>
            </w:pPr>
            <w:bookmarkStart w:id="41" w:name="_Ref482547923"/>
            <w:r w:rsidRPr="00DA47D4">
              <w:rPr>
                <w:b/>
                <w:color w:val="000000" w:themeColor="text1"/>
                <w:lang w:val="en-US"/>
              </w:rPr>
              <w:t xml:space="preserve">Figure </w:t>
            </w:r>
            <w:r w:rsidRPr="00DA47D4">
              <w:rPr>
                <w:b/>
                <w:color w:val="000000" w:themeColor="text1"/>
                <w:lang w:val="en-US"/>
              </w:rPr>
              <w:fldChar w:fldCharType="begin"/>
            </w:r>
            <w:r w:rsidRPr="00DA47D4">
              <w:rPr>
                <w:b/>
                <w:color w:val="000000" w:themeColor="text1"/>
                <w:lang w:val="en-US"/>
              </w:rPr>
              <w:instrText xml:space="preserve"> SEQ Figure \* ARABIC </w:instrText>
            </w:r>
            <w:r w:rsidRPr="00DA47D4">
              <w:rPr>
                <w:b/>
                <w:color w:val="000000" w:themeColor="text1"/>
                <w:lang w:val="en-US"/>
              </w:rPr>
              <w:fldChar w:fldCharType="separate"/>
            </w:r>
            <w:r w:rsidR="007E2A97">
              <w:rPr>
                <w:b/>
                <w:noProof/>
                <w:color w:val="000000" w:themeColor="text1"/>
                <w:lang w:val="en-US"/>
              </w:rPr>
              <w:t>38</w:t>
            </w:r>
            <w:r w:rsidRPr="00DA47D4">
              <w:rPr>
                <w:b/>
                <w:color w:val="000000" w:themeColor="text1"/>
                <w:lang w:val="en-US"/>
              </w:rPr>
              <w:fldChar w:fldCharType="end"/>
            </w:r>
            <w:bookmarkEnd w:id="41"/>
            <w:r w:rsidRPr="00DA47D4">
              <w:rPr>
                <w:b/>
                <w:color w:val="000000" w:themeColor="text1"/>
                <w:lang w:val="en-US"/>
              </w:rPr>
              <w:t>: Computational time in function of number of Lobatto points compared to the reference NDM results.</w:t>
            </w:r>
          </w:p>
          <w:p w14:paraId="1C40EAA6" w14:textId="097434D1" w:rsidR="00DD2B72" w:rsidRPr="00475460" w:rsidRDefault="00DD2B72" w:rsidP="0074117D">
            <w:pPr>
              <w:tabs>
                <w:tab w:val="left" w:pos="2938"/>
              </w:tabs>
              <w:jc w:val="center"/>
              <w:rPr>
                <w:rFonts w:eastAsiaTheme="minorEastAsia"/>
                <w:b/>
                <w:i/>
                <w:iCs/>
                <w:noProof/>
                <w:color w:val="000000" w:themeColor="text1"/>
                <w:sz w:val="18"/>
                <w:szCs w:val="18"/>
                <w:lang w:val="en-US" w:eastAsia="zh-CN"/>
              </w:rPr>
            </w:pPr>
          </w:p>
        </w:tc>
      </w:tr>
    </w:tbl>
    <w:p w14:paraId="073951EB" w14:textId="77777777" w:rsidR="00DD2B72" w:rsidRDefault="00DD2B72" w:rsidP="00DD2B72">
      <w:pPr>
        <w:pStyle w:val="text"/>
        <w:rPr>
          <w:rFonts w:asciiTheme="minorHAnsi" w:eastAsiaTheme="minorHAnsi" w:hAnsiTheme="minorHAnsi" w:cstheme="minorBidi"/>
          <w:kern w:val="0"/>
          <w:sz w:val="22"/>
          <w:szCs w:val="22"/>
          <w:lang w:eastAsia="en-US"/>
        </w:rPr>
      </w:pPr>
    </w:p>
    <w:p w14:paraId="269A8934" w14:textId="22A1091E" w:rsidR="001959EE" w:rsidRPr="005F611D" w:rsidRDefault="00160CAD" w:rsidP="00DD2B72">
      <w:pPr>
        <w:pStyle w:val="text"/>
        <w:rPr>
          <w:rFonts w:asciiTheme="minorHAnsi" w:eastAsiaTheme="minorHAnsi" w:hAnsiTheme="minorHAnsi" w:cstheme="minorBidi"/>
          <w:kern w:val="0"/>
          <w:sz w:val="22"/>
          <w:szCs w:val="22"/>
          <w:lang w:eastAsia="en-US"/>
        </w:rPr>
      </w:pPr>
      <w:r>
        <w:rPr>
          <w:rFonts w:asciiTheme="minorHAnsi" w:eastAsiaTheme="minorHAnsi" w:hAnsiTheme="minorHAnsi" w:cstheme="minorBidi"/>
          <w:kern w:val="0"/>
          <w:sz w:val="22"/>
          <w:szCs w:val="22"/>
          <w:lang w:eastAsia="en-US"/>
        </w:rPr>
        <w:t xml:space="preserve">The another </w:t>
      </w:r>
      <w:r w:rsidR="008B3ECE">
        <w:rPr>
          <w:rFonts w:asciiTheme="minorHAnsi" w:eastAsiaTheme="minorHAnsi" w:hAnsiTheme="minorHAnsi" w:cstheme="minorBidi"/>
          <w:kern w:val="0"/>
          <w:sz w:val="22"/>
          <w:szCs w:val="22"/>
          <w:lang w:eastAsia="en-US"/>
        </w:rPr>
        <w:t>validation</w:t>
      </w:r>
      <w:r w:rsidR="001959EE" w:rsidRPr="005F611D">
        <w:rPr>
          <w:rFonts w:asciiTheme="minorHAnsi" w:eastAsiaTheme="minorHAnsi" w:hAnsiTheme="minorHAnsi" w:cstheme="minorBidi"/>
          <w:kern w:val="0"/>
          <w:sz w:val="22"/>
          <w:szCs w:val="22"/>
          <w:lang w:eastAsia="en-US"/>
        </w:rPr>
        <w:t xml:space="preserve"> case</w:t>
      </w:r>
      <w:r w:rsidR="008B3ECE">
        <w:rPr>
          <w:rFonts w:asciiTheme="minorHAnsi" w:eastAsiaTheme="minorHAnsi" w:hAnsiTheme="minorHAnsi" w:cstheme="minorBidi"/>
          <w:kern w:val="0"/>
          <w:sz w:val="22"/>
          <w:szCs w:val="22"/>
          <w:lang w:eastAsia="en-US"/>
        </w:rPr>
        <w:t xml:space="preserve"> for the thermal Reynolds equation </w:t>
      </w:r>
      <w:r w:rsidR="001959EE" w:rsidRPr="005F611D">
        <w:rPr>
          <w:rFonts w:asciiTheme="minorHAnsi" w:eastAsiaTheme="minorHAnsi" w:hAnsiTheme="minorHAnsi" w:cstheme="minorBidi"/>
          <w:kern w:val="0"/>
          <w:sz w:val="22"/>
          <w:szCs w:val="22"/>
          <w:lang w:eastAsia="en-US"/>
        </w:rPr>
        <w:t xml:space="preserve">is a recent experimental result published by </w:t>
      </w:r>
      <w:proofErr w:type="spellStart"/>
      <w:r w:rsidR="001959EE" w:rsidRPr="005F611D">
        <w:rPr>
          <w:rFonts w:asciiTheme="minorHAnsi" w:eastAsiaTheme="minorHAnsi" w:hAnsiTheme="minorHAnsi" w:cstheme="minorBidi"/>
          <w:kern w:val="0"/>
          <w:sz w:val="22"/>
          <w:szCs w:val="22"/>
          <w:lang w:eastAsia="en-US"/>
        </w:rPr>
        <w:t>Giraudeau</w:t>
      </w:r>
      <w:proofErr w:type="spellEnd"/>
      <w:r w:rsidR="001959EE" w:rsidRPr="005F611D">
        <w:rPr>
          <w:rFonts w:asciiTheme="minorHAnsi" w:eastAsiaTheme="minorHAnsi" w:hAnsiTheme="minorHAnsi" w:cstheme="minorBidi"/>
          <w:kern w:val="0"/>
          <w:sz w:val="22"/>
          <w:szCs w:val="22"/>
          <w:lang w:eastAsia="en-US"/>
        </w:rPr>
        <w:t xml:space="preserve"> et al. </w:t>
      </w:r>
      <w:r w:rsidR="001959EE" w:rsidRPr="005F611D">
        <w:rPr>
          <w:rFonts w:asciiTheme="minorHAnsi" w:eastAsiaTheme="minorHAnsi" w:hAnsiTheme="minorHAnsi" w:cstheme="minorBidi"/>
          <w:kern w:val="0"/>
          <w:sz w:val="22"/>
          <w:szCs w:val="22"/>
          <w:lang w:eastAsia="en-US"/>
        </w:rPr>
        <w:fldChar w:fldCharType="begin"/>
      </w:r>
      <w:r w:rsidR="001959EE" w:rsidRPr="005F611D">
        <w:rPr>
          <w:rFonts w:asciiTheme="minorHAnsi" w:eastAsiaTheme="minorHAnsi" w:hAnsiTheme="minorHAnsi" w:cstheme="minorBidi"/>
          <w:kern w:val="0"/>
          <w:sz w:val="22"/>
          <w:szCs w:val="22"/>
          <w:lang w:eastAsia="en-US"/>
        </w:rPr>
        <w:instrText xml:space="preserve"> REF _Ref482548692 \r \h </w:instrText>
      </w:r>
      <w:r w:rsidR="005F611D">
        <w:rPr>
          <w:rFonts w:asciiTheme="minorHAnsi" w:eastAsiaTheme="minorHAnsi" w:hAnsiTheme="minorHAnsi" w:cstheme="minorBidi"/>
          <w:kern w:val="0"/>
          <w:sz w:val="22"/>
          <w:szCs w:val="22"/>
          <w:lang w:eastAsia="en-US"/>
        </w:rPr>
        <w:instrText xml:space="preserve"> \* MERGEFORMAT </w:instrText>
      </w:r>
      <w:r w:rsidR="001959EE" w:rsidRPr="005F611D">
        <w:rPr>
          <w:rFonts w:asciiTheme="minorHAnsi" w:eastAsiaTheme="minorHAnsi" w:hAnsiTheme="minorHAnsi" w:cstheme="minorBidi"/>
          <w:kern w:val="0"/>
          <w:sz w:val="22"/>
          <w:szCs w:val="22"/>
          <w:lang w:eastAsia="en-US"/>
        </w:rPr>
      </w:r>
      <w:r w:rsidR="001959EE" w:rsidRPr="005F611D">
        <w:rPr>
          <w:rFonts w:asciiTheme="minorHAnsi" w:eastAsiaTheme="minorHAnsi" w:hAnsiTheme="minorHAnsi" w:cstheme="minorBidi"/>
          <w:kern w:val="0"/>
          <w:sz w:val="22"/>
          <w:szCs w:val="22"/>
          <w:lang w:eastAsia="en-US"/>
        </w:rPr>
        <w:fldChar w:fldCharType="separate"/>
      </w:r>
      <w:r w:rsidR="007E2A97">
        <w:rPr>
          <w:rFonts w:asciiTheme="minorHAnsi" w:eastAsiaTheme="minorHAnsi" w:hAnsiTheme="minorHAnsi" w:cstheme="minorBidi"/>
          <w:kern w:val="0"/>
          <w:sz w:val="22"/>
          <w:szCs w:val="22"/>
          <w:lang w:eastAsia="en-US"/>
        </w:rPr>
        <w:t>[7]</w:t>
      </w:r>
      <w:r w:rsidR="001959EE" w:rsidRPr="005F611D">
        <w:rPr>
          <w:rFonts w:asciiTheme="minorHAnsi" w:eastAsiaTheme="minorHAnsi" w:hAnsiTheme="minorHAnsi" w:cstheme="minorBidi"/>
          <w:kern w:val="0"/>
          <w:sz w:val="22"/>
          <w:szCs w:val="22"/>
          <w:lang w:eastAsia="en-US"/>
        </w:rPr>
        <w:fldChar w:fldCharType="end"/>
      </w:r>
      <w:r w:rsidR="001959EE" w:rsidRPr="005F611D">
        <w:rPr>
          <w:rFonts w:asciiTheme="minorHAnsi" w:eastAsiaTheme="minorHAnsi" w:hAnsiTheme="minorHAnsi" w:cstheme="minorBidi"/>
          <w:kern w:val="0"/>
          <w:sz w:val="22"/>
          <w:szCs w:val="22"/>
          <w:lang w:eastAsia="en-US"/>
        </w:rPr>
        <w:t xml:space="preserve"> in 2016 for a two-lobe journal bearing with an axial supply groove. The tested bearing length is 68.4 mm and its diameter is 100 mm. The radial assembly clearance is 68 </w:t>
      </w:r>
      <m:oMath>
        <m:r>
          <w:rPr>
            <w:rFonts w:ascii="Cambria Math" w:eastAsiaTheme="minorHAnsi" w:hAnsi="Cambria Math" w:cstheme="minorBidi"/>
            <w:kern w:val="0"/>
            <w:sz w:val="22"/>
            <w:szCs w:val="22"/>
            <w:lang w:eastAsia="en-US"/>
          </w:rPr>
          <m:t>μm</m:t>
        </m:r>
      </m:oMath>
      <w:r w:rsidR="001959EE" w:rsidRPr="005F611D">
        <w:rPr>
          <w:rFonts w:asciiTheme="minorHAnsi" w:eastAsiaTheme="minorHAnsi" w:hAnsiTheme="minorHAnsi" w:cstheme="minorBidi"/>
          <w:kern w:val="0"/>
          <w:sz w:val="22"/>
          <w:szCs w:val="22"/>
          <w:lang w:eastAsia="en-US"/>
        </w:rPr>
        <w:t xml:space="preserve"> while the radial bearing clearance is 143</w:t>
      </w:r>
      <m:oMath>
        <m:r>
          <m:rPr>
            <m:sty m:val="p"/>
          </m:rPr>
          <w:rPr>
            <w:rFonts w:ascii="Cambria Math" w:eastAsiaTheme="minorHAnsi" w:hAnsi="Cambria Math" w:cstheme="minorBidi"/>
            <w:kern w:val="0"/>
            <w:sz w:val="22"/>
            <w:szCs w:val="22"/>
            <w:lang w:eastAsia="en-US"/>
          </w:rPr>
          <m:t xml:space="preserve"> </m:t>
        </m:r>
        <m:r>
          <w:rPr>
            <w:rFonts w:ascii="Cambria Math" w:eastAsiaTheme="minorHAnsi" w:hAnsi="Cambria Math" w:cstheme="minorBidi"/>
            <w:kern w:val="0"/>
            <w:sz w:val="22"/>
            <w:szCs w:val="22"/>
            <w:lang w:eastAsia="en-US"/>
          </w:rPr>
          <m:t>μm</m:t>
        </m:r>
      </m:oMath>
      <w:r w:rsidR="001959EE" w:rsidRPr="005F611D">
        <w:rPr>
          <w:rFonts w:asciiTheme="minorHAnsi" w:eastAsiaTheme="minorHAnsi" w:hAnsiTheme="minorHAnsi" w:cstheme="minorBidi"/>
          <w:kern w:val="0"/>
          <w:sz w:val="22"/>
          <w:szCs w:val="22"/>
          <w:lang w:eastAsia="en-US"/>
        </w:rPr>
        <w:t>. The bearing is lubricated by an ISO VG 46 oil supplied at a constant pressure of 0.17 MPa and a temperature of 43°C. The following oil characteristics are used for the calculations</w:t>
      </w:r>
      <w:proofErr w:type="gramStart"/>
      <w:r w:rsidR="001959EE" w:rsidRPr="005F611D">
        <w:rPr>
          <w:rFonts w:asciiTheme="minorHAnsi" w:eastAsiaTheme="minorHAnsi" w:hAnsiTheme="minorHAnsi" w:cstheme="minorBidi"/>
          <w:kern w:val="0"/>
          <w:sz w:val="22"/>
          <w:szCs w:val="22"/>
          <w:lang w:eastAsia="en-US"/>
        </w:rPr>
        <w:t>:</w:t>
      </w:r>
      <m:oMath>
        <m:r>
          <m:rPr>
            <m:sty m:val="p"/>
          </m:rPr>
          <w:rPr>
            <w:rFonts w:ascii="Cambria Math" w:eastAsiaTheme="minorHAnsi" w:hAnsi="Cambria Math" w:cstheme="minorBidi"/>
            <w:kern w:val="0"/>
            <w:sz w:val="22"/>
            <w:szCs w:val="22"/>
            <w:lang w:eastAsia="en-US"/>
          </w:rPr>
          <m:t xml:space="preserve"> </m:t>
        </m:r>
        <m:r>
          <w:rPr>
            <w:rFonts w:ascii="Cambria Math" w:eastAsiaTheme="minorHAnsi" w:hAnsi="Cambria Math" w:cstheme="minorBidi"/>
            <w:kern w:val="0"/>
            <w:sz w:val="22"/>
            <w:szCs w:val="22"/>
            <w:lang w:eastAsia="en-US"/>
          </w:rPr>
          <m:t>ρ</m:t>
        </m:r>
        <m:r>
          <m:rPr>
            <m:sty m:val="p"/>
          </m:rPr>
          <w:rPr>
            <w:rFonts w:ascii="Cambria Math" w:eastAsiaTheme="minorHAnsi" w:hAnsi="Cambria Math" w:cstheme="minorBidi"/>
            <w:kern w:val="0"/>
            <w:sz w:val="22"/>
            <w:szCs w:val="22"/>
            <w:lang w:eastAsia="en-US"/>
          </w:rPr>
          <m:t xml:space="preserve">=850 </m:t>
        </m:r>
        <m:r>
          <w:rPr>
            <w:rFonts w:ascii="Cambria Math" w:eastAsiaTheme="minorHAnsi" w:hAnsi="Cambria Math" w:cstheme="minorBidi"/>
            <w:kern w:val="0"/>
            <w:sz w:val="22"/>
            <w:szCs w:val="22"/>
            <w:lang w:eastAsia="en-US"/>
          </w:rPr>
          <m:t>kg</m:t>
        </m:r>
        <m:r>
          <m:rPr>
            <m:sty m:val="p"/>
          </m:rPr>
          <w:rPr>
            <w:rFonts w:ascii="Cambria Math" w:eastAsiaTheme="minorHAnsi" w:hAnsi="Cambria Math" w:cstheme="minorBidi"/>
            <w:kern w:val="0"/>
            <w:sz w:val="22"/>
            <w:szCs w:val="22"/>
            <w:lang w:eastAsia="en-US"/>
          </w:rPr>
          <m:t>/</m:t>
        </m:r>
        <m:sSup>
          <m:sSupPr>
            <m:ctrlPr>
              <w:rPr>
                <w:rFonts w:ascii="Cambria Math" w:eastAsiaTheme="minorHAnsi" w:hAnsi="Cambria Math" w:cstheme="minorBidi"/>
                <w:kern w:val="0"/>
                <w:sz w:val="22"/>
                <w:szCs w:val="22"/>
                <w:lang w:eastAsia="en-US"/>
              </w:rPr>
            </m:ctrlPr>
          </m:sSupPr>
          <m:e>
            <m:r>
              <w:rPr>
                <w:rFonts w:ascii="Cambria Math" w:eastAsiaTheme="minorHAnsi" w:hAnsi="Cambria Math" w:cstheme="minorBidi"/>
                <w:kern w:val="0"/>
                <w:sz w:val="22"/>
                <w:szCs w:val="22"/>
                <w:lang w:eastAsia="en-US"/>
              </w:rPr>
              <m:t>m</m:t>
            </m:r>
          </m:e>
          <m:sup>
            <m:r>
              <m:rPr>
                <m:sty m:val="p"/>
              </m:rPr>
              <w:rPr>
                <w:rFonts w:ascii="Cambria Math" w:eastAsiaTheme="minorHAnsi" w:hAnsi="Cambria Math" w:cstheme="minorBidi"/>
                <w:kern w:val="0"/>
                <w:sz w:val="22"/>
                <w:szCs w:val="22"/>
                <w:lang w:eastAsia="en-US"/>
              </w:rPr>
              <m:t>3</m:t>
            </m:r>
          </m:sup>
        </m:sSup>
      </m:oMath>
      <w:r w:rsidR="001959EE" w:rsidRPr="005F611D">
        <w:rPr>
          <w:rFonts w:asciiTheme="minorHAnsi" w:eastAsiaTheme="minorHAnsi" w:hAnsiTheme="minorHAnsi" w:cstheme="minorBidi"/>
          <w:kern w:val="0"/>
          <w:sz w:val="22"/>
          <w:szCs w:val="22"/>
          <w:lang w:eastAsia="en-US"/>
        </w:rPr>
        <w:t>,</w:t>
      </w:r>
      <w:proofErr w:type="gramEnd"/>
      <w:r w:rsidR="001959EE" w:rsidRPr="005F611D">
        <w:rPr>
          <w:rFonts w:asciiTheme="minorHAnsi" w:eastAsiaTheme="minorHAnsi" w:hAnsiTheme="minorHAnsi" w:cstheme="minorBidi"/>
          <w:kern w:val="0"/>
          <w:sz w:val="22"/>
          <w:szCs w:val="22"/>
          <w:lang w:eastAsia="en-US"/>
        </w:rPr>
        <w:t xml:space="preserve"> </w:t>
      </w:r>
      <m:oMath>
        <m:sSub>
          <m:sSubPr>
            <m:ctrlPr>
              <w:rPr>
                <w:rFonts w:ascii="Cambria Math" w:eastAsiaTheme="minorHAnsi" w:hAnsi="Cambria Math" w:cstheme="minorBidi"/>
                <w:kern w:val="0"/>
                <w:sz w:val="22"/>
                <w:szCs w:val="22"/>
                <w:lang w:eastAsia="en-US"/>
              </w:rPr>
            </m:ctrlPr>
          </m:sSubPr>
          <m:e>
            <m:r>
              <w:rPr>
                <w:rFonts w:ascii="Cambria Math" w:eastAsiaTheme="minorHAnsi" w:hAnsi="Cambria Math" w:cstheme="minorBidi"/>
                <w:kern w:val="0"/>
                <w:sz w:val="22"/>
                <w:szCs w:val="22"/>
                <w:lang w:eastAsia="en-US"/>
              </w:rPr>
              <m:t>C</m:t>
            </m:r>
          </m:e>
          <m:sub>
            <m:r>
              <w:rPr>
                <w:rFonts w:ascii="Cambria Math" w:eastAsiaTheme="minorHAnsi" w:hAnsi="Cambria Math" w:cstheme="minorBidi"/>
                <w:kern w:val="0"/>
                <w:sz w:val="22"/>
                <w:szCs w:val="22"/>
                <w:lang w:eastAsia="en-US"/>
              </w:rPr>
              <m:t>p</m:t>
            </m:r>
          </m:sub>
        </m:sSub>
        <m:r>
          <m:rPr>
            <m:sty m:val="p"/>
          </m:rPr>
          <w:rPr>
            <w:rFonts w:ascii="Cambria Math" w:eastAsiaTheme="minorHAnsi" w:hAnsi="Cambria Math" w:cstheme="minorBidi"/>
            <w:kern w:val="0"/>
            <w:sz w:val="22"/>
            <w:szCs w:val="22"/>
            <w:lang w:eastAsia="en-US"/>
          </w:rPr>
          <m:t xml:space="preserve">=2000 </m:t>
        </m:r>
        <m:r>
          <w:rPr>
            <w:rFonts w:ascii="Cambria Math" w:eastAsiaTheme="minorHAnsi" w:hAnsi="Cambria Math" w:cstheme="minorBidi"/>
            <w:kern w:val="0"/>
            <w:sz w:val="22"/>
            <w:szCs w:val="22"/>
            <w:lang w:eastAsia="en-US"/>
          </w:rPr>
          <m:t>J</m:t>
        </m:r>
        <m:r>
          <m:rPr>
            <m:sty m:val="p"/>
          </m:rPr>
          <w:rPr>
            <w:rFonts w:ascii="Cambria Math" w:eastAsiaTheme="minorHAnsi" w:hAnsi="Cambria Math" w:cstheme="minorBidi"/>
            <w:kern w:val="0"/>
            <w:sz w:val="22"/>
            <w:szCs w:val="22"/>
            <w:lang w:eastAsia="en-US"/>
          </w:rPr>
          <m:t>/(</m:t>
        </m:r>
        <m:r>
          <w:rPr>
            <w:rFonts w:ascii="Cambria Math" w:eastAsiaTheme="minorHAnsi" w:hAnsi="Cambria Math" w:cstheme="minorBidi"/>
            <w:kern w:val="0"/>
            <w:sz w:val="22"/>
            <w:szCs w:val="22"/>
            <w:lang w:eastAsia="en-US"/>
          </w:rPr>
          <m:t>kgK</m:t>
        </m:r>
        <m:r>
          <m:rPr>
            <m:sty m:val="p"/>
          </m:rPr>
          <w:rPr>
            <w:rFonts w:ascii="Cambria Math" w:eastAsiaTheme="minorHAnsi" w:hAnsi="Cambria Math" w:cstheme="minorBidi"/>
            <w:kern w:val="0"/>
            <w:sz w:val="22"/>
            <w:szCs w:val="22"/>
            <w:lang w:eastAsia="en-US"/>
          </w:rPr>
          <m:t>)</m:t>
        </m:r>
      </m:oMath>
      <w:r w:rsidR="001959EE" w:rsidRPr="005F611D">
        <w:rPr>
          <w:rFonts w:asciiTheme="minorHAnsi" w:eastAsiaTheme="minorHAnsi" w:hAnsiTheme="minorHAnsi" w:cstheme="minorBidi"/>
          <w:kern w:val="0"/>
          <w:sz w:val="22"/>
          <w:szCs w:val="22"/>
          <w:lang w:eastAsia="en-US"/>
        </w:rPr>
        <w:t xml:space="preserve"> and</w:t>
      </w:r>
      <m:oMath>
        <m:r>
          <m:rPr>
            <m:sty m:val="p"/>
          </m:rPr>
          <w:rPr>
            <w:rFonts w:ascii="Cambria Math" w:eastAsiaTheme="minorHAnsi" w:hAnsi="Cambria Math" w:cstheme="minorBidi"/>
            <w:kern w:val="0"/>
            <w:sz w:val="22"/>
            <w:szCs w:val="22"/>
            <w:lang w:eastAsia="en-US"/>
          </w:rPr>
          <m:t xml:space="preserve"> </m:t>
        </m:r>
        <m:r>
          <w:rPr>
            <w:rFonts w:ascii="Cambria Math" w:eastAsiaTheme="minorHAnsi" w:hAnsi="Cambria Math" w:cstheme="minorBidi"/>
            <w:kern w:val="0"/>
            <w:sz w:val="22"/>
            <w:szCs w:val="22"/>
            <w:lang w:eastAsia="en-US"/>
          </w:rPr>
          <m:t>λ</m:t>
        </m:r>
        <m:r>
          <m:rPr>
            <m:sty m:val="p"/>
          </m:rPr>
          <w:rPr>
            <w:rFonts w:ascii="Cambria Math" w:eastAsiaTheme="minorHAnsi" w:hAnsi="Cambria Math" w:cstheme="minorBidi"/>
            <w:kern w:val="0"/>
            <w:sz w:val="22"/>
            <w:szCs w:val="22"/>
            <w:lang w:eastAsia="en-US"/>
          </w:rPr>
          <m:t xml:space="preserve">=0.13 </m:t>
        </m:r>
        <m:r>
          <w:rPr>
            <w:rFonts w:ascii="Cambria Math" w:eastAsiaTheme="minorHAnsi" w:hAnsi="Cambria Math" w:cstheme="minorBidi"/>
            <w:kern w:val="0"/>
            <w:sz w:val="22"/>
            <w:szCs w:val="22"/>
            <w:lang w:eastAsia="en-US"/>
          </w:rPr>
          <m:t>W</m:t>
        </m:r>
        <m:r>
          <m:rPr>
            <m:sty m:val="p"/>
          </m:rPr>
          <w:rPr>
            <w:rFonts w:ascii="Cambria Math" w:eastAsiaTheme="minorHAnsi" w:hAnsi="Cambria Math" w:cstheme="minorBidi"/>
            <w:kern w:val="0"/>
            <w:sz w:val="22"/>
            <w:szCs w:val="22"/>
            <w:lang w:eastAsia="en-US"/>
          </w:rPr>
          <m:t>/(</m:t>
        </m:r>
        <m:r>
          <w:rPr>
            <w:rFonts w:ascii="Cambria Math" w:eastAsiaTheme="minorHAnsi" w:hAnsi="Cambria Math" w:cstheme="minorBidi"/>
            <w:kern w:val="0"/>
            <w:sz w:val="22"/>
            <w:szCs w:val="22"/>
            <w:lang w:eastAsia="en-US"/>
          </w:rPr>
          <m:t>mK</m:t>
        </m:r>
        <m:r>
          <m:rPr>
            <m:sty m:val="p"/>
          </m:rPr>
          <w:rPr>
            <w:rFonts w:ascii="Cambria Math" w:eastAsiaTheme="minorHAnsi" w:hAnsi="Cambria Math" w:cstheme="minorBidi"/>
            <w:kern w:val="0"/>
            <w:sz w:val="22"/>
            <w:szCs w:val="22"/>
            <w:lang w:eastAsia="en-US"/>
          </w:rPr>
          <m:t>)</m:t>
        </m:r>
      </m:oMath>
      <w:r w:rsidR="001959EE" w:rsidRPr="005F611D">
        <w:rPr>
          <w:rFonts w:asciiTheme="minorHAnsi" w:eastAsiaTheme="minorHAnsi" w:hAnsiTheme="minorHAnsi" w:cstheme="minorBidi"/>
          <w:kern w:val="0"/>
          <w:sz w:val="22"/>
          <w:szCs w:val="22"/>
          <w:lang w:eastAsia="en-US"/>
        </w:rPr>
        <w:t>. The viscosity of the oil is</w:t>
      </w:r>
      <m:oMath>
        <m:r>
          <m:rPr>
            <m:sty m:val="p"/>
          </m:rPr>
          <w:rPr>
            <w:rFonts w:ascii="Cambria Math" w:eastAsiaTheme="minorHAnsi" w:hAnsi="Cambria Math" w:cstheme="minorBidi"/>
            <w:kern w:val="0"/>
            <w:sz w:val="22"/>
            <w:szCs w:val="22"/>
            <w:lang w:eastAsia="en-US"/>
          </w:rPr>
          <m:t xml:space="preserve"> 0.0416</m:t>
        </m:r>
        <m:r>
          <m:rPr>
            <m:sty m:val="p"/>
          </m:rPr>
          <w:rPr>
            <w:rFonts w:ascii="Cambria Math" w:eastAsiaTheme="minorHAnsi" w:hAnsiTheme="minorHAnsi" w:cstheme="minorBidi"/>
            <w:kern w:val="0"/>
            <w:sz w:val="22"/>
            <w:szCs w:val="22"/>
            <w:lang w:eastAsia="en-US"/>
          </w:rPr>
          <m:t xml:space="preserve"> </m:t>
        </m:r>
        <m:r>
          <w:rPr>
            <w:rFonts w:ascii="Cambria Math" w:eastAsiaTheme="minorHAnsi" w:hAnsi="Cambria Math" w:cstheme="minorBidi"/>
            <w:kern w:val="0"/>
            <w:sz w:val="22"/>
            <w:szCs w:val="22"/>
            <w:lang w:eastAsia="en-US"/>
          </w:rPr>
          <m:t>Pa</m:t>
        </m:r>
        <m:r>
          <m:rPr>
            <m:sty m:val="p"/>
          </m:rPr>
          <w:rPr>
            <w:rFonts w:ascii="Cambria Math" w:eastAsiaTheme="minorHAnsi" w:hAnsi="Cambria Math" w:cstheme="minorBidi"/>
            <w:kern w:val="0"/>
            <w:sz w:val="22"/>
            <w:szCs w:val="22"/>
            <w:lang w:eastAsia="en-US"/>
          </w:rPr>
          <m:t>.</m:t>
        </m:r>
        <m:r>
          <w:rPr>
            <w:rFonts w:ascii="Cambria Math" w:eastAsiaTheme="minorHAnsi" w:hAnsi="Cambria Math" w:cstheme="minorBidi"/>
            <w:kern w:val="0"/>
            <w:sz w:val="22"/>
            <w:szCs w:val="22"/>
            <w:lang w:eastAsia="en-US"/>
          </w:rPr>
          <m:t>s</m:t>
        </m:r>
      </m:oMath>
      <w:r w:rsidR="001959EE" w:rsidRPr="005F611D">
        <w:rPr>
          <w:rFonts w:asciiTheme="minorHAnsi" w:eastAsiaTheme="minorHAnsi" w:hAnsiTheme="minorHAnsi" w:cstheme="minorBidi"/>
          <w:kern w:val="0"/>
          <w:sz w:val="22"/>
          <w:szCs w:val="22"/>
          <w:lang w:eastAsia="en-US"/>
        </w:rPr>
        <w:t xml:space="preserve"> at</w:t>
      </w:r>
      <m:oMath>
        <m:r>
          <m:rPr>
            <m:sty m:val="p"/>
          </m:rPr>
          <w:rPr>
            <w:rFonts w:ascii="Cambria Math" w:eastAsiaTheme="minorHAnsi" w:hAnsi="Cambria Math" w:cstheme="minorBidi"/>
            <w:kern w:val="0"/>
            <w:sz w:val="22"/>
            <w:szCs w:val="22"/>
            <w:lang w:eastAsia="en-US"/>
          </w:rPr>
          <m:t xml:space="preserve"> 40°</m:t>
        </m:r>
        <m:r>
          <w:rPr>
            <w:rFonts w:ascii="Cambria Math" w:eastAsiaTheme="minorHAnsi" w:hAnsi="Cambria Math" w:cstheme="minorBidi"/>
            <w:kern w:val="0"/>
            <w:sz w:val="22"/>
            <w:szCs w:val="22"/>
            <w:lang w:eastAsia="en-US"/>
          </w:rPr>
          <m:t>C</m:t>
        </m:r>
      </m:oMath>
      <w:r w:rsidR="001959EE" w:rsidRPr="005F611D">
        <w:rPr>
          <w:rFonts w:asciiTheme="minorHAnsi" w:eastAsiaTheme="minorHAnsi" w:hAnsiTheme="minorHAnsi" w:cstheme="minorBidi"/>
          <w:kern w:val="0"/>
          <w:sz w:val="22"/>
          <w:szCs w:val="22"/>
          <w:lang w:eastAsia="en-US"/>
        </w:rPr>
        <w:t xml:space="preserve"> and </w:t>
      </w:r>
      <m:oMath>
        <m:r>
          <m:rPr>
            <m:sty m:val="p"/>
          </m:rPr>
          <w:rPr>
            <w:rFonts w:ascii="Cambria Math" w:eastAsiaTheme="minorHAnsi" w:hAnsi="Cambria Math" w:cstheme="minorBidi"/>
            <w:kern w:val="0"/>
            <w:sz w:val="22"/>
            <w:szCs w:val="22"/>
            <w:lang w:eastAsia="en-US"/>
          </w:rPr>
          <m:t xml:space="preserve"> 0.0191 </m:t>
        </m:r>
        <m:r>
          <w:rPr>
            <w:rFonts w:ascii="Cambria Math" w:eastAsiaTheme="minorHAnsi" w:hAnsi="Cambria Math" w:cstheme="minorBidi"/>
            <w:kern w:val="0"/>
            <w:sz w:val="22"/>
            <w:szCs w:val="22"/>
            <w:lang w:eastAsia="en-US"/>
          </w:rPr>
          <m:t>Pa</m:t>
        </m:r>
        <m:r>
          <m:rPr>
            <m:sty m:val="p"/>
          </m:rPr>
          <w:rPr>
            <w:rFonts w:ascii="Cambria Math" w:eastAsiaTheme="minorHAnsi" w:hAnsi="Cambria Math" w:cstheme="minorBidi"/>
            <w:kern w:val="0"/>
            <w:sz w:val="22"/>
            <w:szCs w:val="22"/>
            <w:lang w:eastAsia="en-US"/>
          </w:rPr>
          <m:t>.</m:t>
        </m:r>
        <m:r>
          <w:rPr>
            <w:rFonts w:ascii="Cambria Math" w:eastAsiaTheme="minorHAnsi" w:hAnsi="Cambria Math" w:cstheme="minorBidi"/>
            <w:kern w:val="0"/>
            <w:sz w:val="22"/>
            <w:szCs w:val="22"/>
            <w:lang w:eastAsia="en-US"/>
          </w:rPr>
          <m:t>s</m:t>
        </m:r>
      </m:oMath>
      <w:r w:rsidR="001959EE" w:rsidRPr="005F611D">
        <w:rPr>
          <w:rFonts w:asciiTheme="minorHAnsi" w:eastAsiaTheme="minorHAnsi" w:hAnsiTheme="minorHAnsi" w:cstheme="minorBidi"/>
          <w:kern w:val="0"/>
          <w:sz w:val="22"/>
          <w:szCs w:val="22"/>
          <w:lang w:eastAsia="en-US"/>
        </w:rPr>
        <w:t xml:space="preserve"> at</w:t>
      </w:r>
      <m:oMath>
        <m:r>
          <m:rPr>
            <m:sty m:val="p"/>
          </m:rPr>
          <w:rPr>
            <w:rFonts w:ascii="Cambria Math" w:eastAsiaTheme="minorHAnsi" w:hAnsi="Cambria Math" w:cstheme="minorBidi"/>
            <w:kern w:val="0"/>
            <w:sz w:val="22"/>
            <w:szCs w:val="22"/>
            <w:lang w:eastAsia="en-US"/>
          </w:rPr>
          <m:t xml:space="preserve"> 60°</m:t>
        </m:r>
        <m:r>
          <w:rPr>
            <w:rFonts w:ascii="Cambria Math" w:eastAsiaTheme="minorHAnsi" w:hAnsi="Cambria Math" w:cstheme="minorBidi"/>
            <w:kern w:val="0"/>
            <w:sz w:val="22"/>
            <w:szCs w:val="22"/>
            <w:lang w:eastAsia="en-US"/>
          </w:rPr>
          <m:t>C</m:t>
        </m:r>
      </m:oMath>
      <w:r w:rsidR="001959EE" w:rsidRPr="005F611D">
        <w:rPr>
          <w:rFonts w:asciiTheme="minorHAnsi" w:eastAsiaTheme="minorHAnsi" w:hAnsiTheme="minorHAnsi" w:cstheme="minorBidi"/>
          <w:kern w:val="0"/>
          <w:sz w:val="22"/>
          <w:szCs w:val="22"/>
          <w:lang w:eastAsia="en-US"/>
        </w:rPr>
        <w:t>. The variation is described by an exponentially decaying law.</w:t>
      </w:r>
    </w:p>
    <w:p w14:paraId="118E6A55" w14:textId="77777777" w:rsidR="001959EE" w:rsidRDefault="001959EE" w:rsidP="005F611D">
      <w:pPr>
        <w:pStyle w:val="text"/>
        <w:rPr>
          <w:rFonts w:asciiTheme="minorHAnsi" w:eastAsiaTheme="minorHAnsi" w:hAnsiTheme="minorHAnsi" w:cstheme="minorBidi"/>
          <w:kern w:val="0"/>
          <w:sz w:val="22"/>
          <w:szCs w:val="22"/>
          <w:lang w:eastAsia="en-US"/>
        </w:rPr>
      </w:pPr>
      <w:r w:rsidRPr="005F611D">
        <w:rPr>
          <w:rFonts w:asciiTheme="minorHAnsi" w:eastAsiaTheme="minorHAnsi" w:hAnsiTheme="minorHAnsi" w:cstheme="minorBidi"/>
          <w:kern w:val="0"/>
          <w:sz w:val="22"/>
          <w:szCs w:val="22"/>
          <w:lang w:eastAsia="en-US"/>
        </w:rPr>
        <w:t>Only the results for the lower, loaded lobe and for the operating condition with significant thermal effects are shown here. The shaft is considered to have a constant temperature estimated from experiments while adiabatic wall conditions are imposed on the bushing. The computational domain is discretized using 32</w:t>
      </w:r>
      <m:oMath>
        <m:r>
          <m:rPr>
            <m:sty m:val="p"/>
          </m:rPr>
          <w:rPr>
            <w:rFonts w:ascii="Cambria Math" w:eastAsiaTheme="minorHAnsi" w:hAnsi="Cambria Math" w:cstheme="minorBidi"/>
            <w:kern w:val="0"/>
            <w:sz w:val="22"/>
            <w:szCs w:val="22"/>
            <w:lang w:eastAsia="en-US"/>
          </w:rPr>
          <m:t>×</m:t>
        </m:r>
      </m:oMath>
      <w:r w:rsidRPr="005F611D">
        <w:rPr>
          <w:rFonts w:asciiTheme="minorHAnsi" w:eastAsiaTheme="minorHAnsi" w:hAnsiTheme="minorHAnsi" w:cstheme="minorBidi"/>
          <w:kern w:val="0"/>
          <w:sz w:val="22"/>
          <w:szCs w:val="22"/>
          <w:lang w:eastAsia="en-US"/>
        </w:rPr>
        <w:t>16 con</w:t>
      </w:r>
      <w:proofErr w:type="spellStart"/>
      <w:r w:rsidRPr="005F611D">
        <w:rPr>
          <w:rFonts w:asciiTheme="minorHAnsi" w:eastAsiaTheme="minorHAnsi" w:hAnsiTheme="minorHAnsi" w:cstheme="minorBidi"/>
          <w:kern w:val="0"/>
          <w:sz w:val="22"/>
          <w:szCs w:val="22"/>
          <w:lang w:eastAsia="en-US"/>
        </w:rPr>
        <w:t>trol</w:t>
      </w:r>
      <w:proofErr w:type="spellEnd"/>
      <w:r w:rsidRPr="005F611D">
        <w:rPr>
          <w:rFonts w:asciiTheme="minorHAnsi" w:eastAsiaTheme="minorHAnsi" w:hAnsiTheme="minorHAnsi" w:cstheme="minorBidi"/>
          <w:kern w:val="0"/>
          <w:sz w:val="22"/>
          <w:szCs w:val="22"/>
          <w:lang w:eastAsia="en-US"/>
        </w:rPr>
        <w:t xml:space="preserve"> volumes in circumferential and axial directions while 11 Lobatto points are used to describe the temperature variation across the fluid film. </w:t>
      </w:r>
    </w:p>
    <w:p w14:paraId="76417BC8" w14:textId="77777777" w:rsidR="00610AB6" w:rsidRDefault="00610AB6" w:rsidP="005F611D">
      <w:pPr>
        <w:pStyle w:val="text"/>
        <w:rPr>
          <w:rFonts w:asciiTheme="minorHAnsi" w:eastAsiaTheme="minorHAnsi" w:hAnsiTheme="minorHAnsi" w:cstheme="minorBidi"/>
          <w:kern w:val="0"/>
          <w:sz w:val="22"/>
          <w:szCs w:val="22"/>
          <w:lang w:eastAsia="en-US"/>
        </w:rPr>
      </w:pPr>
    </w:p>
    <w:tbl>
      <w:tblPr>
        <w:tblStyle w:val="Grilledutableau"/>
        <w:tblW w:w="942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4A0" w:firstRow="1" w:lastRow="0" w:firstColumn="1" w:lastColumn="0" w:noHBand="0" w:noVBand="1"/>
      </w:tblPr>
      <w:tblGrid>
        <w:gridCol w:w="4979"/>
        <w:gridCol w:w="4444"/>
      </w:tblGrid>
      <w:tr w:rsidR="00610AB6" w14:paraId="2EEF671C" w14:textId="77777777" w:rsidTr="0074117D">
        <w:trPr>
          <w:trHeight w:val="3057"/>
          <w:jc w:val="center"/>
        </w:trPr>
        <w:tc>
          <w:tcPr>
            <w:tcW w:w="4734" w:type="dxa"/>
          </w:tcPr>
          <w:p w14:paraId="3A946008" w14:textId="38F6932D" w:rsidR="00610AB6" w:rsidRPr="00C23484" w:rsidRDefault="00610AB6" w:rsidP="0074117D">
            <w:pPr>
              <w:keepNext/>
              <w:spacing w:line="276" w:lineRule="auto"/>
              <w:ind w:left="-113"/>
            </w:pPr>
            <w:r>
              <w:rPr>
                <w:noProof/>
                <w:lang w:eastAsia="zh-CN"/>
              </w:rPr>
              <w:lastRenderedPageBreak/>
              <w:drawing>
                <wp:inline distT="0" distB="0" distL="0" distR="0" wp14:anchorId="6678FC6A" wp14:editId="1A4ED5EA">
                  <wp:extent cx="3145104" cy="2398852"/>
                  <wp:effectExtent l="0" t="0" r="0" b="0"/>
                  <wp:docPr id="47" name="Graphique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tc>
        <w:tc>
          <w:tcPr>
            <w:tcW w:w="4689" w:type="dxa"/>
          </w:tcPr>
          <w:p w14:paraId="6934F031" w14:textId="10E0D69C" w:rsidR="00610AB6" w:rsidRDefault="00610AB6" w:rsidP="0074117D">
            <w:pPr>
              <w:keepNext/>
              <w:spacing w:line="276" w:lineRule="auto"/>
              <w:ind w:left="-158"/>
              <w:rPr>
                <w:rFonts w:ascii="Times New Roman" w:eastAsia="Times New Roman" w:hAnsi="Times New Roman"/>
                <w:lang w:val="en-US"/>
              </w:rPr>
            </w:pPr>
            <w:r>
              <w:rPr>
                <w:noProof/>
                <w:lang w:eastAsia="zh-CN"/>
              </w:rPr>
              <w:drawing>
                <wp:inline distT="0" distB="0" distL="0" distR="0" wp14:anchorId="1C95C94F" wp14:editId="1421906F">
                  <wp:extent cx="2823210" cy="2398395"/>
                  <wp:effectExtent l="0" t="0" r="0" b="0"/>
                  <wp:docPr id="11" name="Graphique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tc>
      </w:tr>
      <w:tr w:rsidR="00610AB6" w:rsidRPr="00F1019A" w14:paraId="0C696B87" w14:textId="77777777" w:rsidTr="0074117D">
        <w:tblPrEx>
          <w:tblCellMar>
            <w:left w:w="108" w:type="dxa"/>
            <w:right w:w="108" w:type="dxa"/>
          </w:tblCellMar>
        </w:tblPrEx>
        <w:trPr>
          <w:trHeight w:val="439"/>
          <w:jc w:val="center"/>
        </w:trPr>
        <w:tc>
          <w:tcPr>
            <w:tcW w:w="4734" w:type="dxa"/>
            <w:vAlign w:val="center"/>
          </w:tcPr>
          <w:p w14:paraId="315378CF" w14:textId="171C0330" w:rsidR="00610AB6" w:rsidRPr="00610AB6" w:rsidRDefault="00610AB6" w:rsidP="00610AB6">
            <w:pPr>
              <w:pStyle w:val="Lgende"/>
              <w:jc w:val="center"/>
              <w:rPr>
                <w:rFonts w:eastAsiaTheme="minorHAnsi"/>
                <w:i w:val="0"/>
                <w:iCs w:val="0"/>
                <w:color w:val="auto"/>
                <w:sz w:val="22"/>
                <w:szCs w:val="22"/>
                <w:lang w:val="en-US" w:eastAsia="en-US"/>
              </w:rPr>
            </w:pPr>
            <w:bookmarkStart w:id="42" w:name="_Ref482548715"/>
            <w:r w:rsidRPr="00610AB6">
              <w:rPr>
                <w:b/>
                <w:color w:val="000000" w:themeColor="text1"/>
                <w:lang w:val="en-US"/>
              </w:rPr>
              <w:t xml:space="preserve">Figure </w:t>
            </w:r>
            <w:r w:rsidRPr="00610AB6">
              <w:rPr>
                <w:b/>
                <w:color w:val="000000" w:themeColor="text1"/>
                <w:lang w:val="en-US"/>
              </w:rPr>
              <w:fldChar w:fldCharType="begin"/>
            </w:r>
            <w:r w:rsidRPr="00610AB6">
              <w:rPr>
                <w:b/>
                <w:color w:val="000000" w:themeColor="text1"/>
                <w:lang w:val="en-US"/>
              </w:rPr>
              <w:instrText xml:space="preserve"> SEQ Figure \* ARABIC </w:instrText>
            </w:r>
            <w:r w:rsidRPr="00610AB6">
              <w:rPr>
                <w:b/>
                <w:color w:val="000000" w:themeColor="text1"/>
                <w:lang w:val="en-US"/>
              </w:rPr>
              <w:fldChar w:fldCharType="separate"/>
            </w:r>
            <w:r w:rsidR="007E2A97">
              <w:rPr>
                <w:b/>
                <w:noProof/>
                <w:color w:val="000000" w:themeColor="text1"/>
                <w:lang w:val="en-US"/>
              </w:rPr>
              <w:t>39</w:t>
            </w:r>
            <w:r w:rsidRPr="00610AB6">
              <w:rPr>
                <w:b/>
                <w:color w:val="000000" w:themeColor="text1"/>
                <w:lang w:val="en-US"/>
              </w:rPr>
              <w:fldChar w:fldCharType="end"/>
            </w:r>
            <w:bookmarkEnd w:id="42"/>
            <w:r w:rsidRPr="00610AB6">
              <w:rPr>
                <w:b/>
                <w:color w:val="000000" w:themeColor="text1"/>
                <w:lang w:val="en-US"/>
              </w:rPr>
              <w:t>: Comparison of measured pressures and current THD solver (3500 rpm, 6kN load)</w:t>
            </w:r>
          </w:p>
        </w:tc>
        <w:tc>
          <w:tcPr>
            <w:tcW w:w="4689" w:type="dxa"/>
            <w:vAlign w:val="center"/>
          </w:tcPr>
          <w:p w14:paraId="6011229B" w14:textId="5906D5B6" w:rsidR="00610AB6" w:rsidRPr="00610AB6" w:rsidRDefault="00610AB6" w:rsidP="00610AB6">
            <w:pPr>
              <w:pStyle w:val="Lgende"/>
              <w:jc w:val="center"/>
              <w:rPr>
                <w:rFonts w:eastAsiaTheme="minorHAnsi"/>
                <w:i w:val="0"/>
                <w:iCs w:val="0"/>
                <w:color w:val="auto"/>
                <w:sz w:val="22"/>
                <w:szCs w:val="22"/>
                <w:lang w:val="en-US" w:eastAsia="en-US"/>
              </w:rPr>
            </w:pPr>
            <w:bookmarkStart w:id="43" w:name="_Ref482548717"/>
            <w:r w:rsidRPr="00610AB6">
              <w:rPr>
                <w:b/>
                <w:color w:val="000000" w:themeColor="text1"/>
                <w:lang w:val="en-US"/>
              </w:rPr>
              <w:t xml:space="preserve">Figure </w:t>
            </w:r>
            <w:r w:rsidRPr="00610AB6">
              <w:rPr>
                <w:b/>
                <w:color w:val="000000" w:themeColor="text1"/>
                <w:lang w:val="en-US"/>
              </w:rPr>
              <w:fldChar w:fldCharType="begin"/>
            </w:r>
            <w:r w:rsidRPr="00610AB6">
              <w:rPr>
                <w:b/>
                <w:color w:val="000000" w:themeColor="text1"/>
                <w:lang w:val="en-US"/>
              </w:rPr>
              <w:instrText xml:space="preserve"> SEQ Figure \* ARABIC </w:instrText>
            </w:r>
            <w:r w:rsidRPr="00610AB6">
              <w:rPr>
                <w:b/>
                <w:color w:val="000000" w:themeColor="text1"/>
                <w:lang w:val="en-US"/>
              </w:rPr>
              <w:fldChar w:fldCharType="separate"/>
            </w:r>
            <w:r w:rsidR="007E2A97">
              <w:rPr>
                <w:b/>
                <w:noProof/>
                <w:color w:val="000000" w:themeColor="text1"/>
                <w:lang w:val="en-US"/>
              </w:rPr>
              <w:t>40</w:t>
            </w:r>
            <w:r w:rsidRPr="00610AB6">
              <w:rPr>
                <w:b/>
                <w:color w:val="000000" w:themeColor="text1"/>
                <w:lang w:val="en-US"/>
              </w:rPr>
              <w:fldChar w:fldCharType="end"/>
            </w:r>
            <w:bookmarkEnd w:id="43"/>
            <w:r w:rsidRPr="00610AB6">
              <w:rPr>
                <w:b/>
                <w:color w:val="000000" w:themeColor="text1"/>
                <w:lang w:val="en-US"/>
              </w:rPr>
              <w:t>: Comparisons of measured temperatures and current THD solver (3500 rpm, 6kN load)</w:t>
            </w:r>
          </w:p>
        </w:tc>
      </w:tr>
    </w:tbl>
    <w:p w14:paraId="423B4650" w14:textId="68A930FC" w:rsidR="00DB7B8C" w:rsidRPr="00B65CDA" w:rsidRDefault="001959EE" w:rsidP="00AD2EE6">
      <w:pPr>
        <w:jc w:val="both"/>
        <w:rPr>
          <w:lang w:val="en-US"/>
        </w:rPr>
      </w:pPr>
      <w:r w:rsidRPr="005F611D">
        <w:rPr>
          <w:lang w:val="en-US"/>
        </w:rPr>
        <w:fldChar w:fldCharType="begin"/>
      </w:r>
      <w:r w:rsidRPr="001959EE">
        <w:rPr>
          <w:lang w:val="en-US"/>
        </w:rPr>
        <w:instrText xml:space="preserve"> REF _Ref482548715 \h </w:instrText>
      </w:r>
      <w:r w:rsidR="005F611D">
        <w:rPr>
          <w:lang w:val="en-US"/>
        </w:rPr>
        <w:instrText xml:space="preserve"> \* MERGEFORMAT </w:instrText>
      </w:r>
      <w:r w:rsidRPr="005F611D">
        <w:rPr>
          <w:lang w:val="en-US"/>
        </w:rPr>
      </w:r>
      <w:r w:rsidRPr="005F611D">
        <w:rPr>
          <w:lang w:val="en-US"/>
        </w:rPr>
        <w:fldChar w:fldCharType="separate"/>
      </w:r>
      <w:r w:rsidR="007E2A97" w:rsidRPr="007E2A97">
        <w:rPr>
          <w:lang w:val="en-US"/>
        </w:rPr>
        <w:t>Figure 39</w:t>
      </w:r>
      <w:r w:rsidRPr="005F611D">
        <w:rPr>
          <w:lang w:val="en-US"/>
        </w:rPr>
        <w:fldChar w:fldCharType="end"/>
      </w:r>
      <w:r w:rsidRPr="001959EE">
        <w:rPr>
          <w:lang w:val="en-US"/>
        </w:rPr>
        <w:t xml:space="preserve"> and </w:t>
      </w:r>
      <w:r w:rsidRPr="005F611D">
        <w:rPr>
          <w:lang w:val="en-US"/>
        </w:rPr>
        <w:fldChar w:fldCharType="begin"/>
      </w:r>
      <w:r w:rsidRPr="001959EE">
        <w:rPr>
          <w:lang w:val="en-US"/>
        </w:rPr>
        <w:instrText xml:space="preserve"> REF _Ref482548717 \h </w:instrText>
      </w:r>
      <w:r w:rsidR="005F611D">
        <w:rPr>
          <w:lang w:val="en-US"/>
        </w:rPr>
        <w:instrText xml:space="preserve"> \* MERGEFORMAT </w:instrText>
      </w:r>
      <w:r w:rsidRPr="005F611D">
        <w:rPr>
          <w:lang w:val="en-US"/>
        </w:rPr>
      </w:r>
      <w:r w:rsidRPr="005F611D">
        <w:rPr>
          <w:lang w:val="en-US"/>
        </w:rPr>
        <w:fldChar w:fldCharType="separate"/>
      </w:r>
      <w:r w:rsidR="007E2A97" w:rsidRPr="007E2A97">
        <w:rPr>
          <w:lang w:val="en-US"/>
        </w:rPr>
        <w:t>Figure 40</w:t>
      </w:r>
      <w:r w:rsidRPr="005F611D">
        <w:rPr>
          <w:lang w:val="en-US"/>
        </w:rPr>
        <w:fldChar w:fldCharType="end"/>
      </w:r>
      <w:r w:rsidRPr="001959EE">
        <w:rPr>
          <w:lang w:val="en-US"/>
        </w:rPr>
        <w:t xml:space="preserve"> depict the pressure and the temperature variations in the circumferential direction. The predicted pressures show good agreement with the measurements. The predicted temperature shows a reasonable agreement with the measurements and the quality of the prediction could be improved if the thermo-deformation of the bushing is considered and the thermal boundary conditions for the energy equation are refined.</w:t>
      </w:r>
    </w:p>
    <w:p w14:paraId="292A8CD3" w14:textId="5789BC2F" w:rsidR="00AD2EE6" w:rsidRPr="00C93596" w:rsidRDefault="00AD2EE6" w:rsidP="007776D6">
      <w:pPr>
        <w:pStyle w:val="Titre1"/>
        <w:numPr>
          <w:ilvl w:val="0"/>
          <w:numId w:val="7"/>
        </w:numPr>
        <w:rPr>
          <w:lang w:val="fr-FR"/>
        </w:rPr>
      </w:pPr>
      <w:r w:rsidRPr="00C93596">
        <w:rPr>
          <w:lang w:val="fr-FR"/>
        </w:rPr>
        <w:t>Conclusion</w:t>
      </w:r>
      <w:r w:rsidR="00CE37AC" w:rsidRPr="00C93596">
        <w:rPr>
          <w:lang w:val="fr-FR"/>
        </w:rPr>
        <w:t xml:space="preserve"> (</w:t>
      </w:r>
      <w:r w:rsidR="00260C01">
        <w:rPr>
          <w:lang w:val="fr-FR"/>
        </w:rPr>
        <w:t>à faire</w:t>
      </w:r>
      <w:r w:rsidR="00B65CDA" w:rsidRPr="00C93596">
        <w:rPr>
          <w:lang w:val="fr-FR"/>
        </w:rPr>
        <w:t>)</w:t>
      </w:r>
    </w:p>
    <w:p w14:paraId="60694461" w14:textId="77777777" w:rsidR="00AD2EE6" w:rsidRDefault="00AD2EE6" w:rsidP="00AD2EE6">
      <w:pPr>
        <w:jc w:val="both"/>
      </w:pPr>
      <w:r>
        <w:t xml:space="preserve">La méthode d’approximation </w:t>
      </w:r>
      <w:proofErr w:type="spellStart"/>
      <w:r>
        <w:t>Lobbato</w:t>
      </w:r>
      <w:proofErr w:type="spellEnd"/>
      <w:r>
        <w:t xml:space="preserve"> est validée en comparant avec la résolution compète. L’intérêt d’utiliser cette méthode d’approximation </w:t>
      </w:r>
      <w:proofErr w:type="spellStart"/>
      <w:r>
        <w:t>Lobbato</w:t>
      </w:r>
      <w:proofErr w:type="spellEnd"/>
      <w:r>
        <w:t xml:space="preserve"> est justifié. Pour une seule résolution, la méthode </w:t>
      </w:r>
      <w:proofErr w:type="spellStart"/>
      <w:r>
        <w:t>Lobbato</w:t>
      </w:r>
      <w:proofErr w:type="spellEnd"/>
      <w:r>
        <w:t xml:space="preserve"> peut aller 10 fois plus rapide par rapport la méthode classique avec un maillage 81*161. En plus, cette méthode d’approximation devient plus avantageuse lors la résolution de l’équation de l’énergie pour plusieurs fois après couplage avec l’équation de Reynolds. </w:t>
      </w:r>
    </w:p>
    <w:p w14:paraId="41713340" w14:textId="77777777" w:rsidR="00AD2EE6" w:rsidRDefault="00AD2EE6" w:rsidP="00AD2EE6">
      <w:pPr>
        <w:jc w:val="both"/>
      </w:pPr>
      <w:r>
        <w:t xml:space="preserve">Cependant, quand la configuration géométrique devient extrême, il nécessite de plus de points </w:t>
      </w:r>
      <w:proofErr w:type="spellStart"/>
      <w:r>
        <w:t>Lobbato</w:t>
      </w:r>
      <w:proofErr w:type="spellEnd"/>
      <w:r>
        <w:t xml:space="preserve"> pour approximer la distribution de la température. En outre, le choix des conditions limite de type </w:t>
      </w:r>
      <w:proofErr w:type="spellStart"/>
      <w:r w:rsidRPr="00414024">
        <w:t>Dericlet</w:t>
      </w:r>
      <w:proofErr w:type="spellEnd"/>
      <w:r>
        <w:t xml:space="preserve"> et </w:t>
      </w:r>
      <w:proofErr w:type="spellStart"/>
      <w:r>
        <w:t>Newmenn</w:t>
      </w:r>
      <w:proofErr w:type="spellEnd"/>
      <w:r>
        <w:t xml:space="preserve"> est aussi implanté dans le script de calcul en se basant sur la méthode </w:t>
      </w:r>
      <w:proofErr w:type="spellStart"/>
      <w:r>
        <w:t>Lobbato</w:t>
      </w:r>
      <w:proofErr w:type="spellEnd"/>
      <w:r>
        <w:t>.</w:t>
      </w:r>
    </w:p>
    <w:p w14:paraId="2EC7FB50" w14:textId="77777777" w:rsidR="00AD2EE6" w:rsidRDefault="00AD2EE6" w:rsidP="00AD2EE6">
      <w:pPr>
        <w:jc w:val="both"/>
      </w:pPr>
    </w:p>
    <w:p w14:paraId="18D6B30E" w14:textId="77777777" w:rsidR="005C5A13" w:rsidRDefault="005C5A13" w:rsidP="005C5A13">
      <w:pPr>
        <w:pStyle w:val="Titre1"/>
        <w:keepNext/>
        <w:widowControl w:val="0"/>
        <w:spacing w:beforeLines="100" w:before="240" w:afterLines="50" w:line="240" w:lineRule="auto"/>
        <w:rPr>
          <w:rFonts w:eastAsia="MS Mincho"/>
        </w:rPr>
      </w:pPr>
      <w:r>
        <w:t>References</w:t>
      </w:r>
    </w:p>
    <w:p w14:paraId="49613B50" w14:textId="54AFAE3E" w:rsidR="005C5A13" w:rsidRPr="00094654" w:rsidRDefault="005C5A13" w:rsidP="00DF5480">
      <w:pPr>
        <w:pStyle w:val="Referencelist"/>
        <w:spacing w:line="276" w:lineRule="auto"/>
        <w:jc w:val="both"/>
        <w:rPr>
          <w:rFonts w:asciiTheme="minorHAnsi" w:hAnsiTheme="minorHAnsi"/>
          <w:sz w:val="22"/>
        </w:rPr>
      </w:pPr>
      <w:bookmarkStart w:id="44" w:name="_Ref478547573"/>
      <w:bookmarkStart w:id="45" w:name="_Ref482610468"/>
      <w:r w:rsidRPr="00094654">
        <w:rPr>
          <w:rFonts w:asciiTheme="minorHAnsi" w:hAnsiTheme="minorHAnsi"/>
          <w:sz w:val="22"/>
        </w:rPr>
        <w:t>Elrod HG. “Efficient numerical method for computation of thermo hydrodynamics of laminar lubricating films”, Technical report, NASA Lewis Research Center, 1989.</w:t>
      </w:r>
      <w:bookmarkEnd w:id="44"/>
      <w:bookmarkEnd w:id="45"/>
    </w:p>
    <w:p w14:paraId="322D42FB" w14:textId="71BAEC47" w:rsidR="005C5A13" w:rsidRPr="00094654" w:rsidRDefault="005C5A13" w:rsidP="00DF5480">
      <w:pPr>
        <w:pStyle w:val="Referencelist"/>
        <w:spacing w:line="276" w:lineRule="auto"/>
        <w:jc w:val="both"/>
        <w:rPr>
          <w:rFonts w:asciiTheme="minorHAnsi" w:hAnsiTheme="minorHAnsi" w:cs="Times New Roman"/>
          <w:sz w:val="22"/>
        </w:rPr>
      </w:pPr>
      <w:bookmarkStart w:id="46" w:name="_Ref478547597"/>
      <w:r w:rsidRPr="00094654">
        <w:rPr>
          <w:rFonts w:asciiTheme="minorHAnsi" w:hAnsiTheme="minorHAnsi"/>
          <w:sz w:val="22"/>
        </w:rPr>
        <w:t>Moraru LE. “Numerical prediction and measurements in the lubrication of aeronautical engine and transmission components” [</w:t>
      </w:r>
      <w:proofErr w:type="spellStart"/>
      <w:r w:rsidRPr="00094654">
        <w:rPr>
          <w:rFonts w:asciiTheme="minorHAnsi" w:hAnsiTheme="minorHAnsi"/>
          <w:sz w:val="22"/>
        </w:rPr>
        <w:t>PhD.thesis</w:t>
      </w:r>
      <w:proofErr w:type="spellEnd"/>
      <w:r w:rsidRPr="00094654">
        <w:rPr>
          <w:rFonts w:asciiTheme="minorHAnsi" w:hAnsiTheme="minorHAnsi"/>
          <w:sz w:val="22"/>
        </w:rPr>
        <w:t>]. University of Toledo, 2005.</w:t>
      </w:r>
      <w:bookmarkEnd w:id="46"/>
    </w:p>
    <w:p w14:paraId="0D6F65A3" w14:textId="368DE7C4" w:rsidR="005C5A13" w:rsidRPr="00094654" w:rsidRDefault="005C5A13" w:rsidP="00DF5480">
      <w:pPr>
        <w:pStyle w:val="Referencelist"/>
        <w:spacing w:line="276" w:lineRule="auto"/>
        <w:jc w:val="both"/>
        <w:rPr>
          <w:rFonts w:asciiTheme="minorHAnsi" w:hAnsiTheme="minorHAnsi" w:cs="Times New Roman"/>
          <w:sz w:val="22"/>
        </w:rPr>
      </w:pPr>
      <w:bookmarkStart w:id="47" w:name="_Ref478547642"/>
      <w:r w:rsidRPr="00094654">
        <w:rPr>
          <w:rFonts w:asciiTheme="minorHAnsi" w:hAnsiTheme="minorHAnsi"/>
          <w:sz w:val="22"/>
        </w:rPr>
        <w:t>Feng K, Kaneko S. “</w:t>
      </w:r>
      <w:proofErr w:type="spellStart"/>
      <w:r w:rsidRPr="00094654">
        <w:rPr>
          <w:rFonts w:asciiTheme="minorHAnsi" w:hAnsiTheme="minorHAnsi"/>
          <w:sz w:val="22"/>
        </w:rPr>
        <w:t>Thermohydrodynamic</w:t>
      </w:r>
      <w:proofErr w:type="spellEnd"/>
      <w:r w:rsidRPr="00094654">
        <w:rPr>
          <w:rFonts w:asciiTheme="minorHAnsi" w:hAnsiTheme="minorHAnsi"/>
          <w:sz w:val="22"/>
        </w:rPr>
        <w:t xml:space="preserve"> study of </w:t>
      </w:r>
      <w:proofErr w:type="spellStart"/>
      <w:r w:rsidRPr="00094654">
        <w:rPr>
          <w:rFonts w:asciiTheme="minorHAnsi" w:hAnsiTheme="minorHAnsi"/>
          <w:sz w:val="22"/>
        </w:rPr>
        <w:t>multiwound</w:t>
      </w:r>
      <w:proofErr w:type="spellEnd"/>
      <w:r w:rsidRPr="00094654">
        <w:rPr>
          <w:rFonts w:asciiTheme="minorHAnsi" w:hAnsiTheme="minorHAnsi"/>
          <w:sz w:val="22"/>
        </w:rPr>
        <w:t xml:space="preserve"> foil bearing using Lobatto point quadrature”, ASME Journal of Tribology, Vol.131, April 2009</w:t>
      </w:r>
      <w:bookmarkEnd w:id="47"/>
    </w:p>
    <w:p w14:paraId="059AD883" w14:textId="7F9D59E0" w:rsidR="005C5A13" w:rsidRPr="00094654" w:rsidRDefault="005C5A13" w:rsidP="00DF5480">
      <w:pPr>
        <w:pStyle w:val="Referencelist"/>
        <w:spacing w:line="276" w:lineRule="auto"/>
        <w:jc w:val="both"/>
        <w:rPr>
          <w:rFonts w:asciiTheme="minorHAnsi" w:hAnsiTheme="minorHAnsi" w:cs="Times New Roman"/>
          <w:sz w:val="22"/>
        </w:rPr>
      </w:pPr>
      <w:bookmarkStart w:id="48" w:name="_Ref482546204"/>
      <w:r w:rsidRPr="00094654">
        <w:rPr>
          <w:rFonts w:asciiTheme="minorHAnsi" w:hAnsiTheme="minorHAnsi" w:cs="Times New Roman"/>
          <w:sz w:val="22"/>
        </w:rPr>
        <w:t>Elrod HG, “A cavitation algorithm”, ASME Journal of Lubrication Technology, 1981, Vol. 103, pp.350-354</w:t>
      </w:r>
      <w:bookmarkEnd w:id="48"/>
    </w:p>
    <w:p w14:paraId="2070D935" w14:textId="5A53E868" w:rsidR="005C5A13" w:rsidRPr="00094654" w:rsidRDefault="005C5A13" w:rsidP="00DF5480">
      <w:pPr>
        <w:pStyle w:val="Referencelist"/>
        <w:spacing w:line="276" w:lineRule="auto"/>
        <w:jc w:val="both"/>
        <w:rPr>
          <w:rFonts w:asciiTheme="minorHAnsi" w:hAnsiTheme="minorHAnsi" w:cs="Times New Roman"/>
          <w:sz w:val="22"/>
        </w:rPr>
      </w:pPr>
      <w:bookmarkStart w:id="49" w:name="_Ref478550005"/>
      <w:proofErr w:type="spellStart"/>
      <w:r w:rsidRPr="00094654">
        <w:rPr>
          <w:rFonts w:asciiTheme="minorHAnsi" w:hAnsiTheme="minorHAnsi"/>
          <w:sz w:val="22"/>
        </w:rPr>
        <w:t>Woloszynski</w:t>
      </w:r>
      <w:proofErr w:type="spellEnd"/>
      <w:r w:rsidRPr="00094654">
        <w:rPr>
          <w:rFonts w:asciiTheme="minorHAnsi" w:hAnsiTheme="minorHAnsi"/>
          <w:sz w:val="22"/>
        </w:rPr>
        <w:t xml:space="preserve"> T, </w:t>
      </w:r>
      <w:proofErr w:type="spellStart"/>
      <w:r w:rsidRPr="00094654">
        <w:rPr>
          <w:rFonts w:asciiTheme="minorHAnsi" w:hAnsiTheme="minorHAnsi" w:cs="AdvPTimesB"/>
          <w:sz w:val="22"/>
        </w:rPr>
        <w:t>Podsiadlo</w:t>
      </w:r>
      <w:proofErr w:type="spellEnd"/>
      <w:r w:rsidRPr="00094654">
        <w:rPr>
          <w:rFonts w:asciiTheme="minorHAnsi" w:hAnsiTheme="minorHAnsi"/>
          <w:sz w:val="22"/>
        </w:rPr>
        <w:t xml:space="preserve"> P, </w:t>
      </w:r>
      <w:proofErr w:type="spellStart"/>
      <w:r w:rsidRPr="00094654">
        <w:rPr>
          <w:rFonts w:asciiTheme="minorHAnsi" w:hAnsiTheme="minorHAnsi"/>
          <w:sz w:val="22"/>
        </w:rPr>
        <w:t>Stachowiak</w:t>
      </w:r>
      <w:proofErr w:type="spellEnd"/>
      <w:r w:rsidRPr="00094654">
        <w:rPr>
          <w:rFonts w:asciiTheme="minorHAnsi" w:hAnsiTheme="minorHAnsi"/>
          <w:sz w:val="22"/>
        </w:rPr>
        <w:t xml:space="preserve"> GW, “Efficient Solution to the Cavitation Problem in Hydrodynamic”, Tribology Letters, Springer, 2015</w:t>
      </w:r>
      <w:bookmarkEnd w:id="49"/>
    </w:p>
    <w:p w14:paraId="244981E6" w14:textId="516D44EE" w:rsidR="005C5A13" w:rsidRPr="00094654" w:rsidRDefault="005C5A13" w:rsidP="00DF5480">
      <w:pPr>
        <w:pStyle w:val="Referencelist"/>
        <w:spacing w:line="276" w:lineRule="auto"/>
        <w:jc w:val="both"/>
        <w:rPr>
          <w:rFonts w:asciiTheme="minorHAnsi" w:hAnsiTheme="minorHAnsi" w:cs="Times New Roman"/>
          <w:sz w:val="22"/>
          <w:lang w:val="fr-FR"/>
        </w:rPr>
      </w:pPr>
      <w:bookmarkStart w:id="50" w:name="_Ref482546673"/>
      <w:r w:rsidRPr="00094654">
        <w:rPr>
          <w:rFonts w:asciiTheme="minorHAnsi" w:hAnsiTheme="minorHAnsi" w:cs="Times New Roman"/>
          <w:sz w:val="22"/>
          <w:lang w:val="fr-FR"/>
        </w:rPr>
        <w:lastRenderedPageBreak/>
        <w:t xml:space="preserve">D. Bonneau, A. </w:t>
      </w:r>
      <w:proofErr w:type="spellStart"/>
      <w:r w:rsidRPr="00094654">
        <w:rPr>
          <w:rFonts w:asciiTheme="minorHAnsi" w:hAnsiTheme="minorHAnsi" w:cs="Times New Roman"/>
          <w:sz w:val="22"/>
          <w:lang w:val="fr-FR"/>
        </w:rPr>
        <w:t>Fatu</w:t>
      </w:r>
      <w:proofErr w:type="spellEnd"/>
      <w:r w:rsidRPr="00094654">
        <w:rPr>
          <w:rFonts w:asciiTheme="minorHAnsi" w:hAnsiTheme="minorHAnsi" w:cs="Times New Roman"/>
          <w:sz w:val="22"/>
          <w:lang w:val="fr-FR"/>
        </w:rPr>
        <w:t>, D. Souchet, “Paliers hydrodynamiques1 and 2, équations, modèles numériques isothermes et lubrification mixte, Lavoisier, Paris, 2011</w:t>
      </w:r>
      <w:bookmarkEnd w:id="50"/>
    </w:p>
    <w:p w14:paraId="4900F677" w14:textId="2A73E8EC" w:rsidR="00E5206A" w:rsidRPr="00112526" w:rsidRDefault="005C5A13" w:rsidP="0054711C">
      <w:pPr>
        <w:pStyle w:val="Referencelist"/>
        <w:spacing w:line="276" w:lineRule="auto"/>
        <w:jc w:val="both"/>
        <w:rPr>
          <w:rFonts w:asciiTheme="minorHAnsi" w:hAnsiTheme="minorHAnsi" w:cs="Times New Roman"/>
          <w:sz w:val="22"/>
          <w:lang w:val="fr-FR"/>
        </w:rPr>
      </w:pPr>
      <w:bookmarkStart w:id="51" w:name="_Ref482548692"/>
      <w:proofErr w:type="spellStart"/>
      <w:r w:rsidRPr="00094654">
        <w:rPr>
          <w:rFonts w:asciiTheme="minorHAnsi" w:hAnsiTheme="minorHAnsi"/>
          <w:sz w:val="22"/>
          <w:lang w:val="fr-FR"/>
        </w:rPr>
        <w:t>Giraudeau.C</w:t>
      </w:r>
      <w:proofErr w:type="spellEnd"/>
      <w:r w:rsidRPr="00094654">
        <w:rPr>
          <w:rFonts w:asciiTheme="minorHAnsi" w:hAnsiTheme="minorHAnsi"/>
          <w:sz w:val="22"/>
          <w:lang w:val="fr-FR"/>
        </w:rPr>
        <w:t xml:space="preserve">, “Influence des discontinuités géométriques sur les performances des paliers en régime </w:t>
      </w:r>
      <w:proofErr w:type="spellStart"/>
      <w:r w:rsidRPr="00094654">
        <w:rPr>
          <w:rFonts w:asciiTheme="minorHAnsi" w:hAnsiTheme="minorHAnsi"/>
          <w:sz w:val="22"/>
          <w:lang w:val="fr-FR"/>
        </w:rPr>
        <w:t>thermoélastohydrodynamique</w:t>
      </w:r>
      <w:proofErr w:type="spellEnd"/>
      <w:r w:rsidRPr="00094654">
        <w:rPr>
          <w:rFonts w:asciiTheme="minorHAnsi" w:hAnsiTheme="minorHAnsi"/>
          <w:sz w:val="22"/>
          <w:lang w:val="fr-FR"/>
        </w:rPr>
        <w:t xml:space="preserve"> (TEHD) ” [</w:t>
      </w:r>
      <w:proofErr w:type="spellStart"/>
      <w:r w:rsidRPr="00094654">
        <w:rPr>
          <w:rFonts w:asciiTheme="minorHAnsi" w:hAnsiTheme="minorHAnsi"/>
          <w:sz w:val="22"/>
          <w:lang w:val="fr-FR"/>
        </w:rPr>
        <w:t>PhD.thesis</w:t>
      </w:r>
      <w:proofErr w:type="spellEnd"/>
      <w:r w:rsidRPr="00094654">
        <w:rPr>
          <w:rFonts w:asciiTheme="minorHAnsi" w:hAnsiTheme="minorHAnsi"/>
          <w:sz w:val="22"/>
          <w:lang w:val="fr-FR"/>
        </w:rPr>
        <w:t xml:space="preserve">], </w:t>
      </w:r>
      <w:proofErr w:type="spellStart"/>
      <w:r w:rsidRPr="00094654">
        <w:rPr>
          <w:rFonts w:asciiTheme="minorHAnsi" w:hAnsiTheme="minorHAnsi"/>
          <w:sz w:val="22"/>
          <w:lang w:val="fr-FR"/>
        </w:rPr>
        <w:t>University</w:t>
      </w:r>
      <w:proofErr w:type="spellEnd"/>
      <w:r w:rsidRPr="00094654">
        <w:rPr>
          <w:rFonts w:asciiTheme="minorHAnsi" w:hAnsiTheme="minorHAnsi"/>
          <w:sz w:val="22"/>
          <w:lang w:val="fr-FR"/>
        </w:rPr>
        <w:t xml:space="preserve"> de Poitiers, 2016.</w:t>
      </w:r>
      <w:bookmarkEnd w:id="51"/>
    </w:p>
    <w:p w14:paraId="5B424D0E" w14:textId="2F723663" w:rsidR="00112526" w:rsidRPr="00002905" w:rsidRDefault="00112526" w:rsidP="0054711C">
      <w:pPr>
        <w:pStyle w:val="Referencelist"/>
        <w:spacing w:line="276" w:lineRule="auto"/>
        <w:jc w:val="both"/>
        <w:rPr>
          <w:rFonts w:asciiTheme="minorHAnsi" w:hAnsiTheme="minorHAnsi" w:cs="Times New Roman"/>
          <w:sz w:val="22"/>
          <w:lang w:val="fr-FR"/>
        </w:rPr>
      </w:pPr>
    </w:p>
    <w:sectPr w:rsidR="00112526" w:rsidRPr="0000290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05C080" w14:textId="77777777" w:rsidR="00CF406E" w:rsidRDefault="00CF406E" w:rsidP="00532CBA">
      <w:pPr>
        <w:spacing w:after="0" w:line="240" w:lineRule="auto"/>
      </w:pPr>
      <w:r>
        <w:separator/>
      </w:r>
    </w:p>
  </w:endnote>
  <w:endnote w:type="continuationSeparator" w:id="0">
    <w:p w14:paraId="7C16CFF3" w14:textId="77777777" w:rsidR="00CF406E" w:rsidRDefault="00CF406E" w:rsidP="00532C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AdvPTimesB">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0BB589" w14:textId="77777777" w:rsidR="00CF406E" w:rsidRDefault="00CF406E" w:rsidP="00532CBA">
      <w:pPr>
        <w:spacing w:after="0" w:line="240" w:lineRule="auto"/>
      </w:pPr>
      <w:r>
        <w:separator/>
      </w:r>
    </w:p>
  </w:footnote>
  <w:footnote w:type="continuationSeparator" w:id="0">
    <w:p w14:paraId="2C4365F4" w14:textId="77777777" w:rsidR="00CF406E" w:rsidRDefault="00CF406E" w:rsidP="00532CBA">
      <w:pPr>
        <w:spacing w:after="0" w:line="240" w:lineRule="auto"/>
      </w:pPr>
      <w:r>
        <w:continuationSeparator/>
      </w:r>
    </w:p>
  </w:footnote>
  <w:footnote w:id="1">
    <w:p w14:paraId="0AF94C70" w14:textId="77777777" w:rsidR="00CF406E" w:rsidRPr="00532CBA" w:rsidRDefault="00CF406E" w:rsidP="00532CBA">
      <w:pPr>
        <w:pStyle w:val="Notedebasdepage"/>
        <w:rPr>
          <w:lang w:val="en-US"/>
        </w:rPr>
      </w:pPr>
      <w:r>
        <w:rPr>
          <w:rStyle w:val="Appelnotedebasdep"/>
        </w:rPr>
        <w:footnoteRef/>
      </w:r>
      <w:r w:rsidRPr="00532CBA">
        <w:rPr>
          <w:lang w:val="en-US"/>
        </w:rPr>
        <w:t xml:space="preserve"> This is equivalent to monitoring the </w:t>
      </w:r>
      <w:r>
        <w:rPr>
          <w:lang w:val="en-US"/>
        </w:rPr>
        <w:t>wall heat fluxes</w:t>
      </w:r>
      <w:r w:rsidRPr="00532CBA">
        <w:rPr>
          <w:lang w:val="en-US"/>
        </w:rP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2A1D16"/>
    <w:multiLevelType w:val="hybridMultilevel"/>
    <w:tmpl w:val="1466F31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4831F93"/>
    <w:multiLevelType w:val="hybridMultilevel"/>
    <w:tmpl w:val="3F843026"/>
    <w:lvl w:ilvl="0" w:tplc="D10E9180">
      <w:start w:val="1"/>
      <w:numFmt w:val="decimal"/>
      <w:lvlText w:val="%1"/>
      <w:lvlJc w:val="left"/>
      <w:pPr>
        <w:ind w:left="1065" w:hanging="705"/>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92354B5"/>
    <w:multiLevelType w:val="hybridMultilevel"/>
    <w:tmpl w:val="E32CC652"/>
    <w:lvl w:ilvl="0" w:tplc="D10E9180">
      <w:start w:val="1"/>
      <w:numFmt w:val="decimal"/>
      <w:lvlText w:val="%1"/>
      <w:lvlJc w:val="left"/>
      <w:pPr>
        <w:ind w:left="1065" w:hanging="705"/>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D5B41A6"/>
    <w:multiLevelType w:val="multilevel"/>
    <w:tmpl w:val="3F9E1E4E"/>
    <w:styleLink w:val="Style1"/>
    <w:lvl w:ilvl="0">
      <w:start w:val="1"/>
      <w:numFmt w:val="decimal"/>
      <w:lvlText w:val="Eq.%1"/>
      <w:lvlJc w:val="left"/>
      <w:pPr>
        <w:ind w:left="0" w:firstLine="0"/>
      </w:pPr>
      <w:rPr>
        <w:rFonts w:ascii="Times New Roman" w:hAnsi="Times New Roman" w:hint="default"/>
        <w:color w:val="auto"/>
        <w:sz w:val="22"/>
      </w:rPr>
    </w:lvl>
    <w:lvl w:ilvl="1">
      <w:start w:val="1"/>
      <w:numFmt w:val="decimal"/>
      <w:lvlText w:val="Eq.%1-%2"/>
      <w:lvlJc w:val="left"/>
      <w:pPr>
        <w:ind w:left="0" w:firstLine="0"/>
      </w:pPr>
      <w:rPr>
        <w:rFonts w:ascii="Times New Roman" w:hAnsi="Times New Roman" w:hint="default"/>
        <w:sz w:val="22"/>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 w15:restartNumberingAfterBreak="0">
    <w:nsid w:val="33BE411A"/>
    <w:multiLevelType w:val="multilevel"/>
    <w:tmpl w:val="3F9E1E4E"/>
    <w:numStyleLink w:val="Style1"/>
  </w:abstractNum>
  <w:abstractNum w:abstractNumId="5" w15:restartNumberingAfterBreak="0">
    <w:nsid w:val="42201827"/>
    <w:multiLevelType w:val="hybridMultilevel"/>
    <w:tmpl w:val="66EA7D84"/>
    <w:lvl w:ilvl="0" w:tplc="D10E9180">
      <w:start w:val="1"/>
      <w:numFmt w:val="decimal"/>
      <w:lvlText w:val="%1"/>
      <w:lvlJc w:val="left"/>
      <w:pPr>
        <w:ind w:left="1065" w:hanging="705"/>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50B0BB8"/>
    <w:multiLevelType w:val="hybridMultilevel"/>
    <w:tmpl w:val="6E2E69E8"/>
    <w:lvl w:ilvl="0" w:tplc="D10E9180">
      <w:start w:val="1"/>
      <w:numFmt w:val="decimal"/>
      <w:lvlText w:val="%1"/>
      <w:lvlJc w:val="left"/>
      <w:pPr>
        <w:ind w:left="1065" w:hanging="705"/>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15A407D"/>
    <w:multiLevelType w:val="hybridMultilevel"/>
    <w:tmpl w:val="BADC0BD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62C2FB3"/>
    <w:multiLevelType w:val="hybridMultilevel"/>
    <w:tmpl w:val="3B6E3EC6"/>
    <w:lvl w:ilvl="0" w:tplc="0E04F832">
      <w:start w:val="1"/>
      <w:numFmt w:val="decimal"/>
      <w:pStyle w:val="Referencelist"/>
      <w:lvlText w:val="[%1]"/>
      <w:lvlJc w:val="left"/>
      <w:pPr>
        <w:tabs>
          <w:tab w:val="num" w:pos="454"/>
        </w:tabs>
        <w:ind w:left="454" w:hanging="454"/>
      </w:pPr>
      <w:rPr>
        <w:rFonts w:ascii="Times New Roman" w:hAnsi="Times New Roman" w:hint="default"/>
        <w:sz w:val="20"/>
        <w:szCs w:val="20"/>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9" w15:restartNumberingAfterBreak="0">
    <w:nsid w:val="577F6A4E"/>
    <w:multiLevelType w:val="hybridMultilevel"/>
    <w:tmpl w:val="0018DF88"/>
    <w:lvl w:ilvl="0" w:tplc="040C0001">
      <w:start w:val="1"/>
      <w:numFmt w:val="bullet"/>
      <w:lvlText w:val=""/>
      <w:lvlJc w:val="left"/>
      <w:pPr>
        <w:ind w:left="770" w:hanging="360"/>
      </w:pPr>
      <w:rPr>
        <w:rFonts w:ascii="Symbol" w:hAnsi="Symbol" w:hint="default"/>
      </w:rPr>
    </w:lvl>
    <w:lvl w:ilvl="1" w:tplc="040C0003">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abstractNum w:abstractNumId="10" w15:restartNumberingAfterBreak="0">
    <w:nsid w:val="580914A5"/>
    <w:multiLevelType w:val="hybridMultilevel"/>
    <w:tmpl w:val="D53AAD00"/>
    <w:lvl w:ilvl="0" w:tplc="61461A8C">
      <w:start w:val="1"/>
      <w:numFmt w:val="decimal"/>
      <w:lvlText w:val="(%1)"/>
      <w:lvlJc w:val="center"/>
      <w:pPr>
        <w:ind w:left="57" w:firstLine="56"/>
      </w:pPr>
      <w:rPr>
        <w:rFonts w:ascii="Times New Roman" w:hAnsi="Times New Roman" w:cs="Times New Roman" w:hint="default"/>
        <w:sz w:val="20"/>
        <w:szCs w:val="2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C500E01"/>
    <w:multiLevelType w:val="hybridMultilevel"/>
    <w:tmpl w:val="D1BA721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74DA22C9"/>
    <w:multiLevelType w:val="hybridMultilevel"/>
    <w:tmpl w:val="5F02453A"/>
    <w:lvl w:ilvl="0" w:tplc="D10E9180">
      <w:start w:val="1"/>
      <w:numFmt w:val="decimal"/>
      <w:lvlText w:val="%1"/>
      <w:lvlJc w:val="left"/>
      <w:pPr>
        <w:ind w:left="1065" w:hanging="705"/>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768C24E9"/>
    <w:multiLevelType w:val="hybridMultilevel"/>
    <w:tmpl w:val="BADC0BD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1"/>
  </w:num>
  <w:num w:numId="2">
    <w:abstractNumId w:val="13"/>
  </w:num>
  <w:num w:numId="3">
    <w:abstractNumId w:val="0"/>
  </w:num>
  <w:num w:numId="4">
    <w:abstractNumId w:val="9"/>
  </w:num>
  <w:num w:numId="5">
    <w:abstractNumId w:val="4"/>
    <w:lvlOverride w:ilvl="0">
      <w:lvl w:ilvl="0">
        <w:start w:val="1"/>
        <w:numFmt w:val="decimal"/>
        <w:lvlText w:val="Eq.%1"/>
        <w:lvlJc w:val="left"/>
        <w:pPr>
          <w:ind w:left="0" w:firstLine="0"/>
        </w:pPr>
        <w:rPr>
          <w:rFonts w:ascii="Times New Roman" w:hAnsi="Times New Roman" w:hint="default"/>
          <w:b w:val="0"/>
          <w:color w:val="auto"/>
          <w:sz w:val="22"/>
        </w:rPr>
      </w:lvl>
    </w:lvlOverride>
    <w:lvlOverride w:ilvl="1">
      <w:lvl w:ilvl="1">
        <w:start w:val="1"/>
        <w:numFmt w:val="decimal"/>
        <w:lvlText w:val="Eq.%1-%2"/>
        <w:lvlJc w:val="left"/>
        <w:pPr>
          <w:ind w:left="0" w:firstLine="0"/>
        </w:pPr>
        <w:rPr>
          <w:rFonts w:ascii="Times New Roman" w:hAnsi="Times New Roman" w:hint="default"/>
          <w:sz w:val="22"/>
        </w:rPr>
      </w:lvl>
    </w:lvlOverride>
    <w:lvlOverride w:ilvl="2">
      <w:lvl w:ilvl="2">
        <w:start w:val="1"/>
        <w:numFmt w:val="lowerRoman"/>
        <w:lvlText w:val="%3)"/>
        <w:lvlJc w:val="left"/>
        <w:pPr>
          <w:ind w:left="0" w:firstLine="0"/>
        </w:pPr>
        <w:rPr>
          <w:rFonts w:hint="default"/>
        </w:rPr>
      </w:lvl>
    </w:lvlOverride>
    <w:lvlOverride w:ilvl="3">
      <w:lvl w:ilvl="3">
        <w:start w:val="1"/>
        <w:numFmt w:val="decimal"/>
        <w:lvlText w:val="(%4)"/>
        <w:lvlJc w:val="left"/>
        <w:pPr>
          <w:ind w:left="0" w:firstLine="0"/>
        </w:pPr>
        <w:rPr>
          <w:rFonts w:hint="default"/>
        </w:rPr>
      </w:lvl>
    </w:lvlOverride>
    <w:lvlOverride w:ilvl="4">
      <w:lvl w:ilvl="4">
        <w:start w:val="1"/>
        <w:numFmt w:val="lowerLetter"/>
        <w:lvlText w:val="(%5)"/>
        <w:lvlJc w:val="left"/>
        <w:pPr>
          <w:ind w:left="0" w:firstLine="0"/>
        </w:pPr>
        <w:rPr>
          <w:rFonts w:hint="default"/>
        </w:rPr>
      </w:lvl>
    </w:lvlOverride>
    <w:lvlOverride w:ilvl="5">
      <w:lvl w:ilvl="5">
        <w:start w:val="1"/>
        <w:numFmt w:val="lowerRoman"/>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6">
    <w:abstractNumId w:val="3"/>
  </w:num>
  <w:num w:numId="7">
    <w:abstractNumId w:val="5"/>
  </w:num>
  <w:num w:numId="8">
    <w:abstractNumId w:val="6"/>
  </w:num>
  <w:num w:numId="9">
    <w:abstractNumId w:val="8"/>
  </w:num>
  <w:num w:numId="10">
    <w:abstractNumId w:val="2"/>
  </w:num>
  <w:num w:numId="11">
    <w:abstractNumId w:val="10"/>
  </w:num>
  <w:num w:numId="12">
    <w:abstractNumId w:val="7"/>
  </w:num>
  <w:num w:numId="13">
    <w:abstractNumId w:val="12"/>
  </w:num>
  <w:num w:numId="14">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ZHANG Silun">
    <w15:presenceInfo w15:providerId="AD" w15:userId="S-1-5-21-2415383333-406384120-3540199839-7597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4E5E"/>
    <w:rsid w:val="00000AC9"/>
    <w:rsid w:val="00000AEF"/>
    <w:rsid w:val="00002905"/>
    <w:rsid w:val="00002FFB"/>
    <w:rsid w:val="000032AC"/>
    <w:rsid w:val="00003AD7"/>
    <w:rsid w:val="000133B9"/>
    <w:rsid w:val="000136ED"/>
    <w:rsid w:val="00017A4E"/>
    <w:rsid w:val="00017BB2"/>
    <w:rsid w:val="00020BBE"/>
    <w:rsid w:val="00024146"/>
    <w:rsid w:val="00032107"/>
    <w:rsid w:val="00036454"/>
    <w:rsid w:val="00046095"/>
    <w:rsid w:val="00050C32"/>
    <w:rsid w:val="000607E2"/>
    <w:rsid w:val="000710D6"/>
    <w:rsid w:val="00072866"/>
    <w:rsid w:val="000728B2"/>
    <w:rsid w:val="000779A5"/>
    <w:rsid w:val="0008600B"/>
    <w:rsid w:val="0009124F"/>
    <w:rsid w:val="00091F22"/>
    <w:rsid w:val="000924D2"/>
    <w:rsid w:val="0009266F"/>
    <w:rsid w:val="0009394C"/>
    <w:rsid w:val="000939B1"/>
    <w:rsid w:val="00094654"/>
    <w:rsid w:val="000968D1"/>
    <w:rsid w:val="000A1964"/>
    <w:rsid w:val="000A1B76"/>
    <w:rsid w:val="000A21D8"/>
    <w:rsid w:val="000A2F80"/>
    <w:rsid w:val="000A425D"/>
    <w:rsid w:val="000B1E8F"/>
    <w:rsid w:val="000B4E02"/>
    <w:rsid w:val="000C36C2"/>
    <w:rsid w:val="000C4496"/>
    <w:rsid w:val="000C6149"/>
    <w:rsid w:val="000C6E04"/>
    <w:rsid w:val="000C73D7"/>
    <w:rsid w:val="000D2221"/>
    <w:rsid w:val="000D2968"/>
    <w:rsid w:val="000D2F5D"/>
    <w:rsid w:val="000D69C4"/>
    <w:rsid w:val="000E012F"/>
    <w:rsid w:val="000E1D36"/>
    <w:rsid w:val="000E31CC"/>
    <w:rsid w:val="000E5AFF"/>
    <w:rsid w:val="000E6327"/>
    <w:rsid w:val="000F2668"/>
    <w:rsid w:val="000F72F2"/>
    <w:rsid w:val="000F7C66"/>
    <w:rsid w:val="001016E8"/>
    <w:rsid w:val="0010637F"/>
    <w:rsid w:val="00112526"/>
    <w:rsid w:val="00116F0F"/>
    <w:rsid w:val="00120313"/>
    <w:rsid w:val="00124989"/>
    <w:rsid w:val="00125BA1"/>
    <w:rsid w:val="001265E6"/>
    <w:rsid w:val="00126BAC"/>
    <w:rsid w:val="001302F6"/>
    <w:rsid w:val="00135837"/>
    <w:rsid w:val="00135FCE"/>
    <w:rsid w:val="00141D24"/>
    <w:rsid w:val="00142C88"/>
    <w:rsid w:val="0014482E"/>
    <w:rsid w:val="00145C20"/>
    <w:rsid w:val="00150FFF"/>
    <w:rsid w:val="001524F3"/>
    <w:rsid w:val="00152AD7"/>
    <w:rsid w:val="00160CAD"/>
    <w:rsid w:val="0016505C"/>
    <w:rsid w:val="00175229"/>
    <w:rsid w:val="00175B9E"/>
    <w:rsid w:val="00184119"/>
    <w:rsid w:val="0018779F"/>
    <w:rsid w:val="00192E7F"/>
    <w:rsid w:val="001947DB"/>
    <w:rsid w:val="001959EE"/>
    <w:rsid w:val="001A11E0"/>
    <w:rsid w:val="001A1DC2"/>
    <w:rsid w:val="001A588D"/>
    <w:rsid w:val="001B0286"/>
    <w:rsid w:val="001C02E6"/>
    <w:rsid w:val="001C16BE"/>
    <w:rsid w:val="001C2E13"/>
    <w:rsid w:val="001C5460"/>
    <w:rsid w:val="001C6398"/>
    <w:rsid w:val="001C7F7A"/>
    <w:rsid w:val="001D0FCB"/>
    <w:rsid w:val="001D374B"/>
    <w:rsid w:val="001E39F2"/>
    <w:rsid w:val="001E4D48"/>
    <w:rsid w:val="001E682B"/>
    <w:rsid w:val="001E7743"/>
    <w:rsid w:val="001F1424"/>
    <w:rsid w:val="001F258C"/>
    <w:rsid w:val="001F605B"/>
    <w:rsid w:val="001F6FAD"/>
    <w:rsid w:val="002049AD"/>
    <w:rsid w:val="002055D0"/>
    <w:rsid w:val="0020676C"/>
    <w:rsid w:val="00210AC1"/>
    <w:rsid w:val="002142D2"/>
    <w:rsid w:val="00224721"/>
    <w:rsid w:val="002266A0"/>
    <w:rsid w:val="002279C2"/>
    <w:rsid w:val="0023050F"/>
    <w:rsid w:val="002318B3"/>
    <w:rsid w:val="0023240E"/>
    <w:rsid w:val="0023770B"/>
    <w:rsid w:val="002435E6"/>
    <w:rsid w:val="00245CEB"/>
    <w:rsid w:val="00250D83"/>
    <w:rsid w:val="00260C01"/>
    <w:rsid w:val="0026140E"/>
    <w:rsid w:val="00265C3A"/>
    <w:rsid w:val="00271773"/>
    <w:rsid w:val="00276B32"/>
    <w:rsid w:val="00282076"/>
    <w:rsid w:val="00291482"/>
    <w:rsid w:val="00297BF0"/>
    <w:rsid w:val="00297FB8"/>
    <w:rsid w:val="002A3197"/>
    <w:rsid w:val="002A4505"/>
    <w:rsid w:val="002A6785"/>
    <w:rsid w:val="002B138F"/>
    <w:rsid w:val="002B65A6"/>
    <w:rsid w:val="002C2100"/>
    <w:rsid w:val="002C5723"/>
    <w:rsid w:val="002C7A24"/>
    <w:rsid w:val="002D251A"/>
    <w:rsid w:val="002D311D"/>
    <w:rsid w:val="002D416E"/>
    <w:rsid w:val="002E3FA5"/>
    <w:rsid w:val="002F1706"/>
    <w:rsid w:val="002F655B"/>
    <w:rsid w:val="002F7EA0"/>
    <w:rsid w:val="00311A80"/>
    <w:rsid w:val="00312504"/>
    <w:rsid w:val="00315F03"/>
    <w:rsid w:val="00316B99"/>
    <w:rsid w:val="003246AD"/>
    <w:rsid w:val="00335094"/>
    <w:rsid w:val="00344764"/>
    <w:rsid w:val="00345E95"/>
    <w:rsid w:val="00350DBB"/>
    <w:rsid w:val="00354F71"/>
    <w:rsid w:val="00361EB3"/>
    <w:rsid w:val="003623AA"/>
    <w:rsid w:val="00362CBD"/>
    <w:rsid w:val="003635B4"/>
    <w:rsid w:val="00363A55"/>
    <w:rsid w:val="00364656"/>
    <w:rsid w:val="00364D38"/>
    <w:rsid w:val="00364D51"/>
    <w:rsid w:val="00364E35"/>
    <w:rsid w:val="00365DD9"/>
    <w:rsid w:val="00377193"/>
    <w:rsid w:val="00380DE9"/>
    <w:rsid w:val="003837AF"/>
    <w:rsid w:val="0038493F"/>
    <w:rsid w:val="003862F3"/>
    <w:rsid w:val="003926E2"/>
    <w:rsid w:val="0039606A"/>
    <w:rsid w:val="00396564"/>
    <w:rsid w:val="00397DE1"/>
    <w:rsid w:val="003A3441"/>
    <w:rsid w:val="003A57CB"/>
    <w:rsid w:val="003A725B"/>
    <w:rsid w:val="003B0963"/>
    <w:rsid w:val="003B2442"/>
    <w:rsid w:val="003B7890"/>
    <w:rsid w:val="003C0598"/>
    <w:rsid w:val="003C069E"/>
    <w:rsid w:val="003C6C3D"/>
    <w:rsid w:val="003D07D5"/>
    <w:rsid w:val="003D32C3"/>
    <w:rsid w:val="003E7293"/>
    <w:rsid w:val="003E7C85"/>
    <w:rsid w:val="003F2AFD"/>
    <w:rsid w:val="003F4B17"/>
    <w:rsid w:val="003F5114"/>
    <w:rsid w:val="003F7EDD"/>
    <w:rsid w:val="00401F90"/>
    <w:rsid w:val="0041003B"/>
    <w:rsid w:val="00421759"/>
    <w:rsid w:val="00421A0F"/>
    <w:rsid w:val="00421ABE"/>
    <w:rsid w:val="00421C08"/>
    <w:rsid w:val="00423275"/>
    <w:rsid w:val="004239BE"/>
    <w:rsid w:val="00425212"/>
    <w:rsid w:val="004334D9"/>
    <w:rsid w:val="00441F14"/>
    <w:rsid w:val="00442310"/>
    <w:rsid w:val="00443EE7"/>
    <w:rsid w:val="00443F01"/>
    <w:rsid w:val="0044407E"/>
    <w:rsid w:val="00451704"/>
    <w:rsid w:val="004575C7"/>
    <w:rsid w:val="00471149"/>
    <w:rsid w:val="0047388E"/>
    <w:rsid w:val="00475460"/>
    <w:rsid w:val="00477059"/>
    <w:rsid w:val="00481407"/>
    <w:rsid w:val="00482D25"/>
    <w:rsid w:val="00483051"/>
    <w:rsid w:val="00485C73"/>
    <w:rsid w:val="004877D2"/>
    <w:rsid w:val="00490BCD"/>
    <w:rsid w:val="00490E23"/>
    <w:rsid w:val="004A4663"/>
    <w:rsid w:val="004B1139"/>
    <w:rsid w:val="004B1C97"/>
    <w:rsid w:val="004B3D2D"/>
    <w:rsid w:val="004C2BA3"/>
    <w:rsid w:val="004C7D1B"/>
    <w:rsid w:val="004D3B59"/>
    <w:rsid w:val="004E1008"/>
    <w:rsid w:val="004E5690"/>
    <w:rsid w:val="004F7787"/>
    <w:rsid w:val="00504164"/>
    <w:rsid w:val="005073E1"/>
    <w:rsid w:val="0051555D"/>
    <w:rsid w:val="00516A2B"/>
    <w:rsid w:val="005202B1"/>
    <w:rsid w:val="0052119A"/>
    <w:rsid w:val="005237A6"/>
    <w:rsid w:val="00523C49"/>
    <w:rsid w:val="00526158"/>
    <w:rsid w:val="00530376"/>
    <w:rsid w:val="00532CBA"/>
    <w:rsid w:val="00534360"/>
    <w:rsid w:val="00535B1B"/>
    <w:rsid w:val="00537101"/>
    <w:rsid w:val="005405E1"/>
    <w:rsid w:val="0054183C"/>
    <w:rsid w:val="0054667E"/>
    <w:rsid w:val="005469D4"/>
    <w:rsid w:val="0054711C"/>
    <w:rsid w:val="00553A1C"/>
    <w:rsid w:val="005553F7"/>
    <w:rsid w:val="005630E2"/>
    <w:rsid w:val="00567017"/>
    <w:rsid w:val="005718B5"/>
    <w:rsid w:val="00576941"/>
    <w:rsid w:val="0058265C"/>
    <w:rsid w:val="005831DF"/>
    <w:rsid w:val="005844DE"/>
    <w:rsid w:val="00585AE4"/>
    <w:rsid w:val="00587BD0"/>
    <w:rsid w:val="00590D0E"/>
    <w:rsid w:val="00595531"/>
    <w:rsid w:val="005A2BD8"/>
    <w:rsid w:val="005A3E18"/>
    <w:rsid w:val="005A6358"/>
    <w:rsid w:val="005A7681"/>
    <w:rsid w:val="005B28C4"/>
    <w:rsid w:val="005B6C01"/>
    <w:rsid w:val="005C20AE"/>
    <w:rsid w:val="005C391F"/>
    <w:rsid w:val="005C5A13"/>
    <w:rsid w:val="005C7491"/>
    <w:rsid w:val="005D4E5E"/>
    <w:rsid w:val="005D5E7D"/>
    <w:rsid w:val="005D6BA4"/>
    <w:rsid w:val="005E0B4C"/>
    <w:rsid w:val="005E50FB"/>
    <w:rsid w:val="005F4B07"/>
    <w:rsid w:val="005F611D"/>
    <w:rsid w:val="005F7B23"/>
    <w:rsid w:val="00603CB1"/>
    <w:rsid w:val="00610AB6"/>
    <w:rsid w:val="006112F5"/>
    <w:rsid w:val="006121C6"/>
    <w:rsid w:val="006205F8"/>
    <w:rsid w:val="00621BA8"/>
    <w:rsid w:val="00623280"/>
    <w:rsid w:val="00633135"/>
    <w:rsid w:val="00634E52"/>
    <w:rsid w:val="006367B9"/>
    <w:rsid w:val="00643583"/>
    <w:rsid w:val="00646CA4"/>
    <w:rsid w:val="0065140D"/>
    <w:rsid w:val="00654C6C"/>
    <w:rsid w:val="0065529F"/>
    <w:rsid w:val="00661A80"/>
    <w:rsid w:val="00666F10"/>
    <w:rsid w:val="0067181C"/>
    <w:rsid w:val="0068415E"/>
    <w:rsid w:val="0068497B"/>
    <w:rsid w:val="00686425"/>
    <w:rsid w:val="0068727E"/>
    <w:rsid w:val="006876C5"/>
    <w:rsid w:val="006921E6"/>
    <w:rsid w:val="00695D78"/>
    <w:rsid w:val="006962DD"/>
    <w:rsid w:val="00697F89"/>
    <w:rsid w:val="006A1512"/>
    <w:rsid w:val="006A214E"/>
    <w:rsid w:val="006A3C00"/>
    <w:rsid w:val="006A5032"/>
    <w:rsid w:val="006A519B"/>
    <w:rsid w:val="006A5BAB"/>
    <w:rsid w:val="006A5E07"/>
    <w:rsid w:val="006B26B5"/>
    <w:rsid w:val="006B43C2"/>
    <w:rsid w:val="006C4BAE"/>
    <w:rsid w:val="006D0D63"/>
    <w:rsid w:val="006D204F"/>
    <w:rsid w:val="006D65BA"/>
    <w:rsid w:val="006E336B"/>
    <w:rsid w:val="006F15E7"/>
    <w:rsid w:val="006F2159"/>
    <w:rsid w:val="006F40A8"/>
    <w:rsid w:val="00700E6D"/>
    <w:rsid w:val="00704968"/>
    <w:rsid w:val="00704B54"/>
    <w:rsid w:val="00704D04"/>
    <w:rsid w:val="007117F5"/>
    <w:rsid w:val="0072228A"/>
    <w:rsid w:val="00725210"/>
    <w:rsid w:val="007258C3"/>
    <w:rsid w:val="00725CBF"/>
    <w:rsid w:val="00736505"/>
    <w:rsid w:val="0074025A"/>
    <w:rsid w:val="0074117D"/>
    <w:rsid w:val="0074233A"/>
    <w:rsid w:val="00747C13"/>
    <w:rsid w:val="007501C8"/>
    <w:rsid w:val="00752A9A"/>
    <w:rsid w:val="007559A4"/>
    <w:rsid w:val="00755F31"/>
    <w:rsid w:val="00756E02"/>
    <w:rsid w:val="00760858"/>
    <w:rsid w:val="00771F89"/>
    <w:rsid w:val="007776D6"/>
    <w:rsid w:val="007805A6"/>
    <w:rsid w:val="00783A18"/>
    <w:rsid w:val="00791F52"/>
    <w:rsid w:val="007934E8"/>
    <w:rsid w:val="00795F6E"/>
    <w:rsid w:val="00797295"/>
    <w:rsid w:val="00797456"/>
    <w:rsid w:val="00797EE5"/>
    <w:rsid w:val="007A2EC9"/>
    <w:rsid w:val="007A36EF"/>
    <w:rsid w:val="007A41F1"/>
    <w:rsid w:val="007A6657"/>
    <w:rsid w:val="007B08F5"/>
    <w:rsid w:val="007B1CD4"/>
    <w:rsid w:val="007B27C9"/>
    <w:rsid w:val="007B29C3"/>
    <w:rsid w:val="007B52A5"/>
    <w:rsid w:val="007B549C"/>
    <w:rsid w:val="007B6425"/>
    <w:rsid w:val="007B6930"/>
    <w:rsid w:val="007C02FF"/>
    <w:rsid w:val="007C26C4"/>
    <w:rsid w:val="007C3EAE"/>
    <w:rsid w:val="007C4674"/>
    <w:rsid w:val="007C7155"/>
    <w:rsid w:val="007D36BB"/>
    <w:rsid w:val="007E022F"/>
    <w:rsid w:val="007E1480"/>
    <w:rsid w:val="007E1FDC"/>
    <w:rsid w:val="007E2A97"/>
    <w:rsid w:val="007E2CD1"/>
    <w:rsid w:val="007E47B3"/>
    <w:rsid w:val="007E59FA"/>
    <w:rsid w:val="007E790A"/>
    <w:rsid w:val="007E7F02"/>
    <w:rsid w:val="007F0E6E"/>
    <w:rsid w:val="007F281D"/>
    <w:rsid w:val="007F4878"/>
    <w:rsid w:val="00801458"/>
    <w:rsid w:val="00801B74"/>
    <w:rsid w:val="00802CBD"/>
    <w:rsid w:val="0080333D"/>
    <w:rsid w:val="00811B86"/>
    <w:rsid w:val="00812786"/>
    <w:rsid w:val="00813992"/>
    <w:rsid w:val="00813FA6"/>
    <w:rsid w:val="00814AA6"/>
    <w:rsid w:val="00814ADA"/>
    <w:rsid w:val="00816D91"/>
    <w:rsid w:val="00817BBA"/>
    <w:rsid w:val="00825842"/>
    <w:rsid w:val="00830097"/>
    <w:rsid w:val="008329F0"/>
    <w:rsid w:val="00833F5D"/>
    <w:rsid w:val="008343E0"/>
    <w:rsid w:val="008413DA"/>
    <w:rsid w:val="00843792"/>
    <w:rsid w:val="00844CE2"/>
    <w:rsid w:val="00855079"/>
    <w:rsid w:val="00857C45"/>
    <w:rsid w:val="00861894"/>
    <w:rsid w:val="008743F5"/>
    <w:rsid w:val="008753FD"/>
    <w:rsid w:val="008757B9"/>
    <w:rsid w:val="00884134"/>
    <w:rsid w:val="00885BDC"/>
    <w:rsid w:val="00886C2A"/>
    <w:rsid w:val="00886EFA"/>
    <w:rsid w:val="00892603"/>
    <w:rsid w:val="00894A10"/>
    <w:rsid w:val="008A12ED"/>
    <w:rsid w:val="008A4BCF"/>
    <w:rsid w:val="008A7EBC"/>
    <w:rsid w:val="008B010B"/>
    <w:rsid w:val="008B3ECE"/>
    <w:rsid w:val="008B6A6D"/>
    <w:rsid w:val="008B7D31"/>
    <w:rsid w:val="008C1E04"/>
    <w:rsid w:val="008D09D8"/>
    <w:rsid w:val="008D6581"/>
    <w:rsid w:val="008D7318"/>
    <w:rsid w:val="008E3339"/>
    <w:rsid w:val="008E3C7D"/>
    <w:rsid w:val="008F078A"/>
    <w:rsid w:val="008F0BAF"/>
    <w:rsid w:val="008F1336"/>
    <w:rsid w:val="00904278"/>
    <w:rsid w:val="009059DF"/>
    <w:rsid w:val="00906FDC"/>
    <w:rsid w:val="00913037"/>
    <w:rsid w:val="009134D2"/>
    <w:rsid w:val="0091568C"/>
    <w:rsid w:val="0091710F"/>
    <w:rsid w:val="009201E7"/>
    <w:rsid w:val="0092043C"/>
    <w:rsid w:val="009209D0"/>
    <w:rsid w:val="00924DFA"/>
    <w:rsid w:val="00927EA7"/>
    <w:rsid w:val="00932B2F"/>
    <w:rsid w:val="009410B8"/>
    <w:rsid w:val="009432CA"/>
    <w:rsid w:val="00947F11"/>
    <w:rsid w:val="009513CF"/>
    <w:rsid w:val="00953054"/>
    <w:rsid w:val="0095403F"/>
    <w:rsid w:val="0095700A"/>
    <w:rsid w:val="00962E15"/>
    <w:rsid w:val="009677A7"/>
    <w:rsid w:val="009741CC"/>
    <w:rsid w:val="009744C6"/>
    <w:rsid w:val="00976139"/>
    <w:rsid w:val="009778C1"/>
    <w:rsid w:val="00981702"/>
    <w:rsid w:val="00987AD9"/>
    <w:rsid w:val="0099106E"/>
    <w:rsid w:val="00992CA6"/>
    <w:rsid w:val="00994113"/>
    <w:rsid w:val="00994357"/>
    <w:rsid w:val="009955C2"/>
    <w:rsid w:val="0099736D"/>
    <w:rsid w:val="0099795A"/>
    <w:rsid w:val="009A361F"/>
    <w:rsid w:val="009A4A05"/>
    <w:rsid w:val="009A6156"/>
    <w:rsid w:val="009A684B"/>
    <w:rsid w:val="009A71FB"/>
    <w:rsid w:val="009A7E9B"/>
    <w:rsid w:val="009B481A"/>
    <w:rsid w:val="009C0EBC"/>
    <w:rsid w:val="009C1225"/>
    <w:rsid w:val="009C3839"/>
    <w:rsid w:val="009C520D"/>
    <w:rsid w:val="009C6E5E"/>
    <w:rsid w:val="009C781A"/>
    <w:rsid w:val="009D2F14"/>
    <w:rsid w:val="009D64A1"/>
    <w:rsid w:val="009E2FCF"/>
    <w:rsid w:val="009E3991"/>
    <w:rsid w:val="009E5AA6"/>
    <w:rsid w:val="009F1A8A"/>
    <w:rsid w:val="009F272F"/>
    <w:rsid w:val="009F3133"/>
    <w:rsid w:val="00A014C3"/>
    <w:rsid w:val="00A0268D"/>
    <w:rsid w:val="00A12EFB"/>
    <w:rsid w:val="00A13563"/>
    <w:rsid w:val="00A14463"/>
    <w:rsid w:val="00A15932"/>
    <w:rsid w:val="00A16B2C"/>
    <w:rsid w:val="00A17068"/>
    <w:rsid w:val="00A20306"/>
    <w:rsid w:val="00A2099A"/>
    <w:rsid w:val="00A21DFF"/>
    <w:rsid w:val="00A3169F"/>
    <w:rsid w:val="00A31F36"/>
    <w:rsid w:val="00A32CA2"/>
    <w:rsid w:val="00A32DEE"/>
    <w:rsid w:val="00A36BDF"/>
    <w:rsid w:val="00A4033C"/>
    <w:rsid w:val="00A41157"/>
    <w:rsid w:val="00A42611"/>
    <w:rsid w:val="00A452A1"/>
    <w:rsid w:val="00A50E9E"/>
    <w:rsid w:val="00A63DA2"/>
    <w:rsid w:val="00A64BCE"/>
    <w:rsid w:val="00A70C02"/>
    <w:rsid w:val="00A75520"/>
    <w:rsid w:val="00A770BA"/>
    <w:rsid w:val="00A77452"/>
    <w:rsid w:val="00A84A1E"/>
    <w:rsid w:val="00A907AF"/>
    <w:rsid w:val="00A93437"/>
    <w:rsid w:val="00A9502B"/>
    <w:rsid w:val="00A9531D"/>
    <w:rsid w:val="00A95574"/>
    <w:rsid w:val="00A97E5F"/>
    <w:rsid w:val="00AA0911"/>
    <w:rsid w:val="00AA4EBA"/>
    <w:rsid w:val="00AB296D"/>
    <w:rsid w:val="00AC1ECA"/>
    <w:rsid w:val="00AC29AE"/>
    <w:rsid w:val="00AC3677"/>
    <w:rsid w:val="00AC446D"/>
    <w:rsid w:val="00AD2EE6"/>
    <w:rsid w:val="00AD6759"/>
    <w:rsid w:val="00AE57AB"/>
    <w:rsid w:val="00AE64FD"/>
    <w:rsid w:val="00AE7050"/>
    <w:rsid w:val="00AF7320"/>
    <w:rsid w:val="00AF7A5C"/>
    <w:rsid w:val="00B036C5"/>
    <w:rsid w:val="00B04A1C"/>
    <w:rsid w:val="00B13F89"/>
    <w:rsid w:val="00B201C8"/>
    <w:rsid w:val="00B2105B"/>
    <w:rsid w:val="00B23D18"/>
    <w:rsid w:val="00B2626A"/>
    <w:rsid w:val="00B27950"/>
    <w:rsid w:val="00B306E8"/>
    <w:rsid w:val="00B367EA"/>
    <w:rsid w:val="00B421E4"/>
    <w:rsid w:val="00B47FBF"/>
    <w:rsid w:val="00B514E0"/>
    <w:rsid w:val="00B51D9B"/>
    <w:rsid w:val="00B53C66"/>
    <w:rsid w:val="00B56609"/>
    <w:rsid w:val="00B56A72"/>
    <w:rsid w:val="00B574D2"/>
    <w:rsid w:val="00B65CDA"/>
    <w:rsid w:val="00B66D6C"/>
    <w:rsid w:val="00B75A08"/>
    <w:rsid w:val="00B800B9"/>
    <w:rsid w:val="00B81712"/>
    <w:rsid w:val="00B83407"/>
    <w:rsid w:val="00B83952"/>
    <w:rsid w:val="00B84EDB"/>
    <w:rsid w:val="00B90158"/>
    <w:rsid w:val="00B9104C"/>
    <w:rsid w:val="00B91247"/>
    <w:rsid w:val="00B93AFD"/>
    <w:rsid w:val="00B9604E"/>
    <w:rsid w:val="00B964B4"/>
    <w:rsid w:val="00BA1294"/>
    <w:rsid w:val="00BA4826"/>
    <w:rsid w:val="00BA73D6"/>
    <w:rsid w:val="00BB1F5E"/>
    <w:rsid w:val="00BC2BFC"/>
    <w:rsid w:val="00BC433A"/>
    <w:rsid w:val="00BC7778"/>
    <w:rsid w:val="00BD24B8"/>
    <w:rsid w:val="00BD264A"/>
    <w:rsid w:val="00BD3203"/>
    <w:rsid w:val="00BD465E"/>
    <w:rsid w:val="00BE07B0"/>
    <w:rsid w:val="00BE7652"/>
    <w:rsid w:val="00BF3C9D"/>
    <w:rsid w:val="00BF6BF3"/>
    <w:rsid w:val="00BF7153"/>
    <w:rsid w:val="00C01220"/>
    <w:rsid w:val="00C0210F"/>
    <w:rsid w:val="00C0387E"/>
    <w:rsid w:val="00C05091"/>
    <w:rsid w:val="00C053C7"/>
    <w:rsid w:val="00C062C1"/>
    <w:rsid w:val="00C06A72"/>
    <w:rsid w:val="00C1225B"/>
    <w:rsid w:val="00C337B6"/>
    <w:rsid w:val="00C37B1A"/>
    <w:rsid w:val="00C40BBC"/>
    <w:rsid w:val="00C447F4"/>
    <w:rsid w:val="00C52900"/>
    <w:rsid w:val="00C56C97"/>
    <w:rsid w:val="00C57EB9"/>
    <w:rsid w:val="00C61576"/>
    <w:rsid w:val="00C6295A"/>
    <w:rsid w:val="00C632D0"/>
    <w:rsid w:val="00C653C6"/>
    <w:rsid w:val="00C74EEE"/>
    <w:rsid w:val="00C7593E"/>
    <w:rsid w:val="00C9031D"/>
    <w:rsid w:val="00C93596"/>
    <w:rsid w:val="00C93D4E"/>
    <w:rsid w:val="00CA455D"/>
    <w:rsid w:val="00CA55A8"/>
    <w:rsid w:val="00CA5CFB"/>
    <w:rsid w:val="00CA6572"/>
    <w:rsid w:val="00CB0264"/>
    <w:rsid w:val="00CB1574"/>
    <w:rsid w:val="00CB2D9B"/>
    <w:rsid w:val="00CB3835"/>
    <w:rsid w:val="00CB3FE0"/>
    <w:rsid w:val="00CB6B12"/>
    <w:rsid w:val="00CB7398"/>
    <w:rsid w:val="00CC329C"/>
    <w:rsid w:val="00CC4A26"/>
    <w:rsid w:val="00CD3788"/>
    <w:rsid w:val="00CD3B1E"/>
    <w:rsid w:val="00CD5029"/>
    <w:rsid w:val="00CE37AC"/>
    <w:rsid w:val="00CE4A49"/>
    <w:rsid w:val="00CE4CA3"/>
    <w:rsid w:val="00CF406E"/>
    <w:rsid w:val="00CF57EA"/>
    <w:rsid w:val="00D008AD"/>
    <w:rsid w:val="00D01AFB"/>
    <w:rsid w:val="00D03237"/>
    <w:rsid w:val="00D0335A"/>
    <w:rsid w:val="00D11804"/>
    <w:rsid w:val="00D1180C"/>
    <w:rsid w:val="00D11B28"/>
    <w:rsid w:val="00D14FFF"/>
    <w:rsid w:val="00D17362"/>
    <w:rsid w:val="00D17C2F"/>
    <w:rsid w:val="00D2190B"/>
    <w:rsid w:val="00D21924"/>
    <w:rsid w:val="00D2484D"/>
    <w:rsid w:val="00D33339"/>
    <w:rsid w:val="00D35740"/>
    <w:rsid w:val="00D36BE7"/>
    <w:rsid w:val="00D40707"/>
    <w:rsid w:val="00D4386D"/>
    <w:rsid w:val="00D50877"/>
    <w:rsid w:val="00D5243E"/>
    <w:rsid w:val="00D579C4"/>
    <w:rsid w:val="00D6097B"/>
    <w:rsid w:val="00D630B1"/>
    <w:rsid w:val="00D6486E"/>
    <w:rsid w:val="00D6578A"/>
    <w:rsid w:val="00D65A8F"/>
    <w:rsid w:val="00D76947"/>
    <w:rsid w:val="00D804A7"/>
    <w:rsid w:val="00D86E6A"/>
    <w:rsid w:val="00D960A0"/>
    <w:rsid w:val="00DA09D5"/>
    <w:rsid w:val="00DA28D0"/>
    <w:rsid w:val="00DA3355"/>
    <w:rsid w:val="00DA47D4"/>
    <w:rsid w:val="00DA7C67"/>
    <w:rsid w:val="00DB0CDB"/>
    <w:rsid w:val="00DB1A94"/>
    <w:rsid w:val="00DB1EFB"/>
    <w:rsid w:val="00DB7B8C"/>
    <w:rsid w:val="00DD2B72"/>
    <w:rsid w:val="00DD78D1"/>
    <w:rsid w:val="00DE28B7"/>
    <w:rsid w:val="00DE340A"/>
    <w:rsid w:val="00DE3E8E"/>
    <w:rsid w:val="00DE49F9"/>
    <w:rsid w:val="00DF2485"/>
    <w:rsid w:val="00DF34B4"/>
    <w:rsid w:val="00DF36A7"/>
    <w:rsid w:val="00DF5480"/>
    <w:rsid w:val="00E03327"/>
    <w:rsid w:val="00E041D6"/>
    <w:rsid w:val="00E04517"/>
    <w:rsid w:val="00E05FB2"/>
    <w:rsid w:val="00E07B0B"/>
    <w:rsid w:val="00E17F94"/>
    <w:rsid w:val="00E22693"/>
    <w:rsid w:val="00E30CA4"/>
    <w:rsid w:val="00E32EC6"/>
    <w:rsid w:val="00E33AB2"/>
    <w:rsid w:val="00E461E9"/>
    <w:rsid w:val="00E50DF8"/>
    <w:rsid w:val="00E5206A"/>
    <w:rsid w:val="00E52332"/>
    <w:rsid w:val="00E52EA4"/>
    <w:rsid w:val="00E543B7"/>
    <w:rsid w:val="00E66AE6"/>
    <w:rsid w:val="00E66D89"/>
    <w:rsid w:val="00E71BB7"/>
    <w:rsid w:val="00E736B0"/>
    <w:rsid w:val="00E74151"/>
    <w:rsid w:val="00E85BB9"/>
    <w:rsid w:val="00E92E4A"/>
    <w:rsid w:val="00E959B6"/>
    <w:rsid w:val="00E97066"/>
    <w:rsid w:val="00EA0539"/>
    <w:rsid w:val="00EA61EC"/>
    <w:rsid w:val="00EA677A"/>
    <w:rsid w:val="00EA6C44"/>
    <w:rsid w:val="00EB3468"/>
    <w:rsid w:val="00EC5E61"/>
    <w:rsid w:val="00EC78F5"/>
    <w:rsid w:val="00ED18B6"/>
    <w:rsid w:val="00ED1E0B"/>
    <w:rsid w:val="00ED2119"/>
    <w:rsid w:val="00ED50B5"/>
    <w:rsid w:val="00ED7861"/>
    <w:rsid w:val="00EE5035"/>
    <w:rsid w:val="00EE6004"/>
    <w:rsid w:val="00EF2DC1"/>
    <w:rsid w:val="00EF7848"/>
    <w:rsid w:val="00F01806"/>
    <w:rsid w:val="00F0198A"/>
    <w:rsid w:val="00F03749"/>
    <w:rsid w:val="00F1019A"/>
    <w:rsid w:val="00F147B6"/>
    <w:rsid w:val="00F14EAC"/>
    <w:rsid w:val="00F16F78"/>
    <w:rsid w:val="00F20779"/>
    <w:rsid w:val="00F31CA4"/>
    <w:rsid w:val="00F3740D"/>
    <w:rsid w:val="00F4065B"/>
    <w:rsid w:val="00F4231C"/>
    <w:rsid w:val="00F4254F"/>
    <w:rsid w:val="00F43A22"/>
    <w:rsid w:val="00F43DF5"/>
    <w:rsid w:val="00F52661"/>
    <w:rsid w:val="00F54B25"/>
    <w:rsid w:val="00F6759A"/>
    <w:rsid w:val="00F7051F"/>
    <w:rsid w:val="00F910B3"/>
    <w:rsid w:val="00F91930"/>
    <w:rsid w:val="00F94DCE"/>
    <w:rsid w:val="00FA01B7"/>
    <w:rsid w:val="00FA1A6C"/>
    <w:rsid w:val="00FA2F7F"/>
    <w:rsid w:val="00FA68A7"/>
    <w:rsid w:val="00FB20B8"/>
    <w:rsid w:val="00FB2513"/>
    <w:rsid w:val="00FB6D6F"/>
    <w:rsid w:val="00FB7F79"/>
    <w:rsid w:val="00FC1C2C"/>
    <w:rsid w:val="00FD1210"/>
    <w:rsid w:val="00FE315E"/>
    <w:rsid w:val="00FF1432"/>
    <w:rsid w:val="00FF1BB7"/>
    <w:rsid w:val="00FF4749"/>
    <w:rsid w:val="00FF68DB"/>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A2DA5"/>
  <w15:chartTrackingRefBased/>
  <w15:docId w15:val="{086C7B31-45B1-4BB9-967E-10B5D45F4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2318B3"/>
    <w:pPr>
      <w:spacing w:after="120" w:line="276" w:lineRule="auto"/>
      <w:outlineLvl w:val="0"/>
    </w:pPr>
    <w:rPr>
      <w:rFonts w:ascii="Times New Roman" w:eastAsia="SimSun" w:hAnsi="Times New Roman" w:cs="Times New Roman"/>
      <w:b/>
      <w:sz w:val="32"/>
      <w:szCs w:val="32"/>
      <w:lang w:val="en-US" w:eastAsia="zh-CN"/>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120313"/>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120313"/>
    <w:rPr>
      <w:rFonts w:ascii="Segoe UI" w:hAnsi="Segoe UI" w:cs="Segoe UI"/>
      <w:sz w:val="18"/>
      <w:szCs w:val="18"/>
    </w:rPr>
  </w:style>
  <w:style w:type="character" w:styleId="Marquedecommentaire">
    <w:name w:val="annotation reference"/>
    <w:basedOn w:val="Policepardfaut"/>
    <w:uiPriority w:val="99"/>
    <w:semiHidden/>
    <w:unhideWhenUsed/>
    <w:rsid w:val="00120313"/>
    <w:rPr>
      <w:sz w:val="16"/>
      <w:szCs w:val="16"/>
    </w:rPr>
  </w:style>
  <w:style w:type="paragraph" w:styleId="Commentaire">
    <w:name w:val="annotation text"/>
    <w:basedOn w:val="Normal"/>
    <w:link w:val="CommentaireCar"/>
    <w:uiPriority w:val="99"/>
    <w:semiHidden/>
    <w:unhideWhenUsed/>
    <w:rsid w:val="00120313"/>
    <w:pPr>
      <w:spacing w:line="240" w:lineRule="auto"/>
    </w:pPr>
    <w:rPr>
      <w:sz w:val="20"/>
      <w:szCs w:val="20"/>
    </w:rPr>
  </w:style>
  <w:style w:type="character" w:customStyle="1" w:styleId="CommentaireCar">
    <w:name w:val="Commentaire Car"/>
    <w:basedOn w:val="Policepardfaut"/>
    <w:link w:val="Commentaire"/>
    <w:uiPriority w:val="99"/>
    <w:semiHidden/>
    <w:rsid w:val="00120313"/>
    <w:rPr>
      <w:sz w:val="20"/>
      <w:szCs w:val="20"/>
    </w:rPr>
  </w:style>
  <w:style w:type="paragraph" w:styleId="Objetducommentaire">
    <w:name w:val="annotation subject"/>
    <w:basedOn w:val="Commentaire"/>
    <w:next w:val="Commentaire"/>
    <w:link w:val="ObjetducommentaireCar"/>
    <w:uiPriority w:val="99"/>
    <w:semiHidden/>
    <w:unhideWhenUsed/>
    <w:rsid w:val="00120313"/>
    <w:rPr>
      <w:b/>
      <w:bCs/>
    </w:rPr>
  </w:style>
  <w:style w:type="character" w:customStyle="1" w:styleId="ObjetducommentaireCar">
    <w:name w:val="Objet du commentaire Car"/>
    <w:basedOn w:val="CommentaireCar"/>
    <w:link w:val="Objetducommentaire"/>
    <w:uiPriority w:val="99"/>
    <w:semiHidden/>
    <w:rsid w:val="00120313"/>
    <w:rPr>
      <w:b/>
      <w:bCs/>
      <w:sz w:val="20"/>
      <w:szCs w:val="20"/>
    </w:rPr>
  </w:style>
  <w:style w:type="paragraph" w:styleId="Paragraphedeliste">
    <w:name w:val="List Paragraph"/>
    <w:basedOn w:val="Normal"/>
    <w:uiPriority w:val="34"/>
    <w:qFormat/>
    <w:rsid w:val="00AD2EE6"/>
    <w:pPr>
      <w:ind w:left="720"/>
      <w:contextualSpacing/>
    </w:pPr>
    <w:rPr>
      <w:rFonts w:eastAsiaTheme="minorEastAsia"/>
      <w:lang w:eastAsia="zh-CN"/>
    </w:rPr>
  </w:style>
  <w:style w:type="paragraph" w:styleId="Lgende">
    <w:name w:val="caption"/>
    <w:basedOn w:val="Normal"/>
    <w:next w:val="Normal"/>
    <w:uiPriority w:val="35"/>
    <w:unhideWhenUsed/>
    <w:qFormat/>
    <w:rsid w:val="00AD2EE6"/>
    <w:pPr>
      <w:spacing w:after="200" w:line="240" w:lineRule="auto"/>
    </w:pPr>
    <w:rPr>
      <w:rFonts w:eastAsiaTheme="minorEastAsia"/>
      <w:i/>
      <w:iCs/>
      <w:color w:val="44546A" w:themeColor="text2"/>
      <w:sz w:val="18"/>
      <w:szCs w:val="18"/>
      <w:lang w:eastAsia="zh-CN"/>
    </w:rPr>
  </w:style>
  <w:style w:type="paragraph" w:styleId="Notedebasdepage">
    <w:name w:val="footnote text"/>
    <w:basedOn w:val="Normal"/>
    <w:link w:val="NotedebasdepageCar"/>
    <w:uiPriority w:val="99"/>
    <w:semiHidden/>
    <w:unhideWhenUsed/>
    <w:rsid w:val="00532CBA"/>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532CBA"/>
    <w:rPr>
      <w:sz w:val="20"/>
      <w:szCs w:val="20"/>
    </w:rPr>
  </w:style>
  <w:style w:type="character" w:styleId="Appelnotedebasdep">
    <w:name w:val="footnote reference"/>
    <w:basedOn w:val="Policepardfaut"/>
    <w:uiPriority w:val="99"/>
    <w:semiHidden/>
    <w:unhideWhenUsed/>
    <w:rsid w:val="00532CBA"/>
    <w:rPr>
      <w:vertAlign w:val="superscript"/>
    </w:rPr>
  </w:style>
  <w:style w:type="paragraph" w:styleId="Rvision">
    <w:name w:val="Revision"/>
    <w:hidden/>
    <w:uiPriority w:val="99"/>
    <w:semiHidden/>
    <w:rsid w:val="008413DA"/>
    <w:pPr>
      <w:spacing w:after="0" w:line="240" w:lineRule="auto"/>
    </w:pPr>
  </w:style>
  <w:style w:type="table" w:styleId="Grilledutableau">
    <w:name w:val="Table Grid"/>
    <w:basedOn w:val="TableauNormal"/>
    <w:uiPriority w:val="59"/>
    <w:rsid w:val="00B90158"/>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
    <w:name w:val="Style1"/>
    <w:rsid w:val="00B90158"/>
    <w:pPr>
      <w:numPr>
        <w:numId w:val="6"/>
      </w:numPr>
    </w:pPr>
  </w:style>
  <w:style w:type="character" w:styleId="Textedelespacerserv">
    <w:name w:val="Placeholder Text"/>
    <w:basedOn w:val="Policepardfaut"/>
    <w:uiPriority w:val="99"/>
    <w:semiHidden/>
    <w:rsid w:val="00271773"/>
    <w:rPr>
      <w:color w:val="808080"/>
    </w:rPr>
  </w:style>
  <w:style w:type="character" w:customStyle="1" w:styleId="Titre1Car">
    <w:name w:val="Titre 1 Car"/>
    <w:basedOn w:val="Policepardfaut"/>
    <w:link w:val="Titre1"/>
    <w:uiPriority w:val="9"/>
    <w:rsid w:val="002318B3"/>
    <w:rPr>
      <w:rFonts w:ascii="Times New Roman" w:eastAsia="SimSun" w:hAnsi="Times New Roman" w:cs="Times New Roman"/>
      <w:b/>
      <w:sz w:val="32"/>
      <w:szCs w:val="32"/>
      <w:lang w:val="en-US" w:eastAsia="zh-CN"/>
    </w:rPr>
  </w:style>
  <w:style w:type="paragraph" w:customStyle="1" w:styleId="Referencelist">
    <w:name w:val="Reference list"/>
    <w:rsid w:val="005C5A13"/>
    <w:pPr>
      <w:numPr>
        <w:numId w:val="9"/>
      </w:numPr>
      <w:spacing w:after="0" w:line="240" w:lineRule="auto"/>
    </w:pPr>
    <w:rPr>
      <w:rFonts w:ascii="Times New Roman" w:eastAsia="Times New Roman" w:hAnsi="Times New Roman" w:cs="MS Mincho"/>
      <w:kern w:val="2"/>
      <w:sz w:val="20"/>
      <w:szCs w:val="20"/>
      <w:lang w:val="en-US" w:eastAsia="ja-JP"/>
    </w:rPr>
  </w:style>
  <w:style w:type="paragraph" w:customStyle="1" w:styleId="text">
    <w:name w:val="text"/>
    <w:basedOn w:val="Corpsdetexte"/>
    <w:qFormat/>
    <w:rsid w:val="001959EE"/>
    <w:pPr>
      <w:widowControl w:val="0"/>
      <w:adjustRightInd w:val="0"/>
      <w:spacing w:after="0" w:line="240" w:lineRule="auto"/>
      <w:ind w:firstLine="284"/>
      <w:jc w:val="both"/>
    </w:pPr>
    <w:rPr>
      <w:rFonts w:ascii="Times New Roman" w:eastAsia="MS Mincho" w:hAnsi="Times New Roman" w:cs="Times New Roman"/>
      <w:kern w:val="2"/>
      <w:sz w:val="20"/>
      <w:szCs w:val="20"/>
      <w:lang w:val="en-US" w:eastAsia="ja-JP"/>
    </w:rPr>
  </w:style>
  <w:style w:type="paragraph" w:styleId="Corpsdetexte">
    <w:name w:val="Body Text"/>
    <w:basedOn w:val="Normal"/>
    <w:link w:val="CorpsdetexteCar"/>
    <w:uiPriority w:val="99"/>
    <w:semiHidden/>
    <w:unhideWhenUsed/>
    <w:rsid w:val="001959EE"/>
    <w:pPr>
      <w:spacing w:after="120"/>
    </w:pPr>
  </w:style>
  <w:style w:type="character" w:customStyle="1" w:styleId="CorpsdetexteCar">
    <w:name w:val="Corps de texte Car"/>
    <w:basedOn w:val="Policepardfaut"/>
    <w:link w:val="Corpsdetexte"/>
    <w:uiPriority w:val="99"/>
    <w:semiHidden/>
    <w:rsid w:val="001959EE"/>
  </w:style>
  <w:style w:type="character" w:styleId="Lienhypertexte">
    <w:name w:val="Hyperlink"/>
    <w:uiPriority w:val="99"/>
    <w:unhideWhenUsed/>
    <w:rsid w:val="00A50E9E"/>
    <w:rPr>
      <w:color w:val="0000FF"/>
      <w:u w:val="single"/>
    </w:rPr>
  </w:style>
  <w:style w:type="paragraph" w:styleId="NormalWeb">
    <w:name w:val="Normal (Web)"/>
    <w:basedOn w:val="Normal"/>
    <w:uiPriority w:val="99"/>
    <w:semiHidden/>
    <w:unhideWhenUsed/>
    <w:rsid w:val="0009394C"/>
    <w:pPr>
      <w:spacing w:before="100" w:beforeAutospacing="1" w:after="100" w:afterAutospacing="1" w:line="240" w:lineRule="auto"/>
    </w:pPr>
    <w:rPr>
      <w:rFonts w:ascii="Times New Roman" w:eastAsia="Times New Roman" w:hAnsi="Times New Roman" w:cs="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297898">
      <w:bodyDiv w:val="1"/>
      <w:marLeft w:val="0"/>
      <w:marRight w:val="0"/>
      <w:marTop w:val="0"/>
      <w:marBottom w:val="0"/>
      <w:divBdr>
        <w:top w:val="none" w:sz="0" w:space="0" w:color="auto"/>
        <w:left w:val="none" w:sz="0" w:space="0" w:color="auto"/>
        <w:bottom w:val="none" w:sz="0" w:space="0" w:color="auto"/>
        <w:right w:val="none" w:sz="0" w:space="0" w:color="auto"/>
      </w:divBdr>
    </w:div>
    <w:div w:id="1004823831">
      <w:bodyDiv w:val="1"/>
      <w:marLeft w:val="0"/>
      <w:marRight w:val="0"/>
      <w:marTop w:val="0"/>
      <w:marBottom w:val="0"/>
      <w:divBdr>
        <w:top w:val="none" w:sz="0" w:space="0" w:color="auto"/>
        <w:left w:val="none" w:sz="0" w:space="0" w:color="auto"/>
        <w:bottom w:val="none" w:sz="0" w:space="0" w:color="auto"/>
        <w:right w:val="none" w:sz="0" w:space="0" w:color="auto"/>
      </w:divBdr>
    </w:div>
    <w:div w:id="1056393499">
      <w:bodyDiv w:val="1"/>
      <w:marLeft w:val="0"/>
      <w:marRight w:val="0"/>
      <w:marTop w:val="0"/>
      <w:marBottom w:val="0"/>
      <w:divBdr>
        <w:top w:val="none" w:sz="0" w:space="0" w:color="auto"/>
        <w:left w:val="none" w:sz="0" w:space="0" w:color="auto"/>
        <w:bottom w:val="none" w:sz="0" w:space="0" w:color="auto"/>
        <w:right w:val="none" w:sz="0" w:space="0" w:color="auto"/>
      </w:divBdr>
    </w:div>
    <w:div w:id="1087265133">
      <w:bodyDiv w:val="1"/>
      <w:marLeft w:val="0"/>
      <w:marRight w:val="0"/>
      <w:marTop w:val="0"/>
      <w:marBottom w:val="0"/>
      <w:divBdr>
        <w:top w:val="none" w:sz="0" w:space="0" w:color="auto"/>
        <w:left w:val="none" w:sz="0" w:space="0" w:color="auto"/>
        <w:bottom w:val="none" w:sz="0" w:space="0" w:color="auto"/>
        <w:right w:val="none" w:sz="0" w:space="0" w:color="auto"/>
      </w:divBdr>
    </w:div>
    <w:div w:id="1142890262">
      <w:bodyDiv w:val="1"/>
      <w:marLeft w:val="0"/>
      <w:marRight w:val="0"/>
      <w:marTop w:val="0"/>
      <w:marBottom w:val="0"/>
      <w:divBdr>
        <w:top w:val="none" w:sz="0" w:space="0" w:color="auto"/>
        <w:left w:val="none" w:sz="0" w:space="0" w:color="auto"/>
        <w:bottom w:val="none" w:sz="0" w:space="0" w:color="auto"/>
        <w:right w:val="none" w:sz="0" w:space="0" w:color="auto"/>
      </w:divBdr>
    </w:div>
    <w:div w:id="1732263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3.xml"/><Relationship Id="rId18" Type="http://schemas.openxmlformats.org/officeDocument/2006/relationships/chart" Target="charts/chart8.xml"/><Relationship Id="rId26" Type="http://schemas.openxmlformats.org/officeDocument/2006/relationships/image" Target="media/image6.png"/><Relationship Id="rId39"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chart" Target="charts/chart9.xml"/><Relationship Id="rId34" Type="http://schemas.openxmlformats.org/officeDocument/2006/relationships/chart" Target="charts/chart18.xml"/><Relationship Id="rId42" Type="http://schemas.openxmlformats.org/officeDocument/2006/relationships/chart" Target="charts/chart22.xml"/><Relationship Id="rId47" Type="http://schemas.openxmlformats.org/officeDocument/2006/relationships/chart" Target="charts/chart27.xml"/><Relationship Id="rId50" Type="http://schemas.microsoft.com/office/2011/relationships/people" Target="people.xml"/><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chart" Target="charts/chart7.xml"/><Relationship Id="rId25" Type="http://schemas.openxmlformats.org/officeDocument/2006/relationships/image" Target="media/image5.png"/><Relationship Id="rId33" Type="http://schemas.openxmlformats.org/officeDocument/2006/relationships/chart" Target="charts/chart17.xml"/><Relationship Id="rId38" Type="http://schemas.openxmlformats.org/officeDocument/2006/relationships/chart" Target="charts/chart20.xml"/><Relationship Id="rId46" Type="http://schemas.openxmlformats.org/officeDocument/2006/relationships/chart" Target="charts/chart26.xml"/><Relationship Id="rId2" Type="http://schemas.openxmlformats.org/officeDocument/2006/relationships/numbering" Target="numbering.xml"/><Relationship Id="rId16" Type="http://schemas.openxmlformats.org/officeDocument/2006/relationships/chart" Target="charts/chart6.xml"/><Relationship Id="rId20" Type="http://schemas.openxmlformats.org/officeDocument/2006/relationships/image" Target="media/image4.png"/><Relationship Id="rId29" Type="http://schemas.openxmlformats.org/officeDocument/2006/relationships/chart" Target="charts/chart15.xml"/><Relationship Id="rId41" Type="http://schemas.openxmlformats.org/officeDocument/2006/relationships/chart" Target="charts/chart2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chart" Target="charts/chart12.xml"/><Relationship Id="rId32" Type="http://schemas.openxmlformats.org/officeDocument/2006/relationships/image" Target="media/image8.png"/><Relationship Id="rId37" Type="http://schemas.openxmlformats.org/officeDocument/2006/relationships/chart" Target="charts/chart19.xml"/><Relationship Id="rId40" Type="http://schemas.openxmlformats.org/officeDocument/2006/relationships/image" Target="media/image12.png"/><Relationship Id="rId45" Type="http://schemas.openxmlformats.org/officeDocument/2006/relationships/chart" Target="charts/chart25.xml"/><Relationship Id="rId5" Type="http://schemas.openxmlformats.org/officeDocument/2006/relationships/webSettings" Target="webSettings.xml"/><Relationship Id="rId15" Type="http://schemas.openxmlformats.org/officeDocument/2006/relationships/chart" Target="charts/chart5.xml"/><Relationship Id="rId23" Type="http://schemas.openxmlformats.org/officeDocument/2006/relationships/chart" Target="charts/chart11.xml"/><Relationship Id="rId28" Type="http://schemas.openxmlformats.org/officeDocument/2006/relationships/chart" Target="charts/chart14.xml"/><Relationship Id="rId36" Type="http://schemas.openxmlformats.org/officeDocument/2006/relationships/image" Target="media/image10.png"/><Relationship Id="rId49" Type="http://schemas.openxmlformats.org/officeDocument/2006/relationships/fontTable" Target="fontTable.xml"/><Relationship Id="rId10" Type="http://schemas.microsoft.com/office/2007/relationships/hdphoto" Target="media/hdphoto1.wdp"/><Relationship Id="rId19" Type="http://schemas.openxmlformats.org/officeDocument/2006/relationships/image" Target="media/image3.png"/><Relationship Id="rId31" Type="http://schemas.openxmlformats.org/officeDocument/2006/relationships/image" Target="media/image7.png"/><Relationship Id="rId44" Type="http://schemas.openxmlformats.org/officeDocument/2006/relationships/chart" Target="charts/chart2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4.xml"/><Relationship Id="rId22" Type="http://schemas.openxmlformats.org/officeDocument/2006/relationships/chart" Target="charts/chart10.xml"/><Relationship Id="rId27" Type="http://schemas.openxmlformats.org/officeDocument/2006/relationships/chart" Target="charts/chart13.xml"/><Relationship Id="rId30" Type="http://schemas.openxmlformats.org/officeDocument/2006/relationships/chart" Target="charts/chart16.xml"/><Relationship Id="rId35" Type="http://schemas.openxmlformats.org/officeDocument/2006/relationships/image" Target="media/image9.png"/><Relationship Id="rId43" Type="http://schemas.openxmlformats.org/officeDocument/2006/relationships/chart" Target="charts/chart23.xml"/><Relationship Id="rId48" Type="http://schemas.openxmlformats.org/officeDocument/2006/relationships/chart" Target="charts/chart28.xml"/><Relationship Id="rId8" Type="http://schemas.openxmlformats.org/officeDocument/2006/relationships/image" Target="media/image1.png"/><Relationship Id="rId51"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vmware-host\Shared%20Folders\local\1_tout_travail\5_Work_prog_V2\R&#233;sultat\R&#233;sultat_r&#233;so_complV2.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vmware-host\Shared%20Folders\local\1_tout_travail\5_Work_prog_V2\R&#233;sultat\R&#233;sultat_Lobbat_hehs4V2.xlsx" TargetMode="External"/></Relationships>
</file>

<file path=word/charts/_rels/chart11.xml.rels><?xml version="1.0" encoding="UTF-8" standalone="yes"?>
<Relationships xmlns="http://schemas.openxmlformats.org/package/2006/relationships"><Relationship Id="rId3" Type="http://schemas.openxmlformats.org/officeDocument/2006/relationships/oleObject" Target="file:///\\vmware-host\Shared%20Folders\local\1_tout_travail\5_Work_prog_V2\R&#233;sultat\R&#233;sultat_Lobbat_hehs4V2.xlsx" TargetMode="External"/><Relationship Id="rId2" Type="http://schemas.microsoft.com/office/2011/relationships/chartColorStyle" Target="colors5.xml"/><Relationship Id="rId1" Type="http://schemas.microsoft.com/office/2011/relationships/chartStyle" Target="style5.xml"/></Relationships>
</file>

<file path=word/charts/_rels/chart12.xml.rels><?xml version="1.0" encoding="UTF-8" standalone="yes"?>
<Relationships xmlns="http://schemas.openxmlformats.org/package/2006/relationships"><Relationship Id="rId3" Type="http://schemas.openxmlformats.org/officeDocument/2006/relationships/oleObject" Target="file:///\\vmware-host\Shared%20Folders\local\1_tout_travail\5_Work_prog_V2\R&#233;sultat\R&#233;sultat_Lobbat_hehs4V2.xlsx" TargetMode="External"/><Relationship Id="rId2" Type="http://schemas.microsoft.com/office/2011/relationships/chartColorStyle" Target="colors6.xml"/><Relationship Id="rId1" Type="http://schemas.microsoft.com/office/2011/relationships/chartStyle" Target="style6.xml"/></Relationships>
</file>

<file path=word/charts/_rels/chart13.xml.rels><?xml version="1.0" encoding="UTF-8" standalone="yes"?>
<Relationships xmlns="http://schemas.openxmlformats.org/package/2006/relationships"><Relationship Id="rId1" Type="http://schemas.openxmlformats.org/officeDocument/2006/relationships/oleObject" Target="file:///\\vmware-host\Shared%20Folders\local\1_tout_travail\5_Work_prog_V2\R&#233;sultat\R&#233;sultat_Lobbat_hehs8V2.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vmware-host\Shared%20Folders\local\1_tout_travail\5_Work_prog_V2\R&#233;sultat\R&#233;sultat_Lobbat_hehs8V2.xlsx" TargetMode="External"/></Relationships>
</file>

<file path=word/charts/_rels/chart15.xml.rels><?xml version="1.0" encoding="UTF-8" standalone="yes"?>
<Relationships xmlns="http://schemas.openxmlformats.org/package/2006/relationships"><Relationship Id="rId3" Type="http://schemas.openxmlformats.org/officeDocument/2006/relationships/oleObject" Target="file:///\\vmware-host\Shared%20Folders\local\1_tout_travail\5_Work_prog_V2\R&#233;sultat\R&#233;sultat_Lobbat_hehs8V2.xlsx" TargetMode="External"/><Relationship Id="rId2" Type="http://schemas.microsoft.com/office/2011/relationships/chartColorStyle" Target="colors7.xml"/><Relationship Id="rId1" Type="http://schemas.microsoft.com/office/2011/relationships/chartStyle" Target="style7.xml"/></Relationships>
</file>

<file path=word/charts/_rels/chart16.xml.rels><?xml version="1.0" encoding="UTF-8" standalone="yes"?>
<Relationships xmlns="http://schemas.openxmlformats.org/package/2006/relationships"><Relationship Id="rId3" Type="http://schemas.openxmlformats.org/officeDocument/2006/relationships/oleObject" Target="file:///\\vmware-host\Shared%20Folders\local\1_tout_travail\5_Work_prog_V2\R&#233;sultat\R&#233;sultat_Lobbat_hehs8V2.xlsx" TargetMode="External"/><Relationship Id="rId2" Type="http://schemas.microsoft.com/office/2011/relationships/chartColorStyle" Target="colors8.xml"/><Relationship Id="rId1" Type="http://schemas.microsoft.com/office/2011/relationships/chartStyle" Target="style8.xml"/></Relationships>
</file>

<file path=word/charts/_rels/chart17.xml.rels><?xml version="1.0" encoding="UTF-8" standalone="yes"?>
<Relationships xmlns="http://schemas.openxmlformats.org/package/2006/relationships"><Relationship Id="rId1" Type="http://schemas.openxmlformats.org/officeDocument/2006/relationships/oleObject" Target="file:///\\vmware-host\Shared%20Folders\local\1_tout_travail\5_Work_prog_V2\R&#233;sultat\donn&#233;e\R&#233;sultat_Lobbato%20CL.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vmware-host\Shared%20Folders\local\1_tout_travail\5_Work_prog_V2\R&#233;sultat\donn&#233;e\R&#233;sultat_Lobbato%20CL.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vmware-host\Shared%20Folders\local\1_tout_travail\5_Work_prog_V2\R&#233;sultat\donn&#233;e\R&#233;sultat_Lobbato%20CL2.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vmware-host\Shared%20Folders\local\1_tout_travail\5_Work_prog_V2\R&#233;sultat\R&#233;sultat_r&#233;so_complV2.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vmware-host\Shared%20Folders\local\1_tout_travail\5_Work_prog_V2\R&#233;sultat\donn&#233;e\R&#233;sultat_Lobbato%20CL2.xlsx" TargetMode="External"/></Relationships>
</file>

<file path=word/charts/_rels/chart21.xml.rels><?xml version="1.0" encoding="UTF-8" standalone="yes"?>
<Relationships xmlns="http://schemas.openxmlformats.org/package/2006/relationships"><Relationship Id="rId3" Type="http://schemas.openxmlformats.org/officeDocument/2006/relationships/oleObject" Target="file:///\\vmware-host\Shared%20Folders\local001\1_tout_travail\6_couplage_EqRey_EqEne\20161128_cas_elrod\resultat_validation_couplage\resultat_validation.xlsx" TargetMode="External"/><Relationship Id="rId2" Type="http://schemas.microsoft.com/office/2011/relationships/chartColorStyle" Target="colors9.xml"/><Relationship Id="rId1" Type="http://schemas.microsoft.com/office/2011/relationships/chartStyle" Target="style9.xml"/></Relationships>
</file>

<file path=word/charts/_rels/chart22.xml.rels><?xml version="1.0" encoding="UTF-8" standalone="yes"?>
<Relationships xmlns="http://schemas.openxmlformats.org/package/2006/relationships"><Relationship Id="rId1" Type="http://schemas.openxmlformats.org/officeDocument/2006/relationships/oleObject" Target="file:///\\vmware-host\Shared%20Folders\local001\1_tout_travail\6_couplage_EqRey_EqEne\20161128_cas_elrod\resultat_validation_couplage\resultat_validation.xlsx" TargetMode="External"/></Relationships>
</file>

<file path=word/charts/_rels/chart23.xml.rels><?xml version="1.0" encoding="UTF-8" standalone="yes"?>
<Relationships xmlns="http://schemas.openxmlformats.org/package/2006/relationships"><Relationship Id="rId3" Type="http://schemas.openxmlformats.org/officeDocument/2006/relationships/oleObject" Target="file:///\\vmware-host\Shared%20Folders\local001\1_tout_travail\6_couplage_EqRey_EqEne\20161128_cas_elrod\resultat_validation_couplage\resultat_validation.xlsx" TargetMode="External"/><Relationship Id="rId2" Type="http://schemas.microsoft.com/office/2011/relationships/chartColorStyle" Target="colors10.xml"/><Relationship Id="rId1" Type="http://schemas.microsoft.com/office/2011/relationships/chartStyle" Target="style10.xml"/></Relationships>
</file>

<file path=word/charts/_rels/chart24.xml.rels><?xml version="1.0" encoding="UTF-8" standalone="yes"?>
<Relationships xmlns="http://schemas.openxmlformats.org/package/2006/relationships"><Relationship Id="rId3" Type="http://schemas.openxmlformats.org/officeDocument/2006/relationships/oleObject" Target="file:///\\vmware-host\Shared%20Folders\local001\1_tout_travail\6_couplage_EqRey_EqEne\20161128_cas_elrod\resultat_validation_couplage\resultat_validation.xlsx" TargetMode="External"/><Relationship Id="rId2" Type="http://schemas.microsoft.com/office/2011/relationships/chartColorStyle" Target="colors11.xml"/><Relationship Id="rId1" Type="http://schemas.microsoft.com/office/2011/relationships/chartStyle" Target="style11.xml"/></Relationships>
</file>

<file path=word/charts/_rels/chart25.xml.rels><?xml version="1.0" encoding="UTF-8" standalone="yes"?>
<Relationships xmlns="http://schemas.openxmlformats.org/package/2006/relationships"><Relationship Id="rId2" Type="http://schemas.openxmlformats.org/officeDocument/2006/relationships/package" Target="../embeddings/Feuille_de_calcul_Microsoft_Excel1.xlsx"/><Relationship Id="rId1" Type="http://schemas.openxmlformats.org/officeDocument/2006/relationships/themeOverride" Target="../theme/themeOverride1.xml"/></Relationships>
</file>

<file path=word/charts/_rels/chart26.xml.rels><?xml version="1.0" encoding="UTF-8" standalone="yes"?>
<Relationships xmlns="http://schemas.openxmlformats.org/package/2006/relationships"><Relationship Id="rId1" Type="http://schemas.openxmlformats.org/officeDocument/2006/relationships/oleObject" Target="file:///\\vmware-host\Shared%20Folders\local001\1_tout_travail\6_couplage_EqRey_EqEne\20161128_cas_elrod\resultat_validation_couplage\resultat_validation.xlsx" TargetMode="External"/></Relationships>
</file>

<file path=word/charts/_rels/chart27.xml.rels><?xml version="1.0" encoding="UTF-8" standalone="yes"?>
<Relationships xmlns="http://schemas.openxmlformats.org/package/2006/relationships"><Relationship Id="rId2" Type="http://schemas.openxmlformats.org/officeDocument/2006/relationships/package" Target="../embeddings/Feuille_de_calcul_Microsoft_Excel2.xlsx"/><Relationship Id="rId1" Type="http://schemas.openxmlformats.org/officeDocument/2006/relationships/themeOverride" Target="../theme/themeOverride2.xml"/></Relationships>
</file>

<file path=word/charts/_rels/chart28.xml.rels><?xml version="1.0" encoding="UTF-8" standalone="yes"?>
<Relationships xmlns="http://schemas.openxmlformats.org/package/2006/relationships"><Relationship Id="rId2" Type="http://schemas.openxmlformats.org/officeDocument/2006/relationships/package" Target="../embeddings/Feuille_de_calcul_Microsoft_Excel3.xlsx"/><Relationship Id="rId1" Type="http://schemas.openxmlformats.org/officeDocument/2006/relationships/themeOverride" Target="../theme/themeOverride3.xml"/></Relationships>
</file>

<file path=word/charts/_rels/chart3.xml.rels><?xml version="1.0" encoding="UTF-8" standalone="yes"?>
<Relationships xmlns="http://schemas.openxmlformats.org/package/2006/relationships"><Relationship Id="rId3" Type="http://schemas.openxmlformats.org/officeDocument/2006/relationships/oleObject" Target="file:///\\vmware-host\Shared%20Folders\local\1_tout_travail\5_Work_prog_V2\R&#233;sultat\R&#233;sultat_r&#233;so_complV2.xlsx" TargetMode="External"/><Relationship Id="rId2" Type="http://schemas.microsoft.com/office/2011/relationships/chartColorStyle" Target="colors1.xml"/><Relationship Id="rId1" Type="http://schemas.microsoft.com/office/2011/relationships/chartStyle" Target="style1.xml"/></Relationships>
</file>

<file path=word/charts/_rels/chart4.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2.xml"/><Relationship Id="rId1" Type="http://schemas.microsoft.com/office/2011/relationships/chartStyle" Target="style2.xml"/></Relationships>
</file>

<file path=word/charts/_rels/chart5.xml.rels><?xml version="1.0" encoding="UTF-8" standalone="yes"?>
<Relationships xmlns="http://schemas.openxmlformats.org/package/2006/relationships"><Relationship Id="rId1" Type="http://schemas.openxmlformats.org/officeDocument/2006/relationships/oleObject" Target="file:///\\vmware-host\Shared%20Folders\local\1_tout_travail\5_Work_prog_V2\R&#233;sultat\R&#233;sultat_LobbatV2.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vmware-host\Shared%20Folders\local\1_tout_travail\5_Work_prog_V2\R&#233;sultat\R&#233;sultat_LobbatV2.xlsx" TargetMode="External"/></Relationships>
</file>

<file path=word/charts/_rels/chart7.xml.rels><?xml version="1.0" encoding="UTF-8" standalone="yes"?>
<Relationships xmlns="http://schemas.openxmlformats.org/package/2006/relationships"><Relationship Id="rId3" Type="http://schemas.openxmlformats.org/officeDocument/2006/relationships/oleObject" Target="file:///\\vmware-host\Shared%20Folders\local\1_tout_travail\5_Work_prog_V2\R&#233;sultat\R&#233;sultat_LobbatV2.xlsx" TargetMode="External"/><Relationship Id="rId2" Type="http://schemas.microsoft.com/office/2011/relationships/chartColorStyle" Target="colors3.xml"/><Relationship Id="rId1" Type="http://schemas.microsoft.com/office/2011/relationships/chartStyle" Target="style3.xml"/></Relationships>
</file>

<file path=word/charts/_rels/chart8.xml.rels><?xml version="1.0" encoding="UTF-8" standalone="yes"?>
<Relationships xmlns="http://schemas.openxmlformats.org/package/2006/relationships"><Relationship Id="rId3" Type="http://schemas.openxmlformats.org/officeDocument/2006/relationships/oleObject" Target="file:///\\vmware-host\Shared%20Folders\local\1_tout_travail\5_Work_prog_V2\R&#233;sultat\R&#233;sultat_LobbatV2.xlsx" TargetMode="External"/><Relationship Id="rId2" Type="http://schemas.microsoft.com/office/2011/relationships/chartColorStyle" Target="colors4.xml"/><Relationship Id="rId1" Type="http://schemas.microsoft.com/office/2011/relationships/chartStyle" Target="style4.xml"/></Relationships>
</file>

<file path=word/charts/_rels/chart9.xml.rels><?xml version="1.0" encoding="UTF-8" standalone="yes"?>
<Relationships xmlns="http://schemas.openxmlformats.org/package/2006/relationships"><Relationship Id="rId1" Type="http://schemas.openxmlformats.org/officeDocument/2006/relationships/oleObject" Target="file:///\\vmware-host\Shared%20Folders\local\1_tout_travail\5_Work_prog_V2\R&#233;sultat\R&#233;sultat_Lobbat_hehs4V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N=10</c:v>
          </c:tx>
          <c:spPr>
            <a:ln w="19050" cap="rnd">
              <a:solidFill>
                <a:schemeClr val="accent1"/>
              </a:solidFill>
              <a:round/>
            </a:ln>
            <a:effectLst/>
          </c:spPr>
          <c:marker>
            <c:symbol val="none"/>
          </c:marker>
          <c:xVal>
            <c:numRef>
              <c:f>'erreur relative_infV2 (adi)'!$A$2:$A$82</c:f>
              <c:numCache>
                <c:formatCode>0.000000</c:formatCode>
                <c:ptCount val="81"/>
                <c:pt idx="0">
                  <c:v>3.9968028886505604E-15</c:v>
                </c:pt>
                <c:pt idx="1">
                  <c:v>1.2500000000003999E-2</c:v>
                </c:pt>
                <c:pt idx="2">
                  <c:v>2.5000000000002999E-2</c:v>
                </c:pt>
                <c:pt idx="3">
                  <c:v>3.7500000000003003E-2</c:v>
                </c:pt>
                <c:pt idx="4">
                  <c:v>5.0000000000003E-2</c:v>
                </c:pt>
                <c:pt idx="5">
                  <c:v>6.2500000000002998E-2</c:v>
                </c:pt>
                <c:pt idx="6">
                  <c:v>7.5000000000002995E-2</c:v>
                </c:pt>
                <c:pt idx="7">
                  <c:v>8.7500000000003006E-2</c:v>
                </c:pt>
                <c:pt idx="8">
                  <c:v>0.100000000000003</c:v>
                </c:pt>
                <c:pt idx="9">
                  <c:v>0.112500000000003</c:v>
                </c:pt>
                <c:pt idx="10">
                  <c:v>0.125000000000003</c:v>
                </c:pt>
                <c:pt idx="11">
                  <c:v>0.13750000000000301</c:v>
                </c:pt>
                <c:pt idx="12">
                  <c:v>0.15000000000000299</c:v>
                </c:pt>
                <c:pt idx="13">
                  <c:v>0.162500000000003</c:v>
                </c:pt>
                <c:pt idx="14">
                  <c:v>0.17500000000000299</c:v>
                </c:pt>
                <c:pt idx="15">
                  <c:v>0.187500000000003</c:v>
                </c:pt>
                <c:pt idx="16">
                  <c:v>0.20000000000000301</c:v>
                </c:pt>
                <c:pt idx="17">
                  <c:v>0.21250000000000299</c:v>
                </c:pt>
                <c:pt idx="18">
                  <c:v>0.225000000000003</c:v>
                </c:pt>
                <c:pt idx="19">
                  <c:v>0.23750000000000299</c:v>
                </c:pt>
                <c:pt idx="20">
                  <c:v>0.250000000000003</c:v>
                </c:pt>
                <c:pt idx="21">
                  <c:v>0.26250000000000301</c:v>
                </c:pt>
                <c:pt idx="22">
                  <c:v>0.27500000000000302</c:v>
                </c:pt>
                <c:pt idx="23">
                  <c:v>0.28750000000000298</c:v>
                </c:pt>
                <c:pt idx="24">
                  <c:v>0.30000000000000199</c:v>
                </c:pt>
                <c:pt idx="25">
                  <c:v>0.312500000000002</c:v>
                </c:pt>
                <c:pt idx="26">
                  <c:v>0.32500000000000201</c:v>
                </c:pt>
                <c:pt idx="27">
                  <c:v>0.33750000000000202</c:v>
                </c:pt>
                <c:pt idx="28">
                  <c:v>0.35000000000000198</c:v>
                </c:pt>
                <c:pt idx="29">
                  <c:v>0.36250000000000199</c:v>
                </c:pt>
                <c:pt idx="30">
                  <c:v>0.375000000000002</c:v>
                </c:pt>
                <c:pt idx="31">
                  <c:v>0.38750000000000201</c:v>
                </c:pt>
                <c:pt idx="32">
                  <c:v>0.40000000000000202</c:v>
                </c:pt>
                <c:pt idx="33">
                  <c:v>0.41250000000000198</c:v>
                </c:pt>
                <c:pt idx="34">
                  <c:v>0.42500000000000199</c:v>
                </c:pt>
                <c:pt idx="35">
                  <c:v>0.437500000000002</c:v>
                </c:pt>
                <c:pt idx="36">
                  <c:v>0.45000000000000201</c:v>
                </c:pt>
                <c:pt idx="37">
                  <c:v>0.46250000000000202</c:v>
                </c:pt>
                <c:pt idx="38">
                  <c:v>0.47500000000000198</c:v>
                </c:pt>
                <c:pt idx="39">
                  <c:v>0.48750000000000199</c:v>
                </c:pt>
                <c:pt idx="40">
                  <c:v>0.500000000000002</c:v>
                </c:pt>
                <c:pt idx="41">
                  <c:v>0.51250000000000195</c:v>
                </c:pt>
                <c:pt idx="42">
                  <c:v>0.52500000000000202</c:v>
                </c:pt>
                <c:pt idx="43">
                  <c:v>0.53750000000000198</c:v>
                </c:pt>
                <c:pt idx="44">
                  <c:v>0.55000000000000204</c:v>
                </c:pt>
                <c:pt idx="45">
                  <c:v>0.562500000000002</c:v>
                </c:pt>
                <c:pt idx="46">
                  <c:v>0.57500000000000195</c:v>
                </c:pt>
                <c:pt idx="47">
                  <c:v>0.58750000000000102</c:v>
                </c:pt>
                <c:pt idx="48">
                  <c:v>0.60000000000000098</c:v>
                </c:pt>
                <c:pt idx="49">
                  <c:v>0.61250000000000104</c:v>
                </c:pt>
                <c:pt idx="50">
                  <c:v>0.625000000000001</c:v>
                </c:pt>
                <c:pt idx="51">
                  <c:v>0.63750000000000095</c:v>
                </c:pt>
                <c:pt idx="52">
                  <c:v>0.65000000000000102</c:v>
                </c:pt>
                <c:pt idx="53">
                  <c:v>0.66250000000000098</c:v>
                </c:pt>
                <c:pt idx="54">
                  <c:v>0.67500000000000104</c:v>
                </c:pt>
                <c:pt idx="55">
                  <c:v>0.687500000000001</c:v>
                </c:pt>
                <c:pt idx="56">
                  <c:v>0.70000000000000095</c:v>
                </c:pt>
                <c:pt idx="57">
                  <c:v>0.71250000000000102</c:v>
                </c:pt>
                <c:pt idx="58">
                  <c:v>0.72500000000000098</c:v>
                </c:pt>
                <c:pt idx="59">
                  <c:v>0.73750000000000104</c:v>
                </c:pt>
                <c:pt idx="60">
                  <c:v>0.750000000000001</c:v>
                </c:pt>
                <c:pt idx="61">
                  <c:v>0.76250000000000095</c:v>
                </c:pt>
                <c:pt idx="62">
                  <c:v>0.77500000000000102</c:v>
                </c:pt>
                <c:pt idx="63">
                  <c:v>0.78750000000000098</c:v>
                </c:pt>
                <c:pt idx="64">
                  <c:v>0.80000000000000104</c:v>
                </c:pt>
                <c:pt idx="65">
                  <c:v>0.812500000000001</c:v>
                </c:pt>
                <c:pt idx="66">
                  <c:v>0.82500000000000095</c:v>
                </c:pt>
                <c:pt idx="67">
                  <c:v>0.83750000000000102</c:v>
                </c:pt>
                <c:pt idx="68">
                  <c:v>0.85000000000000098</c:v>
                </c:pt>
                <c:pt idx="69">
                  <c:v>0.86250000000000004</c:v>
                </c:pt>
                <c:pt idx="70">
                  <c:v>0.875</c:v>
                </c:pt>
                <c:pt idx="71">
                  <c:v>0.88749999999999996</c:v>
                </c:pt>
                <c:pt idx="72">
                  <c:v>0.9</c:v>
                </c:pt>
                <c:pt idx="73">
                  <c:v>0.91249999999999998</c:v>
                </c:pt>
                <c:pt idx="74">
                  <c:v>0.92500000000000004</c:v>
                </c:pt>
                <c:pt idx="75">
                  <c:v>0.9375</c:v>
                </c:pt>
                <c:pt idx="76">
                  <c:v>0.95</c:v>
                </c:pt>
                <c:pt idx="77">
                  <c:v>0.96250000000000002</c:v>
                </c:pt>
                <c:pt idx="78">
                  <c:v>0.97499999999999998</c:v>
                </c:pt>
                <c:pt idx="79">
                  <c:v>0.98750000000000004</c:v>
                </c:pt>
                <c:pt idx="80">
                  <c:v>1</c:v>
                </c:pt>
              </c:numCache>
            </c:numRef>
          </c:xVal>
          <c:yVal>
            <c:numRef>
              <c:f>'erreur relative_infV2 (adi)'!$B$2:$B$82</c:f>
              <c:numCache>
                <c:formatCode>0.00E+00</c:formatCode>
                <c:ptCount val="81"/>
                <c:pt idx="0">
                  <c:v>0</c:v>
                </c:pt>
                <c:pt idx="1">
                  <c:v>0.21612859206775398</c:v>
                </c:pt>
                <c:pt idx="2">
                  <c:v>0.42738320170030503</c:v>
                </c:pt>
                <c:pt idx="3">
                  <c:v>0.63384067925832499</c:v>
                </c:pt>
                <c:pt idx="4">
                  <c:v>0.83557444464615005</c:v>
                </c:pt>
                <c:pt idx="5">
                  <c:v>1.0326545832228999</c:v>
                </c:pt>
                <c:pt idx="6">
                  <c:v>1.2251479453399399</c:v>
                </c:pt>
                <c:pt idx="7">
                  <c:v>1.4131182594521898</c:v>
                </c:pt>
                <c:pt idx="8">
                  <c:v>1.5966262111633651</c:v>
                </c:pt>
                <c:pt idx="9">
                  <c:v>1.7757295447875698</c:v>
                </c:pt>
                <c:pt idx="10">
                  <c:v>1.9504831577541002</c:v>
                </c:pt>
                <c:pt idx="11">
                  <c:v>2.12093918517321</c:v>
                </c:pt>
                <c:pt idx="12">
                  <c:v>2.287147100058585</c:v>
                </c:pt>
                <c:pt idx="13">
                  <c:v>2.449153783986175</c:v>
                </c:pt>
                <c:pt idx="14">
                  <c:v>2.6070036169836901</c:v>
                </c:pt>
                <c:pt idx="15">
                  <c:v>2.7607385661722352</c:v>
                </c:pt>
                <c:pt idx="16">
                  <c:v>2.9103982686431098</c:v>
                </c:pt>
                <c:pt idx="17">
                  <c:v>3.0560200996267848</c:v>
                </c:pt>
                <c:pt idx="18">
                  <c:v>3.1976392608197051</c:v>
                </c:pt>
                <c:pt idx="19">
                  <c:v>3.3352888635649349</c:v>
                </c:pt>
                <c:pt idx="20">
                  <c:v>3.468999997493035</c:v>
                </c:pt>
                <c:pt idx="21">
                  <c:v>3.598801817777455</c:v>
                </c:pt>
                <c:pt idx="22">
                  <c:v>3.7247216196622501</c:v>
                </c:pt>
                <c:pt idx="23">
                  <c:v>3.84678491901458</c:v>
                </c:pt>
                <c:pt idx="24">
                  <c:v>3.96501553292293</c:v>
                </c:pt>
                <c:pt idx="25">
                  <c:v>4.0794356617164347</c:v>
                </c:pt>
                <c:pt idx="26">
                  <c:v>4.1900659707771046</c:v>
                </c:pt>
                <c:pt idx="27">
                  <c:v>4.2969256696017748</c:v>
                </c:pt>
                <c:pt idx="28">
                  <c:v>4.4000325998898653</c:v>
                </c:pt>
                <c:pt idx="29">
                  <c:v>4.4994033266605795</c:v>
                </c:pt>
                <c:pt idx="30">
                  <c:v>4.5950532289841197</c:v>
                </c:pt>
                <c:pt idx="31">
                  <c:v>4.6869965844191253</c:v>
                </c:pt>
                <c:pt idx="32">
                  <c:v>4.7752466722041902</c:v>
                </c:pt>
                <c:pt idx="33">
                  <c:v>4.859815880784045</c:v>
                </c:pt>
                <c:pt idx="34">
                  <c:v>4.9407157976602001</c:v>
                </c:pt>
                <c:pt idx="35">
                  <c:v>5.0179573293771496</c:v>
                </c:pt>
                <c:pt idx="36">
                  <c:v>5.0915508089195001</c:v>
                </c:pt>
                <c:pt idx="37">
                  <c:v>5.1615061220642504</c:v>
                </c:pt>
                <c:pt idx="38">
                  <c:v>5.2278328295543002</c:v>
                </c:pt>
                <c:pt idx="39">
                  <c:v>5.2905402994893995</c:v>
                </c:pt>
                <c:pt idx="40">
                  <c:v>5.3496378546147998</c:v>
                </c:pt>
                <c:pt idx="41">
                  <c:v>5.4051349067346006</c:v>
                </c:pt>
                <c:pt idx="42">
                  <c:v>5.4570411216328996</c:v>
                </c:pt>
                <c:pt idx="43">
                  <c:v>5.5053665975130501</c:v>
                </c:pt>
                <c:pt idx="44">
                  <c:v>5.5501220249419001</c:v>
                </c:pt>
                <c:pt idx="45">
                  <c:v>5.5913188796386999</c:v>
                </c:pt>
                <c:pt idx="46">
                  <c:v>5.6289696304951002</c:v>
                </c:pt>
                <c:pt idx="47">
                  <c:v>5.6630879404799002</c:v>
                </c:pt>
                <c:pt idx="48">
                  <c:v>5.6936889165807498</c:v>
                </c:pt>
                <c:pt idx="49">
                  <c:v>5.7207893362670497</c:v>
                </c:pt>
                <c:pt idx="50">
                  <c:v>5.7444079173383003</c:v>
                </c:pt>
                <c:pt idx="51">
                  <c:v>5.7645655951813506</c:v>
                </c:pt>
                <c:pt idx="52">
                  <c:v>5.7812858291721003</c:v>
                </c:pt>
                <c:pt idx="53">
                  <c:v>5.79459492818975</c:v>
                </c:pt>
                <c:pt idx="54">
                  <c:v>5.8045223941058506</c:v>
                </c:pt>
                <c:pt idx="55">
                  <c:v>5.8111012862192997</c:v>
                </c:pt>
                <c:pt idx="56">
                  <c:v>5.8143686360265496</c:v>
                </c:pt>
                <c:pt idx="57">
                  <c:v>5.8143658792331996</c:v>
                </c:pt>
                <c:pt idx="58">
                  <c:v>5.8111393324757001</c:v>
                </c:pt>
                <c:pt idx="59">
                  <c:v>5.8047406679681002</c:v>
                </c:pt>
                <c:pt idx="60">
                  <c:v>5.7952274926457497</c:v>
                </c:pt>
                <c:pt idx="61">
                  <c:v>5.7826639023843498</c:v>
                </c:pt>
                <c:pt idx="62">
                  <c:v>5.76712114676155</c:v>
                </c:pt>
                <c:pt idx="63">
                  <c:v>5.7486783111282005</c:v>
                </c:pt>
                <c:pt idx="64">
                  <c:v>5.7274230476563002</c:v>
                </c:pt>
                <c:pt idx="65">
                  <c:v>5.7034523955297001</c:v>
                </c:pt>
                <c:pt idx="66">
                  <c:v>5.6768736611382504</c:v>
                </c:pt>
                <c:pt idx="67">
                  <c:v>5.6478053546312506</c:v>
                </c:pt>
                <c:pt idx="68">
                  <c:v>5.61637822568155</c:v>
                </c:pt>
                <c:pt idx="69">
                  <c:v>5.5827364180679506</c:v>
                </c:pt>
                <c:pt idx="70">
                  <c:v>5.5470386500036497</c:v>
                </c:pt>
                <c:pt idx="71">
                  <c:v>5.5094595679226002</c:v>
                </c:pt>
                <c:pt idx="72">
                  <c:v>5.4701911988929002</c:v>
                </c:pt>
                <c:pt idx="73">
                  <c:v>5.4294445253007</c:v>
                </c:pt>
                <c:pt idx="74">
                  <c:v>5.3874512214523005</c:v>
                </c:pt>
                <c:pt idx="75">
                  <c:v>5.3444655337110998</c:v>
                </c:pt>
                <c:pt idx="76">
                  <c:v>5.3007663575653501</c:v>
                </c:pt>
                <c:pt idx="77">
                  <c:v>5.25665948644565</c:v>
                </c:pt>
                <c:pt idx="78">
                  <c:v>5.2124800982553001</c:v>
                </c:pt>
                <c:pt idx="79">
                  <c:v>5.1685954670429499</c:v>
                </c:pt>
                <c:pt idx="80">
                  <c:v>5.1252137904839499</c:v>
                </c:pt>
              </c:numCache>
            </c:numRef>
          </c:yVal>
          <c:smooth val="0"/>
        </c:ser>
        <c:ser>
          <c:idx val="1"/>
          <c:order val="1"/>
          <c:tx>
            <c:v>N=20</c:v>
          </c:tx>
          <c:spPr>
            <a:ln w="19050" cap="rnd">
              <a:solidFill>
                <a:schemeClr val="accent2"/>
              </a:solidFill>
              <a:round/>
            </a:ln>
            <a:effectLst/>
          </c:spPr>
          <c:marker>
            <c:symbol val="none"/>
          </c:marker>
          <c:xVal>
            <c:numRef>
              <c:f>'erreur relative_infV2 (adi)'!$A$2:$A$82</c:f>
              <c:numCache>
                <c:formatCode>0.000000</c:formatCode>
                <c:ptCount val="81"/>
                <c:pt idx="0">
                  <c:v>3.9968028886505604E-15</c:v>
                </c:pt>
                <c:pt idx="1">
                  <c:v>1.2500000000003999E-2</c:v>
                </c:pt>
                <c:pt idx="2">
                  <c:v>2.5000000000002999E-2</c:v>
                </c:pt>
                <c:pt idx="3">
                  <c:v>3.7500000000003003E-2</c:v>
                </c:pt>
                <c:pt idx="4">
                  <c:v>5.0000000000003E-2</c:v>
                </c:pt>
                <c:pt idx="5">
                  <c:v>6.2500000000002998E-2</c:v>
                </c:pt>
                <c:pt idx="6">
                  <c:v>7.5000000000002995E-2</c:v>
                </c:pt>
                <c:pt idx="7">
                  <c:v>8.7500000000003006E-2</c:v>
                </c:pt>
                <c:pt idx="8">
                  <c:v>0.100000000000003</c:v>
                </c:pt>
                <c:pt idx="9">
                  <c:v>0.112500000000003</c:v>
                </c:pt>
                <c:pt idx="10">
                  <c:v>0.125000000000003</c:v>
                </c:pt>
                <c:pt idx="11">
                  <c:v>0.13750000000000301</c:v>
                </c:pt>
                <c:pt idx="12">
                  <c:v>0.15000000000000299</c:v>
                </c:pt>
                <c:pt idx="13">
                  <c:v>0.162500000000003</c:v>
                </c:pt>
                <c:pt idx="14">
                  <c:v>0.17500000000000299</c:v>
                </c:pt>
                <c:pt idx="15">
                  <c:v>0.187500000000003</c:v>
                </c:pt>
                <c:pt idx="16">
                  <c:v>0.20000000000000301</c:v>
                </c:pt>
                <c:pt idx="17">
                  <c:v>0.21250000000000299</c:v>
                </c:pt>
                <c:pt idx="18">
                  <c:v>0.225000000000003</c:v>
                </c:pt>
                <c:pt idx="19">
                  <c:v>0.23750000000000299</c:v>
                </c:pt>
                <c:pt idx="20">
                  <c:v>0.250000000000003</c:v>
                </c:pt>
                <c:pt idx="21">
                  <c:v>0.26250000000000301</c:v>
                </c:pt>
                <c:pt idx="22">
                  <c:v>0.27500000000000302</c:v>
                </c:pt>
                <c:pt idx="23">
                  <c:v>0.28750000000000298</c:v>
                </c:pt>
                <c:pt idx="24">
                  <c:v>0.30000000000000199</c:v>
                </c:pt>
                <c:pt idx="25">
                  <c:v>0.312500000000002</c:v>
                </c:pt>
                <c:pt idx="26">
                  <c:v>0.32500000000000201</c:v>
                </c:pt>
                <c:pt idx="27">
                  <c:v>0.33750000000000202</c:v>
                </c:pt>
                <c:pt idx="28">
                  <c:v>0.35000000000000198</c:v>
                </c:pt>
                <c:pt idx="29">
                  <c:v>0.36250000000000199</c:v>
                </c:pt>
                <c:pt idx="30">
                  <c:v>0.375000000000002</c:v>
                </c:pt>
                <c:pt idx="31">
                  <c:v>0.38750000000000201</c:v>
                </c:pt>
                <c:pt idx="32">
                  <c:v>0.40000000000000202</c:v>
                </c:pt>
                <c:pt idx="33">
                  <c:v>0.41250000000000198</c:v>
                </c:pt>
                <c:pt idx="34">
                  <c:v>0.42500000000000199</c:v>
                </c:pt>
                <c:pt idx="35">
                  <c:v>0.437500000000002</c:v>
                </c:pt>
                <c:pt idx="36">
                  <c:v>0.45000000000000201</c:v>
                </c:pt>
                <c:pt idx="37">
                  <c:v>0.46250000000000202</c:v>
                </c:pt>
                <c:pt idx="38">
                  <c:v>0.47500000000000198</c:v>
                </c:pt>
                <c:pt idx="39">
                  <c:v>0.48750000000000199</c:v>
                </c:pt>
                <c:pt idx="40">
                  <c:v>0.500000000000002</c:v>
                </c:pt>
                <c:pt idx="41">
                  <c:v>0.51250000000000195</c:v>
                </c:pt>
                <c:pt idx="42">
                  <c:v>0.52500000000000202</c:v>
                </c:pt>
                <c:pt idx="43">
                  <c:v>0.53750000000000198</c:v>
                </c:pt>
                <c:pt idx="44">
                  <c:v>0.55000000000000204</c:v>
                </c:pt>
                <c:pt idx="45">
                  <c:v>0.562500000000002</c:v>
                </c:pt>
                <c:pt idx="46">
                  <c:v>0.57500000000000195</c:v>
                </c:pt>
                <c:pt idx="47">
                  <c:v>0.58750000000000102</c:v>
                </c:pt>
                <c:pt idx="48">
                  <c:v>0.60000000000000098</c:v>
                </c:pt>
                <c:pt idx="49">
                  <c:v>0.61250000000000104</c:v>
                </c:pt>
                <c:pt idx="50">
                  <c:v>0.625000000000001</c:v>
                </c:pt>
                <c:pt idx="51">
                  <c:v>0.63750000000000095</c:v>
                </c:pt>
                <c:pt idx="52">
                  <c:v>0.65000000000000102</c:v>
                </c:pt>
                <c:pt idx="53">
                  <c:v>0.66250000000000098</c:v>
                </c:pt>
                <c:pt idx="54">
                  <c:v>0.67500000000000104</c:v>
                </c:pt>
                <c:pt idx="55">
                  <c:v>0.687500000000001</c:v>
                </c:pt>
                <c:pt idx="56">
                  <c:v>0.70000000000000095</c:v>
                </c:pt>
                <c:pt idx="57">
                  <c:v>0.71250000000000102</c:v>
                </c:pt>
                <c:pt idx="58">
                  <c:v>0.72500000000000098</c:v>
                </c:pt>
                <c:pt idx="59">
                  <c:v>0.73750000000000104</c:v>
                </c:pt>
                <c:pt idx="60">
                  <c:v>0.750000000000001</c:v>
                </c:pt>
                <c:pt idx="61">
                  <c:v>0.76250000000000095</c:v>
                </c:pt>
                <c:pt idx="62">
                  <c:v>0.77500000000000102</c:v>
                </c:pt>
                <c:pt idx="63">
                  <c:v>0.78750000000000098</c:v>
                </c:pt>
                <c:pt idx="64">
                  <c:v>0.80000000000000104</c:v>
                </c:pt>
                <c:pt idx="65">
                  <c:v>0.812500000000001</c:v>
                </c:pt>
                <c:pt idx="66">
                  <c:v>0.82500000000000095</c:v>
                </c:pt>
                <c:pt idx="67">
                  <c:v>0.83750000000000102</c:v>
                </c:pt>
                <c:pt idx="68">
                  <c:v>0.85000000000000098</c:v>
                </c:pt>
                <c:pt idx="69">
                  <c:v>0.86250000000000004</c:v>
                </c:pt>
                <c:pt idx="70">
                  <c:v>0.875</c:v>
                </c:pt>
                <c:pt idx="71">
                  <c:v>0.88749999999999996</c:v>
                </c:pt>
                <c:pt idx="72">
                  <c:v>0.9</c:v>
                </c:pt>
                <c:pt idx="73">
                  <c:v>0.91249999999999998</c:v>
                </c:pt>
                <c:pt idx="74">
                  <c:v>0.92500000000000004</c:v>
                </c:pt>
                <c:pt idx="75">
                  <c:v>0.9375</c:v>
                </c:pt>
                <c:pt idx="76">
                  <c:v>0.95</c:v>
                </c:pt>
                <c:pt idx="77">
                  <c:v>0.96250000000000002</c:v>
                </c:pt>
                <c:pt idx="78">
                  <c:v>0.97499999999999998</c:v>
                </c:pt>
                <c:pt idx="79">
                  <c:v>0.98750000000000004</c:v>
                </c:pt>
                <c:pt idx="80">
                  <c:v>1</c:v>
                </c:pt>
              </c:numCache>
            </c:numRef>
          </c:xVal>
          <c:yVal>
            <c:numRef>
              <c:f>'erreur relative_infV2 (adi)'!$C$2:$C$82</c:f>
              <c:numCache>
                <c:formatCode>0.00E+00</c:formatCode>
                <c:ptCount val="81"/>
                <c:pt idx="0">
                  <c:v>0</c:v>
                </c:pt>
                <c:pt idx="1">
                  <c:v>0.41016449531483401</c:v>
                </c:pt>
                <c:pt idx="2">
                  <c:v>0.79192977724049007</c:v>
                </c:pt>
                <c:pt idx="3">
                  <c:v>1.14837459396289</c:v>
                </c:pt>
                <c:pt idx="4">
                  <c:v>1.482136491196985</c:v>
                </c:pt>
                <c:pt idx="5">
                  <c:v>1.7954805969577048</c:v>
                </c:pt>
                <c:pt idx="6">
                  <c:v>2.0903571522182949</c:v>
                </c:pt>
                <c:pt idx="7">
                  <c:v>2.3684496534146247</c:v>
                </c:pt>
                <c:pt idx="8">
                  <c:v>2.63121523144962</c:v>
                </c:pt>
                <c:pt idx="9">
                  <c:v>2.8799184954421397</c:v>
                </c:pt>
                <c:pt idx="10">
                  <c:v>3.1156600067003448</c:v>
                </c:pt>
                <c:pt idx="11">
                  <c:v>3.3394002049266902</c:v>
                </c:pt>
                <c:pt idx="12">
                  <c:v>3.5519796007442652</c:v>
                </c:pt>
                <c:pt idx="13">
                  <c:v>3.7541357943702351</c:v>
                </c:pt>
                <c:pt idx="14">
                  <c:v>3.9465178664353751</c:v>
                </c:pt>
                <c:pt idx="15">
                  <c:v>4.1296985834194153</c:v>
                </c:pt>
                <c:pt idx="16">
                  <c:v>4.3041847336475296</c:v>
                </c:pt>
                <c:pt idx="17">
                  <c:v>4.4704259446790093</c:v>
                </c:pt>
                <c:pt idx="18">
                  <c:v>4.6288221625173795</c:v>
                </c:pt>
                <c:pt idx="19">
                  <c:v>4.7797300801277505</c:v>
                </c:pt>
                <c:pt idx="20">
                  <c:v>4.9234685934456746</c:v>
                </c:pt>
                <c:pt idx="21">
                  <c:v>5.06032354066285</c:v>
                </c:pt>
                <c:pt idx="22">
                  <c:v>5.1905517138379</c:v>
                </c:pt>
                <c:pt idx="23">
                  <c:v>5.3143843913468505</c:v>
                </c:pt>
                <c:pt idx="24">
                  <c:v>5.4320303336358995</c:v>
                </c:pt>
                <c:pt idx="25">
                  <c:v>5.5436784258760001</c:v>
                </c:pt>
                <c:pt idx="26">
                  <c:v>5.6494999765036003</c:v>
                </c:pt>
                <c:pt idx="27">
                  <c:v>5.74965068376535</c:v>
                </c:pt>
                <c:pt idx="28">
                  <c:v>5.8442724186560495</c:v>
                </c:pt>
                <c:pt idx="29">
                  <c:v>5.9334947534118498</c:v>
                </c:pt>
                <c:pt idx="30">
                  <c:v>6.0174363266100501</c:v>
                </c:pt>
                <c:pt idx="31">
                  <c:v>6.0962060820796502</c:v>
                </c:pt>
                <c:pt idx="32">
                  <c:v>6.1699043189378999</c:v>
                </c:pt>
                <c:pt idx="33">
                  <c:v>6.2386236853666999</c:v>
                </c:pt>
                <c:pt idx="34">
                  <c:v>6.3024500402751498</c:v>
                </c:pt>
                <c:pt idx="35">
                  <c:v>6.3614632772855</c:v>
                </c:pt>
                <c:pt idx="36">
                  <c:v>6.4157380243587996</c:v>
                </c:pt>
                <c:pt idx="37">
                  <c:v>6.4653443353875506</c:v>
                </c:pt>
                <c:pt idx="38">
                  <c:v>6.5103483083290996</c:v>
                </c:pt>
                <c:pt idx="39">
                  <c:v>6.5508126684361994</c:v>
                </c:pt>
                <c:pt idx="40">
                  <c:v>6.5867973138254996</c:v>
                </c:pt>
                <c:pt idx="41">
                  <c:v>6.6183598418734508</c:v>
                </c:pt>
                <c:pt idx="42">
                  <c:v>6.6455560503257001</c:v>
                </c:pt>
                <c:pt idx="43">
                  <c:v>6.6684404203721499</c:v>
                </c:pt>
                <c:pt idx="44">
                  <c:v>6.6870665857448497</c:v>
                </c:pt>
                <c:pt idx="45">
                  <c:v>6.7014878161778997</c:v>
                </c:pt>
                <c:pt idx="46">
                  <c:v>6.7117574684299992</c:v>
                </c:pt>
                <c:pt idx="47">
                  <c:v>6.71792944890875</c:v>
                </c:pt>
                <c:pt idx="48">
                  <c:v>6.7200586825683004</c:v>
                </c:pt>
                <c:pt idx="49">
                  <c:v>6.7182015923022007</c:v>
                </c:pt>
                <c:pt idx="50">
                  <c:v>6.712416601840749</c:v>
                </c:pt>
                <c:pt idx="51">
                  <c:v>6.7027646063490494</c:v>
                </c:pt>
                <c:pt idx="52">
                  <c:v>6.6893095048025</c:v>
                </c:pt>
                <c:pt idx="53">
                  <c:v>6.6721187638163499</c:v>
                </c:pt>
                <c:pt idx="54">
                  <c:v>6.651263946854451</c:v>
                </c:pt>
                <c:pt idx="55">
                  <c:v>6.6268213539853509</c:v>
                </c:pt>
                <c:pt idx="56">
                  <c:v>6.5988726133613991</c:v>
                </c:pt>
                <c:pt idx="57">
                  <c:v>6.5675053503612499</c:v>
                </c:pt>
                <c:pt idx="58">
                  <c:v>6.5328139171604507</c:v>
                </c:pt>
                <c:pt idx="59">
                  <c:v>6.4949001526335</c:v>
                </c:pt>
                <c:pt idx="60">
                  <c:v>6.4538741264565003</c:v>
                </c:pt>
                <c:pt idx="61">
                  <c:v>6.4098550707957003</c:v>
                </c:pt>
                <c:pt idx="62">
                  <c:v>6.3629722554037995</c:v>
                </c:pt>
                <c:pt idx="63">
                  <c:v>6.3133659979756498</c:v>
                </c:pt>
                <c:pt idx="64">
                  <c:v>6.2611887420963495</c:v>
                </c:pt>
                <c:pt idx="65">
                  <c:v>6.2066061698469497</c:v>
                </c:pt>
                <c:pt idx="66">
                  <c:v>6.1497984857876506</c:v>
                </c:pt>
                <c:pt idx="67">
                  <c:v>6.0909617383216004</c:v>
                </c:pt>
                <c:pt idx="68">
                  <c:v>6.0303092689272999</c:v>
                </c:pt>
                <c:pt idx="69">
                  <c:v>5.9680732985024001</c:v>
                </c:pt>
                <c:pt idx="70">
                  <c:v>5.9045066341938002</c:v>
                </c:pt>
                <c:pt idx="71">
                  <c:v>5.8398845183823997</c:v>
                </c:pt>
                <c:pt idx="72">
                  <c:v>5.7745066620617997</c:v>
                </c:pt>
                <c:pt idx="73">
                  <c:v>5.7086994372944</c:v>
                </c:pt>
                <c:pt idx="74">
                  <c:v>5.6428182742377997</c:v>
                </c:pt>
                <c:pt idx="75">
                  <c:v>5.5772502790589495</c:v>
                </c:pt>
                <c:pt idx="76">
                  <c:v>5.5124170995266999</c:v>
                </c:pt>
                <c:pt idx="77">
                  <c:v>5.4487780290251004</c:v>
                </c:pt>
                <c:pt idx="78">
                  <c:v>5.3868334500507</c:v>
                </c:pt>
                <c:pt idx="79">
                  <c:v>5.3271285659401499</c:v>
                </c:pt>
                <c:pt idx="80">
                  <c:v>5.2694984191701995</c:v>
                </c:pt>
              </c:numCache>
            </c:numRef>
          </c:yVal>
          <c:smooth val="0"/>
        </c:ser>
        <c:ser>
          <c:idx val="2"/>
          <c:order val="2"/>
          <c:tx>
            <c:v>N=40</c:v>
          </c:tx>
          <c:spPr>
            <a:ln w="19050" cap="rnd">
              <a:solidFill>
                <a:schemeClr val="accent3"/>
              </a:solidFill>
              <a:round/>
            </a:ln>
            <a:effectLst/>
          </c:spPr>
          <c:marker>
            <c:symbol val="none"/>
          </c:marker>
          <c:xVal>
            <c:numRef>
              <c:f>'erreur relative_infV2 (adi)'!$A$2:$A$82</c:f>
              <c:numCache>
                <c:formatCode>0.000000</c:formatCode>
                <c:ptCount val="81"/>
                <c:pt idx="0">
                  <c:v>3.9968028886505604E-15</c:v>
                </c:pt>
                <c:pt idx="1">
                  <c:v>1.2500000000003999E-2</c:v>
                </c:pt>
                <c:pt idx="2">
                  <c:v>2.5000000000002999E-2</c:v>
                </c:pt>
                <c:pt idx="3">
                  <c:v>3.7500000000003003E-2</c:v>
                </c:pt>
                <c:pt idx="4">
                  <c:v>5.0000000000003E-2</c:v>
                </c:pt>
                <c:pt idx="5">
                  <c:v>6.2500000000002998E-2</c:v>
                </c:pt>
                <c:pt idx="6">
                  <c:v>7.5000000000002995E-2</c:v>
                </c:pt>
                <c:pt idx="7">
                  <c:v>8.7500000000003006E-2</c:v>
                </c:pt>
                <c:pt idx="8">
                  <c:v>0.100000000000003</c:v>
                </c:pt>
                <c:pt idx="9">
                  <c:v>0.112500000000003</c:v>
                </c:pt>
                <c:pt idx="10">
                  <c:v>0.125000000000003</c:v>
                </c:pt>
                <c:pt idx="11">
                  <c:v>0.13750000000000301</c:v>
                </c:pt>
                <c:pt idx="12">
                  <c:v>0.15000000000000299</c:v>
                </c:pt>
                <c:pt idx="13">
                  <c:v>0.162500000000003</c:v>
                </c:pt>
                <c:pt idx="14">
                  <c:v>0.17500000000000299</c:v>
                </c:pt>
                <c:pt idx="15">
                  <c:v>0.187500000000003</c:v>
                </c:pt>
                <c:pt idx="16">
                  <c:v>0.20000000000000301</c:v>
                </c:pt>
                <c:pt idx="17">
                  <c:v>0.21250000000000299</c:v>
                </c:pt>
                <c:pt idx="18">
                  <c:v>0.225000000000003</c:v>
                </c:pt>
                <c:pt idx="19">
                  <c:v>0.23750000000000299</c:v>
                </c:pt>
                <c:pt idx="20">
                  <c:v>0.250000000000003</c:v>
                </c:pt>
                <c:pt idx="21">
                  <c:v>0.26250000000000301</c:v>
                </c:pt>
                <c:pt idx="22">
                  <c:v>0.27500000000000302</c:v>
                </c:pt>
                <c:pt idx="23">
                  <c:v>0.28750000000000298</c:v>
                </c:pt>
                <c:pt idx="24">
                  <c:v>0.30000000000000199</c:v>
                </c:pt>
                <c:pt idx="25">
                  <c:v>0.312500000000002</c:v>
                </c:pt>
                <c:pt idx="26">
                  <c:v>0.32500000000000201</c:v>
                </c:pt>
                <c:pt idx="27">
                  <c:v>0.33750000000000202</c:v>
                </c:pt>
                <c:pt idx="28">
                  <c:v>0.35000000000000198</c:v>
                </c:pt>
                <c:pt idx="29">
                  <c:v>0.36250000000000199</c:v>
                </c:pt>
                <c:pt idx="30">
                  <c:v>0.375000000000002</c:v>
                </c:pt>
                <c:pt idx="31">
                  <c:v>0.38750000000000201</c:v>
                </c:pt>
                <c:pt idx="32">
                  <c:v>0.40000000000000202</c:v>
                </c:pt>
                <c:pt idx="33">
                  <c:v>0.41250000000000198</c:v>
                </c:pt>
                <c:pt idx="34">
                  <c:v>0.42500000000000199</c:v>
                </c:pt>
                <c:pt idx="35">
                  <c:v>0.437500000000002</c:v>
                </c:pt>
                <c:pt idx="36">
                  <c:v>0.45000000000000201</c:v>
                </c:pt>
                <c:pt idx="37">
                  <c:v>0.46250000000000202</c:v>
                </c:pt>
                <c:pt idx="38">
                  <c:v>0.47500000000000198</c:v>
                </c:pt>
                <c:pt idx="39">
                  <c:v>0.48750000000000199</c:v>
                </c:pt>
                <c:pt idx="40">
                  <c:v>0.500000000000002</c:v>
                </c:pt>
                <c:pt idx="41">
                  <c:v>0.51250000000000195</c:v>
                </c:pt>
                <c:pt idx="42">
                  <c:v>0.52500000000000202</c:v>
                </c:pt>
                <c:pt idx="43">
                  <c:v>0.53750000000000198</c:v>
                </c:pt>
                <c:pt idx="44">
                  <c:v>0.55000000000000204</c:v>
                </c:pt>
                <c:pt idx="45">
                  <c:v>0.562500000000002</c:v>
                </c:pt>
                <c:pt idx="46">
                  <c:v>0.57500000000000195</c:v>
                </c:pt>
                <c:pt idx="47">
                  <c:v>0.58750000000000102</c:v>
                </c:pt>
                <c:pt idx="48">
                  <c:v>0.60000000000000098</c:v>
                </c:pt>
                <c:pt idx="49">
                  <c:v>0.61250000000000104</c:v>
                </c:pt>
                <c:pt idx="50">
                  <c:v>0.625000000000001</c:v>
                </c:pt>
                <c:pt idx="51">
                  <c:v>0.63750000000000095</c:v>
                </c:pt>
                <c:pt idx="52">
                  <c:v>0.65000000000000102</c:v>
                </c:pt>
                <c:pt idx="53">
                  <c:v>0.66250000000000098</c:v>
                </c:pt>
                <c:pt idx="54">
                  <c:v>0.67500000000000104</c:v>
                </c:pt>
                <c:pt idx="55">
                  <c:v>0.687500000000001</c:v>
                </c:pt>
                <c:pt idx="56">
                  <c:v>0.70000000000000095</c:v>
                </c:pt>
                <c:pt idx="57">
                  <c:v>0.71250000000000102</c:v>
                </c:pt>
                <c:pt idx="58">
                  <c:v>0.72500000000000098</c:v>
                </c:pt>
                <c:pt idx="59">
                  <c:v>0.73750000000000104</c:v>
                </c:pt>
                <c:pt idx="60">
                  <c:v>0.750000000000001</c:v>
                </c:pt>
                <c:pt idx="61">
                  <c:v>0.76250000000000095</c:v>
                </c:pt>
                <c:pt idx="62">
                  <c:v>0.77500000000000102</c:v>
                </c:pt>
                <c:pt idx="63">
                  <c:v>0.78750000000000098</c:v>
                </c:pt>
                <c:pt idx="64">
                  <c:v>0.80000000000000104</c:v>
                </c:pt>
                <c:pt idx="65">
                  <c:v>0.812500000000001</c:v>
                </c:pt>
                <c:pt idx="66">
                  <c:v>0.82500000000000095</c:v>
                </c:pt>
                <c:pt idx="67">
                  <c:v>0.83750000000000102</c:v>
                </c:pt>
                <c:pt idx="68">
                  <c:v>0.85000000000000098</c:v>
                </c:pt>
                <c:pt idx="69">
                  <c:v>0.86250000000000004</c:v>
                </c:pt>
                <c:pt idx="70">
                  <c:v>0.875</c:v>
                </c:pt>
                <c:pt idx="71">
                  <c:v>0.88749999999999996</c:v>
                </c:pt>
                <c:pt idx="72">
                  <c:v>0.9</c:v>
                </c:pt>
                <c:pt idx="73">
                  <c:v>0.91249999999999998</c:v>
                </c:pt>
                <c:pt idx="74">
                  <c:v>0.92500000000000004</c:v>
                </c:pt>
                <c:pt idx="75">
                  <c:v>0.9375</c:v>
                </c:pt>
                <c:pt idx="76">
                  <c:v>0.95</c:v>
                </c:pt>
                <c:pt idx="77">
                  <c:v>0.96250000000000002</c:v>
                </c:pt>
                <c:pt idx="78">
                  <c:v>0.97499999999999998</c:v>
                </c:pt>
                <c:pt idx="79">
                  <c:v>0.98750000000000004</c:v>
                </c:pt>
                <c:pt idx="80">
                  <c:v>1</c:v>
                </c:pt>
              </c:numCache>
            </c:numRef>
          </c:xVal>
          <c:yVal>
            <c:numRef>
              <c:f>'erreur relative_infV2 (adi)'!$D$2:$D$82</c:f>
              <c:numCache>
                <c:formatCode>0.00E+00</c:formatCode>
                <c:ptCount val="81"/>
                <c:pt idx="0">
                  <c:v>0</c:v>
                </c:pt>
                <c:pt idx="1">
                  <c:v>0.70471809100333993</c:v>
                </c:pt>
                <c:pt idx="2">
                  <c:v>1.28747870298508</c:v>
                </c:pt>
                <c:pt idx="3">
                  <c:v>1.7840308905087698</c:v>
                </c:pt>
                <c:pt idx="4">
                  <c:v>2.2172118998758701</c:v>
                </c:pt>
                <c:pt idx="5">
                  <c:v>2.6020715841928053</c:v>
                </c:pt>
                <c:pt idx="6">
                  <c:v>2.9488444156237499</c:v>
                </c:pt>
                <c:pt idx="7">
                  <c:v>3.26470766016471</c:v>
                </c:pt>
                <c:pt idx="8">
                  <c:v>3.55484413651208</c:v>
                </c:pt>
                <c:pt idx="9">
                  <c:v>3.8230995476766649</c:v>
                </c:pt>
                <c:pt idx="10">
                  <c:v>4.0723987306704252</c:v>
                </c:pt>
                <c:pt idx="11">
                  <c:v>4.3050159449973</c:v>
                </c:pt>
                <c:pt idx="12">
                  <c:v>4.5227544895210645</c:v>
                </c:pt>
                <c:pt idx="13">
                  <c:v>4.7270690276298701</c:v>
                </c:pt>
                <c:pt idx="14">
                  <c:v>4.9191508922788101</c:v>
                </c:pt>
                <c:pt idx="15">
                  <c:v>5.0999886733188493</c:v>
                </c:pt>
                <c:pt idx="16">
                  <c:v>5.2704123401050502</c:v>
                </c:pt>
                <c:pt idx="17">
                  <c:v>5.4311258460209997</c:v>
                </c:pt>
                <c:pt idx="18">
                  <c:v>5.5827316845176496</c:v>
                </c:pt>
                <c:pt idx="19">
                  <c:v>5.7257496978153499</c:v>
                </c:pt>
                <c:pt idx="20">
                  <c:v>5.8606316259852003</c:v>
                </c:pt>
                <c:pt idx="21">
                  <c:v>5.9877726022609998</c:v>
                </c:pt>
                <c:pt idx="22">
                  <c:v>6.1075203042250497</c:v>
                </c:pt>
                <c:pt idx="23">
                  <c:v>6.2201822488701</c:v>
                </c:pt>
                <c:pt idx="24">
                  <c:v>6.3260318285201498</c:v>
                </c:pt>
                <c:pt idx="25">
                  <c:v>6.4253131982577996</c:v>
                </c:pt>
                <c:pt idx="26">
                  <c:v>6.5182453627073498</c:v>
                </c:pt>
                <c:pt idx="27">
                  <c:v>6.6050255647084501</c:v>
                </c:pt>
                <c:pt idx="28">
                  <c:v>6.6858321678355495</c:v>
                </c:pt>
                <c:pt idx="29">
                  <c:v>6.7608271056247009</c:v>
                </c:pt>
                <c:pt idx="30">
                  <c:v>6.8301579743845497</c:v>
                </c:pt>
                <c:pt idx="31">
                  <c:v>6.8939597951625498</c:v>
                </c:pt>
                <c:pt idx="32">
                  <c:v>6.9523566247277504</c:v>
                </c:pt>
                <c:pt idx="33">
                  <c:v>7.0054629233347994</c:v>
                </c:pt>
                <c:pt idx="34">
                  <c:v>7.0533847681813997</c:v>
                </c:pt>
                <c:pt idx="35">
                  <c:v>7.0962209125775999</c:v>
                </c:pt>
                <c:pt idx="36">
                  <c:v>7.1340637697025997</c:v>
                </c:pt>
                <c:pt idx="37">
                  <c:v>7.1670003051146001</c:v>
                </c:pt>
                <c:pt idx="38">
                  <c:v>7.1951128446525505</c:v>
                </c:pt>
                <c:pt idx="39">
                  <c:v>7.2184797742684497</c:v>
                </c:pt>
                <c:pt idx="40">
                  <c:v>7.2371762693571995</c:v>
                </c:pt>
                <c:pt idx="41">
                  <c:v>7.2512749358279507</c:v>
                </c:pt>
                <c:pt idx="42">
                  <c:v>7.2608464144113496</c:v>
                </c:pt>
                <c:pt idx="43">
                  <c:v>7.2659600127516004</c:v>
                </c:pt>
                <c:pt idx="44">
                  <c:v>7.2666841989912498</c:v>
                </c:pt>
                <c:pt idx="45">
                  <c:v>7.2630872399252997</c:v>
                </c:pt>
                <c:pt idx="46">
                  <c:v>7.2552377351375501</c:v>
                </c:pt>
                <c:pt idx="47">
                  <c:v>7.24320515787565</c:v>
                </c:pt>
                <c:pt idx="48">
                  <c:v>7.2270603983917496</c:v>
                </c:pt>
                <c:pt idx="49">
                  <c:v>7.2068763555638498</c:v>
                </c:pt>
                <c:pt idx="50">
                  <c:v>7.1827284822897992</c:v>
                </c:pt>
                <c:pt idx="51">
                  <c:v>7.1546954017204998</c:v>
                </c:pt>
                <c:pt idx="52">
                  <c:v>7.1228595125908498</c:v>
                </c:pt>
                <c:pt idx="53">
                  <c:v>7.0873075747210503</c:v>
                </c:pt>
                <c:pt idx="54">
                  <c:v>7.0481314310186507</c:v>
                </c:pt>
                <c:pt idx="55">
                  <c:v>7.0054286771419996</c:v>
                </c:pt>
                <c:pt idx="56">
                  <c:v>6.9593034047684501</c:v>
                </c:pt>
                <c:pt idx="57">
                  <c:v>6.9098669285062</c:v>
                </c:pt>
                <c:pt idx="58">
                  <c:v>6.8572386582011005</c:v>
                </c:pt>
                <c:pt idx="59">
                  <c:v>6.8015469726633997</c:v>
                </c:pt>
                <c:pt idx="60">
                  <c:v>6.7429301032838493</c:v>
                </c:pt>
                <c:pt idx="61">
                  <c:v>6.6815371974520499</c:v>
                </c:pt>
                <c:pt idx="62">
                  <c:v>6.6175293030323505</c:v>
                </c:pt>
                <c:pt idx="63">
                  <c:v>6.5510806127022505</c:v>
                </c:pt>
                <c:pt idx="64">
                  <c:v>6.4823796062651002</c:v>
                </c:pt>
                <c:pt idx="65">
                  <c:v>6.4116304528333501</c:v>
                </c:pt>
                <c:pt idx="66">
                  <c:v>6.3390544035806995</c:v>
                </c:pt>
                <c:pt idx="67">
                  <c:v>6.2648913593995506</c:v>
                </c:pt>
                <c:pt idx="68">
                  <c:v>6.1894015669745501</c:v>
                </c:pt>
                <c:pt idx="69">
                  <c:v>6.1128673923552004</c:v>
                </c:pt>
                <c:pt idx="70">
                  <c:v>6.0355953422874</c:v>
                </c:pt>
                <c:pt idx="71">
                  <c:v>5.9579181893923998</c:v>
                </c:pt>
                <c:pt idx="72">
                  <c:v>5.8801973142448505</c:v>
                </c:pt>
                <c:pt idx="73">
                  <c:v>5.8028252229785995</c:v>
                </c:pt>
                <c:pt idx="74">
                  <c:v>5.7262283497217501</c:v>
                </c:pt>
                <c:pt idx="75">
                  <c:v>5.6508700459161503</c:v>
                </c:pt>
                <c:pt idx="76">
                  <c:v>5.5772539047069003</c:v>
                </c:pt>
                <c:pt idx="77">
                  <c:v>5.5059273417737007</c:v>
                </c:pt>
                <c:pt idx="78">
                  <c:v>5.4374855624620499</c:v>
                </c:pt>
                <c:pt idx="79">
                  <c:v>5.3725758686029002</c:v>
                </c:pt>
                <c:pt idx="80">
                  <c:v>5.3108763828843006</c:v>
                </c:pt>
              </c:numCache>
            </c:numRef>
          </c:yVal>
          <c:smooth val="0"/>
        </c:ser>
        <c:ser>
          <c:idx val="3"/>
          <c:order val="3"/>
          <c:tx>
            <c:v>N=50</c:v>
          </c:tx>
          <c:spPr>
            <a:ln w="19050" cap="rnd">
              <a:solidFill>
                <a:schemeClr val="accent4"/>
              </a:solidFill>
              <a:round/>
            </a:ln>
            <a:effectLst/>
          </c:spPr>
          <c:marker>
            <c:symbol val="none"/>
          </c:marker>
          <c:xVal>
            <c:numRef>
              <c:f>'erreur relative_infV2 (adi)'!$A$2:$A$82</c:f>
              <c:numCache>
                <c:formatCode>0.000000</c:formatCode>
                <c:ptCount val="81"/>
                <c:pt idx="0">
                  <c:v>3.9968028886505604E-15</c:v>
                </c:pt>
                <c:pt idx="1">
                  <c:v>1.2500000000003999E-2</c:v>
                </c:pt>
                <c:pt idx="2">
                  <c:v>2.5000000000002999E-2</c:v>
                </c:pt>
                <c:pt idx="3">
                  <c:v>3.7500000000003003E-2</c:v>
                </c:pt>
                <c:pt idx="4">
                  <c:v>5.0000000000003E-2</c:v>
                </c:pt>
                <c:pt idx="5">
                  <c:v>6.2500000000002998E-2</c:v>
                </c:pt>
                <c:pt idx="6">
                  <c:v>7.5000000000002995E-2</c:v>
                </c:pt>
                <c:pt idx="7">
                  <c:v>8.7500000000003006E-2</c:v>
                </c:pt>
                <c:pt idx="8">
                  <c:v>0.100000000000003</c:v>
                </c:pt>
                <c:pt idx="9">
                  <c:v>0.112500000000003</c:v>
                </c:pt>
                <c:pt idx="10">
                  <c:v>0.125000000000003</c:v>
                </c:pt>
                <c:pt idx="11">
                  <c:v>0.13750000000000301</c:v>
                </c:pt>
                <c:pt idx="12">
                  <c:v>0.15000000000000299</c:v>
                </c:pt>
                <c:pt idx="13">
                  <c:v>0.162500000000003</c:v>
                </c:pt>
                <c:pt idx="14">
                  <c:v>0.17500000000000299</c:v>
                </c:pt>
                <c:pt idx="15">
                  <c:v>0.187500000000003</c:v>
                </c:pt>
                <c:pt idx="16">
                  <c:v>0.20000000000000301</c:v>
                </c:pt>
                <c:pt idx="17">
                  <c:v>0.21250000000000299</c:v>
                </c:pt>
                <c:pt idx="18">
                  <c:v>0.225000000000003</c:v>
                </c:pt>
                <c:pt idx="19">
                  <c:v>0.23750000000000299</c:v>
                </c:pt>
                <c:pt idx="20">
                  <c:v>0.250000000000003</c:v>
                </c:pt>
                <c:pt idx="21">
                  <c:v>0.26250000000000301</c:v>
                </c:pt>
                <c:pt idx="22">
                  <c:v>0.27500000000000302</c:v>
                </c:pt>
                <c:pt idx="23">
                  <c:v>0.28750000000000298</c:v>
                </c:pt>
                <c:pt idx="24">
                  <c:v>0.30000000000000199</c:v>
                </c:pt>
                <c:pt idx="25">
                  <c:v>0.312500000000002</c:v>
                </c:pt>
                <c:pt idx="26">
                  <c:v>0.32500000000000201</c:v>
                </c:pt>
                <c:pt idx="27">
                  <c:v>0.33750000000000202</c:v>
                </c:pt>
                <c:pt idx="28">
                  <c:v>0.35000000000000198</c:v>
                </c:pt>
                <c:pt idx="29">
                  <c:v>0.36250000000000199</c:v>
                </c:pt>
                <c:pt idx="30">
                  <c:v>0.375000000000002</c:v>
                </c:pt>
                <c:pt idx="31">
                  <c:v>0.38750000000000201</c:v>
                </c:pt>
                <c:pt idx="32">
                  <c:v>0.40000000000000202</c:v>
                </c:pt>
                <c:pt idx="33">
                  <c:v>0.41250000000000198</c:v>
                </c:pt>
                <c:pt idx="34">
                  <c:v>0.42500000000000199</c:v>
                </c:pt>
                <c:pt idx="35">
                  <c:v>0.437500000000002</c:v>
                </c:pt>
                <c:pt idx="36">
                  <c:v>0.45000000000000201</c:v>
                </c:pt>
                <c:pt idx="37">
                  <c:v>0.46250000000000202</c:v>
                </c:pt>
                <c:pt idx="38">
                  <c:v>0.47500000000000198</c:v>
                </c:pt>
                <c:pt idx="39">
                  <c:v>0.48750000000000199</c:v>
                </c:pt>
                <c:pt idx="40">
                  <c:v>0.500000000000002</c:v>
                </c:pt>
                <c:pt idx="41">
                  <c:v>0.51250000000000195</c:v>
                </c:pt>
                <c:pt idx="42">
                  <c:v>0.52500000000000202</c:v>
                </c:pt>
                <c:pt idx="43">
                  <c:v>0.53750000000000198</c:v>
                </c:pt>
                <c:pt idx="44">
                  <c:v>0.55000000000000204</c:v>
                </c:pt>
                <c:pt idx="45">
                  <c:v>0.562500000000002</c:v>
                </c:pt>
                <c:pt idx="46">
                  <c:v>0.57500000000000195</c:v>
                </c:pt>
                <c:pt idx="47">
                  <c:v>0.58750000000000102</c:v>
                </c:pt>
                <c:pt idx="48">
                  <c:v>0.60000000000000098</c:v>
                </c:pt>
                <c:pt idx="49">
                  <c:v>0.61250000000000104</c:v>
                </c:pt>
                <c:pt idx="50">
                  <c:v>0.625000000000001</c:v>
                </c:pt>
                <c:pt idx="51">
                  <c:v>0.63750000000000095</c:v>
                </c:pt>
                <c:pt idx="52">
                  <c:v>0.65000000000000102</c:v>
                </c:pt>
                <c:pt idx="53">
                  <c:v>0.66250000000000098</c:v>
                </c:pt>
                <c:pt idx="54">
                  <c:v>0.67500000000000104</c:v>
                </c:pt>
                <c:pt idx="55">
                  <c:v>0.687500000000001</c:v>
                </c:pt>
                <c:pt idx="56">
                  <c:v>0.70000000000000095</c:v>
                </c:pt>
                <c:pt idx="57">
                  <c:v>0.71250000000000102</c:v>
                </c:pt>
                <c:pt idx="58">
                  <c:v>0.72500000000000098</c:v>
                </c:pt>
                <c:pt idx="59">
                  <c:v>0.73750000000000104</c:v>
                </c:pt>
                <c:pt idx="60">
                  <c:v>0.750000000000001</c:v>
                </c:pt>
                <c:pt idx="61">
                  <c:v>0.76250000000000095</c:v>
                </c:pt>
                <c:pt idx="62">
                  <c:v>0.77500000000000102</c:v>
                </c:pt>
                <c:pt idx="63">
                  <c:v>0.78750000000000098</c:v>
                </c:pt>
                <c:pt idx="64">
                  <c:v>0.80000000000000104</c:v>
                </c:pt>
                <c:pt idx="65">
                  <c:v>0.812500000000001</c:v>
                </c:pt>
                <c:pt idx="66">
                  <c:v>0.82500000000000095</c:v>
                </c:pt>
                <c:pt idx="67">
                  <c:v>0.83750000000000102</c:v>
                </c:pt>
                <c:pt idx="68">
                  <c:v>0.85000000000000098</c:v>
                </c:pt>
                <c:pt idx="69">
                  <c:v>0.86250000000000004</c:v>
                </c:pt>
                <c:pt idx="70">
                  <c:v>0.875</c:v>
                </c:pt>
                <c:pt idx="71">
                  <c:v>0.88749999999999996</c:v>
                </c:pt>
                <c:pt idx="72">
                  <c:v>0.9</c:v>
                </c:pt>
                <c:pt idx="73">
                  <c:v>0.91249999999999998</c:v>
                </c:pt>
                <c:pt idx="74">
                  <c:v>0.92500000000000004</c:v>
                </c:pt>
                <c:pt idx="75">
                  <c:v>0.9375</c:v>
                </c:pt>
                <c:pt idx="76">
                  <c:v>0.95</c:v>
                </c:pt>
                <c:pt idx="77">
                  <c:v>0.96250000000000002</c:v>
                </c:pt>
                <c:pt idx="78">
                  <c:v>0.97499999999999998</c:v>
                </c:pt>
                <c:pt idx="79">
                  <c:v>0.98750000000000004</c:v>
                </c:pt>
                <c:pt idx="80">
                  <c:v>1</c:v>
                </c:pt>
              </c:numCache>
            </c:numRef>
          </c:xVal>
          <c:yVal>
            <c:numRef>
              <c:f>'erreur relative_infV2 (adi)'!$E$2:$E$82</c:f>
              <c:numCache>
                <c:formatCode>0.00E+00</c:formatCode>
                <c:ptCount val="81"/>
                <c:pt idx="0">
                  <c:v>0</c:v>
                </c:pt>
                <c:pt idx="1">
                  <c:v>0.81090438922283004</c:v>
                </c:pt>
                <c:pt idx="2">
                  <c:v>1.4469422296246202</c:v>
                </c:pt>
                <c:pt idx="3">
                  <c:v>1.9714968351281801</c:v>
                </c:pt>
                <c:pt idx="4">
                  <c:v>2.4200462956500752</c:v>
                </c:pt>
                <c:pt idx="5">
                  <c:v>2.8136086932884252</c:v>
                </c:pt>
                <c:pt idx="6">
                  <c:v>3.165345833163185</c:v>
                </c:pt>
                <c:pt idx="7">
                  <c:v>3.4839363109261052</c:v>
                </c:pt>
                <c:pt idx="8">
                  <c:v>3.7753725252225001</c:v>
                </c:pt>
                <c:pt idx="9">
                  <c:v>4.0439607493211449</c:v>
                </c:pt>
                <c:pt idx="10">
                  <c:v>4.2929025040127646</c:v>
                </c:pt>
                <c:pt idx="11">
                  <c:v>4.5246470958435356</c:v>
                </c:pt>
                <c:pt idx="12">
                  <c:v>4.7411140244704644</c:v>
                </c:pt>
                <c:pt idx="13">
                  <c:v>4.9438384282067247</c:v>
                </c:pt>
                <c:pt idx="14">
                  <c:v>5.1340693690803496</c:v>
                </c:pt>
                <c:pt idx="15">
                  <c:v>5.3128382129550999</c:v>
                </c:pt>
                <c:pt idx="16">
                  <c:v>5.4810074430653497</c:v>
                </c:pt>
                <c:pt idx="17">
                  <c:v>5.6393062824214999</c:v>
                </c:pt>
                <c:pt idx="18">
                  <c:v>5.7883572839215507</c:v>
                </c:pt>
                <c:pt idx="19">
                  <c:v>5.9286964199799002</c:v>
                </c:pt>
                <c:pt idx="20">
                  <c:v>6.0607886996297502</c:v>
                </c:pt>
                <c:pt idx="21">
                  <c:v>6.1850402409663499</c:v>
                </c:pt>
                <c:pt idx="22">
                  <c:v>6.3018079545170007</c:v>
                </c:pt>
                <c:pt idx="23">
                  <c:v>6.4114072370390502</c:v>
                </c:pt>
                <c:pt idx="24">
                  <c:v>6.5141182558600503</c:v>
                </c:pt>
                <c:pt idx="25">
                  <c:v>6.6101910708439506</c:v>
                </c:pt>
                <c:pt idx="26">
                  <c:v>6.6998498748943502</c:v>
                </c:pt>
                <c:pt idx="27">
                  <c:v>6.7832965162870495</c:v>
                </c:pt>
                <c:pt idx="28">
                  <c:v>6.8607135281823997</c:v>
                </c:pt>
                <c:pt idx="29">
                  <c:v>6.9322665867924993</c:v>
                </c:pt>
                <c:pt idx="30">
                  <c:v>6.9981067240584496</c:v>
                </c:pt>
                <c:pt idx="31">
                  <c:v>7.0583721710988003</c:v>
                </c:pt>
                <c:pt idx="32">
                  <c:v>7.1131899847141495</c:v>
                </c:pt>
                <c:pt idx="33">
                  <c:v>7.1626774298277498</c:v>
                </c:pt>
                <c:pt idx="34">
                  <c:v>7.2069432592013998</c:v>
                </c:pt>
                <c:pt idx="35">
                  <c:v>7.246088837776151</c:v>
                </c:pt>
                <c:pt idx="36">
                  <c:v>7.2802090936190496</c:v>
                </c:pt>
                <c:pt idx="37">
                  <c:v>7.3093934416748993</c:v>
                </c:pt>
                <c:pt idx="38">
                  <c:v>7.3337266436156003</c:v>
                </c:pt>
                <c:pt idx="39">
                  <c:v>7.35328951988045</c:v>
                </c:pt>
                <c:pt idx="40">
                  <c:v>7.3681596745354501</c:v>
                </c:pt>
                <c:pt idx="41">
                  <c:v>7.3784121567119501</c:v>
                </c:pt>
                <c:pt idx="42">
                  <c:v>7.3841201102244494</c:v>
                </c:pt>
                <c:pt idx="43">
                  <c:v>7.3853553596083996</c:v>
                </c:pt>
                <c:pt idx="44">
                  <c:v>7.3821890159472998</c:v>
                </c:pt>
                <c:pt idx="45">
                  <c:v>7.3746920487230003</c:v>
                </c:pt>
                <c:pt idx="46">
                  <c:v>7.362935809756701</c:v>
                </c:pt>
                <c:pt idx="47">
                  <c:v>7.3469926845310995</c:v>
                </c:pt>
                <c:pt idx="48">
                  <c:v>7.3269365919703002</c:v>
                </c:pt>
                <c:pt idx="49">
                  <c:v>7.3028435967307006</c:v>
                </c:pt>
                <c:pt idx="50">
                  <c:v>7.2747924768803998</c:v>
                </c:pt>
                <c:pt idx="51">
                  <c:v>7.2428653213388996</c:v>
                </c:pt>
                <c:pt idx="52">
                  <c:v>7.2071481850815502</c:v>
                </c:pt>
                <c:pt idx="53">
                  <c:v>7.1677317399943501</c:v>
                </c:pt>
                <c:pt idx="54">
                  <c:v>7.1247119027513506</c:v>
                </c:pt>
                <c:pt idx="55">
                  <c:v>7.0781906093117</c:v>
                </c:pt>
                <c:pt idx="56">
                  <c:v>7.0282765154168505</c:v>
                </c:pt>
                <c:pt idx="57">
                  <c:v>6.9750858362853503</c:v>
                </c:pt>
                <c:pt idx="58">
                  <c:v>6.91874315244345</c:v>
                </c:pt>
                <c:pt idx="59">
                  <c:v>6.8593823225369999</c:v>
                </c:pt>
                <c:pt idx="60">
                  <c:v>6.7971474544596999</c:v>
                </c:pt>
                <c:pt idx="61">
                  <c:v>6.73219390360115</c:v>
                </c:pt>
                <c:pt idx="62">
                  <c:v>6.6646893901319499</c:v>
                </c:pt>
                <c:pt idx="63">
                  <c:v>6.5948151571718991</c:v>
                </c:pt>
                <c:pt idx="64">
                  <c:v>6.5227672707812498</c:v>
                </c:pt>
                <c:pt idx="65">
                  <c:v>6.4487579540425006</c:v>
                </c:pt>
                <c:pt idx="66">
                  <c:v>6.3730170893952494</c:v>
                </c:pt>
                <c:pt idx="67">
                  <c:v>6.2957938075975495</c:v>
                </c:pt>
                <c:pt idx="68">
                  <c:v>6.2173581977654004</c:v>
                </c:pt>
                <c:pt idx="69">
                  <c:v>6.1380031941159503</c:v>
                </c:pt>
                <c:pt idx="70">
                  <c:v>6.0580466095609999</c:v>
                </c:pt>
                <c:pt idx="71">
                  <c:v>5.9778333385424505</c:v>
                </c:pt>
                <c:pt idx="72">
                  <c:v>5.8977377310272505</c:v>
                </c:pt>
                <c:pt idx="73">
                  <c:v>5.8181662476794003</c:v>
                </c:pt>
                <c:pt idx="74">
                  <c:v>5.7395602661463005</c:v>
                </c:pt>
                <c:pt idx="75">
                  <c:v>5.6623992054128998</c:v>
                </c:pt>
                <c:pt idx="76">
                  <c:v>5.5872039102986495</c:v>
                </c:pt>
                <c:pt idx="77">
                  <c:v>5.5145403515501501</c:v>
                </c:pt>
                <c:pt idx="78">
                  <c:v>5.4450237026863499</c:v>
                </c:pt>
                <c:pt idx="79">
                  <c:v>5.3793227485632</c:v>
                </c:pt>
                <c:pt idx="80">
                  <c:v>5.3170982636820003</c:v>
                </c:pt>
              </c:numCache>
            </c:numRef>
          </c:yVal>
          <c:smooth val="0"/>
        </c:ser>
        <c:ser>
          <c:idx val="4"/>
          <c:order val="4"/>
          <c:tx>
            <c:v>N=80</c:v>
          </c:tx>
          <c:marker>
            <c:symbol val="none"/>
          </c:marker>
          <c:xVal>
            <c:numRef>
              <c:f>'erreur relative_infV2 (adi)'!$A$2:$A$82</c:f>
              <c:numCache>
                <c:formatCode>0.000000</c:formatCode>
                <c:ptCount val="81"/>
                <c:pt idx="0">
                  <c:v>3.9968028886505604E-15</c:v>
                </c:pt>
                <c:pt idx="1">
                  <c:v>1.2500000000003999E-2</c:v>
                </c:pt>
                <c:pt idx="2">
                  <c:v>2.5000000000002999E-2</c:v>
                </c:pt>
                <c:pt idx="3">
                  <c:v>3.7500000000003003E-2</c:v>
                </c:pt>
                <c:pt idx="4">
                  <c:v>5.0000000000003E-2</c:v>
                </c:pt>
                <c:pt idx="5">
                  <c:v>6.2500000000002998E-2</c:v>
                </c:pt>
                <c:pt idx="6">
                  <c:v>7.5000000000002995E-2</c:v>
                </c:pt>
                <c:pt idx="7">
                  <c:v>8.7500000000003006E-2</c:v>
                </c:pt>
                <c:pt idx="8">
                  <c:v>0.100000000000003</c:v>
                </c:pt>
                <c:pt idx="9">
                  <c:v>0.112500000000003</c:v>
                </c:pt>
                <c:pt idx="10">
                  <c:v>0.125000000000003</c:v>
                </c:pt>
                <c:pt idx="11">
                  <c:v>0.13750000000000301</c:v>
                </c:pt>
                <c:pt idx="12">
                  <c:v>0.15000000000000299</c:v>
                </c:pt>
                <c:pt idx="13">
                  <c:v>0.162500000000003</c:v>
                </c:pt>
                <c:pt idx="14">
                  <c:v>0.17500000000000299</c:v>
                </c:pt>
                <c:pt idx="15">
                  <c:v>0.187500000000003</c:v>
                </c:pt>
                <c:pt idx="16">
                  <c:v>0.20000000000000301</c:v>
                </c:pt>
                <c:pt idx="17">
                  <c:v>0.21250000000000299</c:v>
                </c:pt>
                <c:pt idx="18">
                  <c:v>0.225000000000003</c:v>
                </c:pt>
                <c:pt idx="19">
                  <c:v>0.23750000000000299</c:v>
                </c:pt>
                <c:pt idx="20">
                  <c:v>0.250000000000003</c:v>
                </c:pt>
                <c:pt idx="21">
                  <c:v>0.26250000000000301</c:v>
                </c:pt>
                <c:pt idx="22">
                  <c:v>0.27500000000000302</c:v>
                </c:pt>
                <c:pt idx="23">
                  <c:v>0.28750000000000298</c:v>
                </c:pt>
                <c:pt idx="24">
                  <c:v>0.30000000000000199</c:v>
                </c:pt>
                <c:pt idx="25">
                  <c:v>0.312500000000002</c:v>
                </c:pt>
                <c:pt idx="26">
                  <c:v>0.32500000000000201</c:v>
                </c:pt>
                <c:pt idx="27">
                  <c:v>0.33750000000000202</c:v>
                </c:pt>
                <c:pt idx="28">
                  <c:v>0.35000000000000198</c:v>
                </c:pt>
                <c:pt idx="29">
                  <c:v>0.36250000000000199</c:v>
                </c:pt>
                <c:pt idx="30">
                  <c:v>0.375000000000002</c:v>
                </c:pt>
                <c:pt idx="31">
                  <c:v>0.38750000000000201</c:v>
                </c:pt>
                <c:pt idx="32">
                  <c:v>0.40000000000000202</c:v>
                </c:pt>
                <c:pt idx="33">
                  <c:v>0.41250000000000198</c:v>
                </c:pt>
                <c:pt idx="34">
                  <c:v>0.42500000000000199</c:v>
                </c:pt>
                <c:pt idx="35">
                  <c:v>0.437500000000002</c:v>
                </c:pt>
                <c:pt idx="36">
                  <c:v>0.45000000000000201</c:v>
                </c:pt>
                <c:pt idx="37">
                  <c:v>0.46250000000000202</c:v>
                </c:pt>
                <c:pt idx="38">
                  <c:v>0.47500000000000198</c:v>
                </c:pt>
                <c:pt idx="39">
                  <c:v>0.48750000000000199</c:v>
                </c:pt>
                <c:pt idx="40">
                  <c:v>0.500000000000002</c:v>
                </c:pt>
                <c:pt idx="41">
                  <c:v>0.51250000000000195</c:v>
                </c:pt>
                <c:pt idx="42">
                  <c:v>0.52500000000000202</c:v>
                </c:pt>
                <c:pt idx="43">
                  <c:v>0.53750000000000198</c:v>
                </c:pt>
                <c:pt idx="44">
                  <c:v>0.55000000000000204</c:v>
                </c:pt>
                <c:pt idx="45">
                  <c:v>0.562500000000002</c:v>
                </c:pt>
                <c:pt idx="46">
                  <c:v>0.57500000000000195</c:v>
                </c:pt>
                <c:pt idx="47">
                  <c:v>0.58750000000000102</c:v>
                </c:pt>
                <c:pt idx="48">
                  <c:v>0.60000000000000098</c:v>
                </c:pt>
                <c:pt idx="49">
                  <c:v>0.61250000000000104</c:v>
                </c:pt>
                <c:pt idx="50">
                  <c:v>0.625000000000001</c:v>
                </c:pt>
                <c:pt idx="51">
                  <c:v>0.63750000000000095</c:v>
                </c:pt>
                <c:pt idx="52">
                  <c:v>0.65000000000000102</c:v>
                </c:pt>
                <c:pt idx="53">
                  <c:v>0.66250000000000098</c:v>
                </c:pt>
                <c:pt idx="54">
                  <c:v>0.67500000000000104</c:v>
                </c:pt>
                <c:pt idx="55">
                  <c:v>0.687500000000001</c:v>
                </c:pt>
                <c:pt idx="56">
                  <c:v>0.70000000000000095</c:v>
                </c:pt>
                <c:pt idx="57">
                  <c:v>0.71250000000000102</c:v>
                </c:pt>
                <c:pt idx="58">
                  <c:v>0.72500000000000098</c:v>
                </c:pt>
                <c:pt idx="59">
                  <c:v>0.73750000000000104</c:v>
                </c:pt>
                <c:pt idx="60">
                  <c:v>0.750000000000001</c:v>
                </c:pt>
                <c:pt idx="61">
                  <c:v>0.76250000000000095</c:v>
                </c:pt>
                <c:pt idx="62">
                  <c:v>0.77500000000000102</c:v>
                </c:pt>
                <c:pt idx="63">
                  <c:v>0.78750000000000098</c:v>
                </c:pt>
                <c:pt idx="64">
                  <c:v>0.80000000000000104</c:v>
                </c:pt>
                <c:pt idx="65">
                  <c:v>0.812500000000001</c:v>
                </c:pt>
                <c:pt idx="66">
                  <c:v>0.82500000000000095</c:v>
                </c:pt>
                <c:pt idx="67">
                  <c:v>0.83750000000000102</c:v>
                </c:pt>
                <c:pt idx="68">
                  <c:v>0.85000000000000098</c:v>
                </c:pt>
                <c:pt idx="69">
                  <c:v>0.86250000000000004</c:v>
                </c:pt>
                <c:pt idx="70">
                  <c:v>0.875</c:v>
                </c:pt>
                <c:pt idx="71">
                  <c:v>0.88749999999999996</c:v>
                </c:pt>
                <c:pt idx="72">
                  <c:v>0.9</c:v>
                </c:pt>
                <c:pt idx="73">
                  <c:v>0.91249999999999998</c:v>
                </c:pt>
                <c:pt idx="74">
                  <c:v>0.92500000000000004</c:v>
                </c:pt>
                <c:pt idx="75">
                  <c:v>0.9375</c:v>
                </c:pt>
                <c:pt idx="76">
                  <c:v>0.95</c:v>
                </c:pt>
                <c:pt idx="77">
                  <c:v>0.96250000000000002</c:v>
                </c:pt>
                <c:pt idx="78">
                  <c:v>0.97499999999999998</c:v>
                </c:pt>
                <c:pt idx="79">
                  <c:v>0.98750000000000004</c:v>
                </c:pt>
                <c:pt idx="80">
                  <c:v>1</c:v>
                </c:pt>
              </c:numCache>
            </c:numRef>
          </c:xVal>
          <c:yVal>
            <c:numRef>
              <c:f>'erreur relative_infV2 (adi)'!$F$2:$F$82</c:f>
              <c:numCache>
                <c:formatCode>0.00E+00</c:formatCode>
                <c:ptCount val="81"/>
                <c:pt idx="0">
                  <c:v>0</c:v>
                </c:pt>
                <c:pt idx="1">
                  <c:v>1.0251897313277101</c:v>
                </c:pt>
                <c:pt idx="2">
                  <c:v>1.7394306242108801</c:v>
                </c:pt>
                <c:pt idx="3">
                  <c:v>2.2963090200178851</c:v>
                </c:pt>
                <c:pt idx="4">
                  <c:v>2.7596304968699852</c:v>
                </c:pt>
                <c:pt idx="5">
                  <c:v>3.1602462815632153</c:v>
                </c:pt>
                <c:pt idx="6">
                  <c:v>3.5151378147973098</c:v>
                </c:pt>
                <c:pt idx="7">
                  <c:v>3.8346539702149003</c:v>
                </c:pt>
                <c:pt idx="8">
                  <c:v>4.1256067262636105</c:v>
                </c:pt>
                <c:pt idx="9">
                  <c:v>4.3927482386336552</c:v>
                </c:pt>
                <c:pt idx="10">
                  <c:v>4.6395445765768102</c:v>
                </c:pt>
                <c:pt idx="11">
                  <c:v>4.8686133186046003</c:v>
                </c:pt>
                <c:pt idx="12">
                  <c:v>5.0819870918549004</c:v>
                </c:pt>
                <c:pt idx="13">
                  <c:v>5.2812804543942002</c:v>
                </c:pt>
                <c:pt idx="14">
                  <c:v>5.4678002859844499</c:v>
                </c:pt>
                <c:pt idx="15">
                  <c:v>5.6426212385511496</c:v>
                </c:pt>
                <c:pt idx="16">
                  <c:v>5.8066390493143505</c:v>
                </c:pt>
                <c:pt idx="17">
                  <c:v>5.9606090104979996</c:v>
                </c:pt>
                <c:pt idx="18">
                  <c:v>6.1051745123016996</c:v>
                </c:pt>
                <c:pt idx="19">
                  <c:v>6.2408884416920998</c:v>
                </c:pt>
                <c:pt idx="20">
                  <c:v>6.3682297629325495</c:v>
                </c:pt>
                <c:pt idx="21">
                  <c:v>6.4876162714070009</c:v>
                </c:pt>
                <c:pt idx="22">
                  <c:v>6.5994147540919998</c:v>
                </c:pt>
                <c:pt idx="23">
                  <c:v>6.7039490958422503</c:v>
                </c:pt>
                <c:pt idx="24">
                  <c:v>6.8015068324586494</c:v>
                </c:pt>
                <c:pt idx="25">
                  <c:v>6.8923444989814993</c:v>
                </c:pt>
                <c:pt idx="26">
                  <c:v>6.9766920201928002</c:v>
                </c:pt>
                <c:pt idx="27">
                  <c:v>7.0547564588493996</c:v>
                </c:pt>
                <c:pt idx="28">
                  <c:v>7.1267250148810009</c:v>
                </c:pt>
                <c:pt idx="29">
                  <c:v>7.1927677199319007</c:v>
                </c:pt>
                <c:pt idx="30">
                  <c:v>7.2530396307754001</c:v>
                </c:pt>
                <c:pt idx="31">
                  <c:v>7.3076827564780995</c:v>
                </c:pt>
                <c:pt idx="32">
                  <c:v>7.3568277293819504</c:v>
                </c:pt>
                <c:pt idx="33">
                  <c:v>7.4005952994393995</c:v>
                </c:pt>
                <c:pt idx="34">
                  <c:v>7.4390975613287491</c:v>
                </c:pt>
                <c:pt idx="35">
                  <c:v>7.4724391464152502</c:v>
                </c:pt>
                <c:pt idx="36">
                  <c:v>7.5007182209715495</c:v>
                </c:pt>
                <c:pt idx="37">
                  <c:v>7.5240274301107508</c:v>
                </c:pt>
                <c:pt idx="38">
                  <c:v>7.5424547617905997</c:v>
                </c:pt>
                <c:pt idx="39">
                  <c:v>7.5560842915783493</c:v>
                </c:pt>
                <c:pt idx="40">
                  <c:v>7.5649969504599994</c:v>
                </c:pt>
                <c:pt idx="41">
                  <c:v>7.5692711696371502</c:v>
                </c:pt>
                <c:pt idx="42">
                  <c:v>7.56898358616405</c:v>
                </c:pt>
                <c:pt idx="43">
                  <c:v>7.5642096405705503</c:v>
                </c:pt>
                <c:pt idx="44">
                  <c:v>7.5550241616248996</c:v>
                </c:pt>
                <c:pt idx="45">
                  <c:v>7.5415019885203503</c:v>
                </c:pt>
                <c:pt idx="46">
                  <c:v>7.5237185587546502</c:v>
                </c:pt>
                <c:pt idx="47">
                  <c:v>7.501750475846551</c:v>
                </c:pt>
                <c:pt idx="48">
                  <c:v>7.4756761227222004</c:v>
                </c:pt>
                <c:pt idx="49">
                  <c:v>7.4455762529256999</c:v>
                </c:pt>
                <c:pt idx="50">
                  <c:v>7.4115345528578498</c:v>
                </c:pt>
                <c:pt idx="51">
                  <c:v>7.3736383509158001</c:v>
                </c:pt>
                <c:pt idx="52">
                  <c:v>7.3319792146816498</c:v>
                </c:pt>
                <c:pt idx="53">
                  <c:v>7.2866536232334997</c:v>
                </c:pt>
                <c:pt idx="54">
                  <c:v>7.2377636691381992</c:v>
                </c:pt>
                <c:pt idx="55">
                  <c:v>7.1854178560365494</c:v>
                </c:pt>
                <c:pt idx="56">
                  <c:v>7.1297318131688998</c:v>
                </c:pt>
                <c:pt idx="57">
                  <c:v>7.0708291282565003</c:v>
                </c:pt>
                <c:pt idx="58">
                  <c:v>7.0088422663697498</c:v>
                </c:pt>
                <c:pt idx="59">
                  <c:v>6.9439134679513996</c:v>
                </c:pt>
                <c:pt idx="60">
                  <c:v>6.8761957727146497</c:v>
                </c:pt>
                <c:pt idx="61">
                  <c:v>6.8058540270831998</c:v>
                </c:pt>
                <c:pt idx="62">
                  <c:v>6.7330661104716496</c:v>
                </c:pt>
                <c:pt idx="63">
                  <c:v>6.6580240915336502</c:v>
                </c:pt>
                <c:pt idx="64">
                  <c:v>6.5809355957969995</c:v>
                </c:pt>
                <c:pt idx="65">
                  <c:v>6.5020251968357998</c:v>
                </c:pt>
                <c:pt idx="66">
                  <c:v>6.4215359857472505</c:v>
                </c:pt>
                <c:pt idx="67">
                  <c:v>6.3397311934751501</c:v>
                </c:pt>
                <c:pt idx="68">
                  <c:v>6.2568960384100993</c:v>
                </c:pt>
                <c:pt idx="69">
                  <c:v>6.1733396020495501</c:v>
                </c:pt>
                <c:pt idx="70">
                  <c:v>6.0893970350585498</c:v>
                </c:pt>
                <c:pt idx="71">
                  <c:v>6.0054317679046498</c:v>
                </c:pt>
                <c:pt idx="72">
                  <c:v>5.9218380653056997</c:v>
                </c:pt>
                <c:pt idx="73">
                  <c:v>5.8390437179357999</c:v>
                </c:pt>
                <c:pt idx="74">
                  <c:v>5.7575130228373501</c:v>
                </c:pt>
                <c:pt idx="75">
                  <c:v>5.6777499927884003</c:v>
                </c:pt>
                <c:pt idx="76">
                  <c:v>5.6003019131668506</c:v>
                </c:pt>
                <c:pt idx="77">
                  <c:v>5.5257631755749497</c:v>
                </c:pt>
                <c:pt idx="78">
                  <c:v>5.4547795185802999</c:v>
                </c:pt>
                <c:pt idx="79">
                  <c:v>5.3880526444405001</c:v>
                </c:pt>
                <c:pt idx="80">
                  <c:v>5.3252315594003496</c:v>
                </c:pt>
              </c:numCache>
            </c:numRef>
          </c:yVal>
          <c:smooth val="0"/>
        </c:ser>
        <c:ser>
          <c:idx val="5"/>
          <c:order val="5"/>
          <c:tx>
            <c:v>N=100</c:v>
          </c:tx>
          <c:marker>
            <c:symbol val="none"/>
          </c:marker>
          <c:xVal>
            <c:numRef>
              <c:f>'erreur relative_infV2 (adi)'!$A$2:$A$82</c:f>
              <c:numCache>
                <c:formatCode>0.000000</c:formatCode>
                <c:ptCount val="81"/>
                <c:pt idx="0">
                  <c:v>3.9968028886505604E-15</c:v>
                </c:pt>
                <c:pt idx="1">
                  <c:v>1.2500000000003999E-2</c:v>
                </c:pt>
                <c:pt idx="2">
                  <c:v>2.5000000000002999E-2</c:v>
                </c:pt>
                <c:pt idx="3">
                  <c:v>3.7500000000003003E-2</c:v>
                </c:pt>
                <c:pt idx="4">
                  <c:v>5.0000000000003E-2</c:v>
                </c:pt>
                <c:pt idx="5">
                  <c:v>6.2500000000002998E-2</c:v>
                </c:pt>
                <c:pt idx="6">
                  <c:v>7.5000000000002995E-2</c:v>
                </c:pt>
                <c:pt idx="7">
                  <c:v>8.7500000000003006E-2</c:v>
                </c:pt>
                <c:pt idx="8">
                  <c:v>0.100000000000003</c:v>
                </c:pt>
                <c:pt idx="9">
                  <c:v>0.112500000000003</c:v>
                </c:pt>
                <c:pt idx="10">
                  <c:v>0.125000000000003</c:v>
                </c:pt>
                <c:pt idx="11">
                  <c:v>0.13750000000000301</c:v>
                </c:pt>
                <c:pt idx="12">
                  <c:v>0.15000000000000299</c:v>
                </c:pt>
                <c:pt idx="13">
                  <c:v>0.162500000000003</c:v>
                </c:pt>
                <c:pt idx="14">
                  <c:v>0.17500000000000299</c:v>
                </c:pt>
                <c:pt idx="15">
                  <c:v>0.187500000000003</c:v>
                </c:pt>
                <c:pt idx="16">
                  <c:v>0.20000000000000301</c:v>
                </c:pt>
                <c:pt idx="17">
                  <c:v>0.21250000000000299</c:v>
                </c:pt>
                <c:pt idx="18">
                  <c:v>0.225000000000003</c:v>
                </c:pt>
                <c:pt idx="19">
                  <c:v>0.23750000000000299</c:v>
                </c:pt>
                <c:pt idx="20">
                  <c:v>0.250000000000003</c:v>
                </c:pt>
                <c:pt idx="21">
                  <c:v>0.26250000000000301</c:v>
                </c:pt>
                <c:pt idx="22">
                  <c:v>0.27500000000000302</c:v>
                </c:pt>
                <c:pt idx="23">
                  <c:v>0.28750000000000298</c:v>
                </c:pt>
                <c:pt idx="24">
                  <c:v>0.30000000000000199</c:v>
                </c:pt>
                <c:pt idx="25">
                  <c:v>0.312500000000002</c:v>
                </c:pt>
                <c:pt idx="26">
                  <c:v>0.32500000000000201</c:v>
                </c:pt>
                <c:pt idx="27">
                  <c:v>0.33750000000000202</c:v>
                </c:pt>
                <c:pt idx="28">
                  <c:v>0.35000000000000198</c:v>
                </c:pt>
                <c:pt idx="29">
                  <c:v>0.36250000000000199</c:v>
                </c:pt>
                <c:pt idx="30">
                  <c:v>0.375000000000002</c:v>
                </c:pt>
                <c:pt idx="31">
                  <c:v>0.38750000000000201</c:v>
                </c:pt>
                <c:pt idx="32">
                  <c:v>0.40000000000000202</c:v>
                </c:pt>
                <c:pt idx="33">
                  <c:v>0.41250000000000198</c:v>
                </c:pt>
                <c:pt idx="34">
                  <c:v>0.42500000000000199</c:v>
                </c:pt>
                <c:pt idx="35">
                  <c:v>0.437500000000002</c:v>
                </c:pt>
                <c:pt idx="36">
                  <c:v>0.45000000000000201</c:v>
                </c:pt>
                <c:pt idx="37">
                  <c:v>0.46250000000000202</c:v>
                </c:pt>
                <c:pt idx="38">
                  <c:v>0.47500000000000198</c:v>
                </c:pt>
                <c:pt idx="39">
                  <c:v>0.48750000000000199</c:v>
                </c:pt>
                <c:pt idx="40">
                  <c:v>0.500000000000002</c:v>
                </c:pt>
                <c:pt idx="41">
                  <c:v>0.51250000000000195</c:v>
                </c:pt>
                <c:pt idx="42">
                  <c:v>0.52500000000000202</c:v>
                </c:pt>
                <c:pt idx="43">
                  <c:v>0.53750000000000198</c:v>
                </c:pt>
                <c:pt idx="44">
                  <c:v>0.55000000000000204</c:v>
                </c:pt>
                <c:pt idx="45">
                  <c:v>0.562500000000002</c:v>
                </c:pt>
                <c:pt idx="46">
                  <c:v>0.57500000000000195</c:v>
                </c:pt>
                <c:pt idx="47">
                  <c:v>0.58750000000000102</c:v>
                </c:pt>
                <c:pt idx="48">
                  <c:v>0.60000000000000098</c:v>
                </c:pt>
                <c:pt idx="49">
                  <c:v>0.61250000000000104</c:v>
                </c:pt>
                <c:pt idx="50">
                  <c:v>0.625000000000001</c:v>
                </c:pt>
                <c:pt idx="51">
                  <c:v>0.63750000000000095</c:v>
                </c:pt>
                <c:pt idx="52">
                  <c:v>0.65000000000000102</c:v>
                </c:pt>
                <c:pt idx="53">
                  <c:v>0.66250000000000098</c:v>
                </c:pt>
                <c:pt idx="54">
                  <c:v>0.67500000000000104</c:v>
                </c:pt>
                <c:pt idx="55">
                  <c:v>0.687500000000001</c:v>
                </c:pt>
                <c:pt idx="56">
                  <c:v>0.70000000000000095</c:v>
                </c:pt>
                <c:pt idx="57">
                  <c:v>0.71250000000000102</c:v>
                </c:pt>
                <c:pt idx="58">
                  <c:v>0.72500000000000098</c:v>
                </c:pt>
                <c:pt idx="59">
                  <c:v>0.73750000000000104</c:v>
                </c:pt>
                <c:pt idx="60">
                  <c:v>0.750000000000001</c:v>
                </c:pt>
                <c:pt idx="61">
                  <c:v>0.76250000000000095</c:v>
                </c:pt>
                <c:pt idx="62">
                  <c:v>0.77500000000000102</c:v>
                </c:pt>
                <c:pt idx="63">
                  <c:v>0.78750000000000098</c:v>
                </c:pt>
                <c:pt idx="64">
                  <c:v>0.80000000000000104</c:v>
                </c:pt>
                <c:pt idx="65">
                  <c:v>0.812500000000001</c:v>
                </c:pt>
                <c:pt idx="66">
                  <c:v>0.82500000000000095</c:v>
                </c:pt>
                <c:pt idx="67">
                  <c:v>0.83750000000000102</c:v>
                </c:pt>
                <c:pt idx="68">
                  <c:v>0.85000000000000098</c:v>
                </c:pt>
                <c:pt idx="69">
                  <c:v>0.86250000000000004</c:v>
                </c:pt>
                <c:pt idx="70">
                  <c:v>0.875</c:v>
                </c:pt>
                <c:pt idx="71">
                  <c:v>0.88749999999999996</c:v>
                </c:pt>
                <c:pt idx="72">
                  <c:v>0.9</c:v>
                </c:pt>
                <c:pt idx="73">
                  <c:v>0.91249999999999998</c:v>
                </c:pt>
                <c:pt idx="74">
                  <c:v>0.92500000000000004</c:v>
                </c:pt>
                <c:pt idx="75">
                  <c:v>0.9375</c:v>
                </c:pt>
                <c:pt idx="76">
                  <c:v>0.95</c:v>
                </c:pt>
                <c:pt idx="77">
                  <c:v>0.96250000000000002</c:v>
                </c:pt>
                <c:pt idx="78">
                  <c:v>0.97499999999999998</c:v>
                </c:pt>
                <c:pt idx="79">
                  <c:v>0.98750000000000004</c:v>
                </c:pt>
                <c:pt idx="80">
                  <c:v>1</c:v>
                </c:pt>
              </c:numCache>
            </c:numRef>
          </c:xVal>
          <c:yVal>
            <c:numRef>
              <c:f>'erreur relative_infV2 (adi)'!$G$2:$G$82</c:f>
              <c:numCache>
                <c:formatCode>0.00E+00</c:formatCode>
                <c:ptCount val="81"/>
                <c:pt idx="0">
                  <c:v>0</c:v>
                </c:pt>
                <c:pt idx="1">
                  <c:v>1.1152778155299499</c:v>
                </c:pt>
                <c:pt idx="2">
                  <c:v>1.8518806626271949</c:v>
                </c:pt>
                <c:pt idx="3">
                  <c:v>2.4157499091197798</c:v>
                </c:pt>
                <c:pt idx="4">
                  <c:v>2.88162247026413</c:v>
                </c:pt>
                <c:pt idx="5">
                  <c:v>3.2830970708399745</c:v>
                </c:pt>
                <c:pt idx="6">
                  <c:v>3.6380261264763498</c:v>
                </c:pt>
                <c:pt idx="7">
                  <c:v>3.9571065520159352</c:v>
                </c:pt>
                <c:pt idx="8">
                  <c:v>4.2473179542018746</c:v>
                </c:pt>
                <c:pt idx="9">
                  <c:v>4.5135047791859302</c:v>
                </c:pt>
                <c:pt idx="10">
                  <c:v>4.7591889298976202</c:v>
                </c:pt>
                <c:pt idx="11">
                  <c:v>4.9870241006034046</c:v>
                </c:pt>
                <c:pt idx="12">
                  <c:v>5.1990675354151001</c:v>
                </c:pt>
                <c:pt idx="13">
                  <c:v>5.3969512570153002</c:v>
                </c:pt>
                <c:pt idx="14">
                  <c:v>5.5819949413964505</c:v>
                </c:pt>
                <c:pt idx="15">
                  <c:v>5.7552829261174505</c:v>
                </c:pt>
                <c:pt idx="16">
                  <c:v>5.9177184046189</c:v>
                </c:pt>
                <c:pt idx="17">
                  <c:v>6.0700625636151502</c:v>
                </c:pt>
                <c:pt idx="18">
                  <c:v>6.2129635071206</c:v>
                </c:pt>
                <c:pt idx="19">
                  <c:v>6.3469780150978998</c:v>
                </c:pt>
                <c:pt idx="20">
                  <c:v>6.4725882353121502</c:v>
                </c:pt>
                <c:pt idx="21">
                  <c:v>6.59021465915355</c:v>
                </c:pt>
                <c:pt idx="22">
                  <c:v>6.7002264193767003</c:v>
                </c:pt>
                <c:pt idx="23">
                  <c:v>6.8029493810264494</c:v>
                </c:pt>
                <c:pt idx="24">
                  <c:v>6.8986728430129007</c:v>
                </c:pt>
                <c:pt idx="25">
                  <c:v>6.9876548870167499</c:v>
                </c:pt>
                <c:pt idx="26">
                  <c:v>7.0701268734216001</c:v>
                </c:pt>
                <c:pt idx="27">
                  <c:v>7.1462971161604498</c:v>
                </c:pt>
                <c:pt idx="28">
                  <c:v>7.2163540358194496</c:v>
                </c:pt>
                <c:pt idx="29">
                  <c:v>7.2804687491126998</c:v>
                </c:pt>
                <c:pt idx="30">
                  <c:v>7.3387973670375004</c:v>
                </c:pt>
                <c:pt idx="31">
                  <c:v>7.3914829132180007</c:v>
                </c:pt>
                <c:pt idx="32">
                  <c:v>7.4386570002845005</c:v>
                </c:pt>
                <c:pt idx="33">
                  <c:v>7.4804413148333495</c:v>
                </c:pt>
                <c:pt idx="34">
                  <c:v>7.5169488910737998</c:v>
                </c:pt>
                <c:pt idx="35">
                  <c:v>7.5482853065213007</c:v>
                </c:pt>
                <c:pt idx="36">
                  <c:v>7.5745496703470492</c:v>
                </c:pt>
                <c:pt idx="37">
                  <c:v>7.5958355658020498</c:v>
                </c:pt>
                <c:pt idx="38">
                  <c:v>7.6122319545794497</c:v>
                </c:pt>
                <c:pt idx="39">
                  <c:v>7.6238239158840004</c:v>
                </c:pt>
                <c:pt idx="40">
                  <c:v>7.6306934026480508</c:v>
                </c:pt>
                <c:pt idx="41">
                  <c:v>7.632919894542999</c:v>
                </c:pt>
                <c:pt idx="42">
                  <c:v>7.6305811438375999</c:v>
                </c:pt>
                <c:pt idx="43">
                  <c:v>7.62375369982915</c:v>
                </c:pt>
                <c:pt idx="44">
                  <c:v>7.6125136117837995</c:v>
                </c:pt>
                <c:pt idx="45">
                  <c:v>7.5969369771893991</c:v>
                </c:pt>
                <c:pt idx="46">
                  <c:v>7.5771005429029996</c:v>
                </c:pt>
                <c:pt idx="47">
                  <c:v>7.5530823046499505</c:v>
                </c:pt>
                <c:pt idx="48">
                  <c:v>7.5249621131073994</c:v>
                </c:pt>
                <c:pt idx="49">
                  <c:v>7.4928222515931493</c:v>
                </c:pt>
                <c:pt idx="50">
                  <c:v>7.4567480780525006</c:v>
                </c:pt>
                <c:pt idx="51">
                  <c:v>7.4168286248113002</c:v>
                </c:pt>
                <c:pt idx="52">
                  <c:v>7.3731572844279496</c:v>
                </c:pt>
                <c:pt idx="53">
                  <c:v>7.3258325132862492</c:v>
                </c:pt>
                <c:pt idx="54">
                  <c:v>7.2749584678089505</c:v>
                </c:pt>
                <c:pt idx="55">
                  <c:v>7.2206458562822506</c:v>
                </c:pt>
                <c:pt idx="56">
                  <c:v>7.1630126268340009</c:v>
                </c:pt>
                <c:pt idx="57">
                  <c:v>7.1021848759909503</c:v>
                </c:pt>
                <c:pt idx="58">
                  <c:v>7.0382977294216502</c:v>
                </c:pt>
                <c:pt idx="59">
                  <c:v>6.9714962483134997</c:v>
                </c:pt>
                <c:pt idx="60">
                  <c:v>6.9019364783365003</c:v>
                </c:pt>
                <c:pt idx="61">
                  <c:v>6.8297864926488003</c:v>
                </c:pt>
                <c:pt idx="62">
                  <c:v>6.7552276009843002</c:v>
                </c:pt>
                <c:pt idx="63">
                  <c:v>6.6784555300166009</c:v>
                </c:pt>
                <c:pt idx="64">
                  <c:v>6.5996818220874998</c:v>
                </c:pt>
                <c:pt idx="65">
                  <c:v>6.5191352446094495</c:v>
                </c:pt>
                <c:pt idx="66">
                  <c:v>6.4370633299519495</c:v>
                </c:pt>
                <c:pt idx="67">
                  <c:v>6.3537341232801499</c:v>
                </c:pt>
                <c:pt idx="68">
                  <c:v>6.2694379314085502</c:v>
                </c:pt>
                <c:pt idx="69">
                  <c:v>6.1844893408180504</c:v>
                </c:pt>
                <c:pt idx="70">
                  <c:v>6.0992293465547496</c:v>
                </c:pt>
                <c:pt idx="71">
                  <c:v>6.01402769081455</c:v>
                </c:pt>
                <c:pt idx="72">
                  <c:v>5.9292853693163003</c:v>
                </c:pt>
                <c:pt idx="73">
                  <c:v>5.8454374115513996</c:v>
                </c:pt>
                <c:pt idx="74">
                  <c:v>5.7629558768475002</c:v>
                </c:pt>
                <c:pt idx="75">
                  <c:v>5.6823531162452499</c:v>
                </c:pt>
                <c:pt idx="76">
                  <c:v>5.6041853663825005</c:v>
                </c:pt>
                <c:pt idx="77">
                  <c:v>5.5290566546596001</c:v>
                </c:pt>
                <c:pt idx="78">
                  <c:v>5.4576230799165497</c:v>
                </c:pt>
                <c:pt idx="79">
                  <c:v>5.3905974908632999</c:v>
                </c:pt>
                <c:pt idx="80">
                  <c:v>5.3276293555916503</c:v>
                </c:pt>
              </c:numCache>
            </c:numRef>
          </c:yVal>
          <c:smooth val="0"/>
        </c:ser>
        <c:ser>
          <c:idx val="6"/>
          <c:order val="6"/>
          <c:tx>
            <c:v>N=160</c:v>
          </c:tx>
          <c:marker>
            <c:symbol val="none"/>
          </c:marker>
          <c:xVal>
            <c:numRef>
              <c:f>'erreur relative_infV2 (adi)'!$A$2:$A$82</c:f>
              <c:numCache>
                <c:formatCode>0.000000</c:formatCode>
                <c:ptCount val="81"/>
                <c:pt idx="0">
                  <c:v>3.9968028886505604E-15</c:v>
                </c:pt>
                <c:pt idx="1">
                  <c:v>1.2500000000003999E-2</c:v>
                </c:pt>
                <c:pt idx="2">
                  <c:v>2.5000000000002999E-2</c:v>
                </c:pt>
                <c:pt idx="3">
                  <c:v>3.7500000000003003E-2</c:v>
                </c:pt>
                <c:pt idx="4">
                  <c:v>5.0000000000003E-2</c:v>
                </c:pt>
                <c:pt idx="5">
                  <c:v>6.2500000000002998E-2</c:v>
                </c:pt>
                <c:pt idx="6">
                  <c:v>7.5000000000002995E-2</c:v>
                </c:pt>
                <c:pt idx="7">
                  <c:v>8.7500000000003006E-2</c:v>
                </c:pt>
                <c:pt idx="8">
                  <c:v>0.100000000000003</c:v>
                </c:pt>
                <c:pt idx="9">
                  <c:v>0.112500000000003</c:v>
                </c:pt>
                <c:pt idx="10">
                  <c:v>0.125000000000003</c:v>
                </c:pt>
                <c:pt idx="11">
                  <c:v>0.13750000000000301</c:v>
                </c:pt>
                <c:pt idx="12">
                  <c:v>0.15000000000000299</c:v>
                </c:pt>
                <c:pt idx="13">
                  <c:v>0.162500000000003</c:v>
                </c:pt>
                <c:pt idx="14">
                  <c:v>0.17500000000000299</c:v>
                </c:pt>
                <c:pt idx="15">
                  <c:v>0.187500000000003</c:v>
                </c:pt>
                <c:pt idx="16">
                  <c:v>0.20000000000000301</c:v>
                </c:pt>
                <c:pt idx="17">
                  <c:v>0.21250000000000299</c:v>
                </c:pt>
                <c:pt idx="18">
                  <c:v>0.225000000000003</c:v>
                </c:pt>
                <c:pt idx="19">
                  <c:v>0.23750000000000299</c:v>
                </c:pt>
                <c:pt idx="20">
                  <c:v>0.250000000000003</c:v>
                </c:pt>
                <c:pt idx="21">
                  <c:v>0.26250000000000301</c:v>
                </c:pt>
                <c:pt idx="22">
                  <c:v>0.27500000000000302</c:v>
                </c:pt>
                <c:pt idx="23">
                  <c:v>0.28750000000000298</c:v>
                </c:pt>
                <c:pt idx="24">
                  <c:v>0.30000000000000199</c:v>
                </c:pt>
                <c:pt idx="25">
                  <c:v>0.312500000000002</c:v>
                </c:pt>
                <c:pt idx="26">
                  <c:v>0.32500000000000201</c:v>
                </c:pt>
                <c:pt idx="27">
                  <c:v>0.33750000000000202</c:v>
                </c:pt>
                <c:pt idx="28">
                  <c:v>0.35000000000000198</c:v>
                </c:pt>
                <c:pt idx="29">
                  <c:v>0.36250000000000199</c:v>
                </c:pt>
                <c:pt idx="30">
                  <c:v>0.375000000000002</c:v>
                </c:pt>
                <c:pt idx="31">
                  <c:v>0.38750000000000201</c:v>
                </c:pt>
                <c:pt idx="32">
                  <c:v>0.40000000000000202</c:v>
                </c:pt>
                <c:pt idx="33">
                  <c:v>0.41250000000000198</c:v>
                </c:pt>
                <c:pt idx="34">
                  <c:v>0.42500000000000199</c:v>
                </c:pt>
                <c:pt idx="35">
                  <c:v>0.437500000000002</c:v>
                </c:pt>
                <c:pt idx="36">
                  <c:v>0.45000000000000201</c:v>
                </c:pt>
                <c:pt idx="37">
                  <c:v>0.46250000000000202</c:v>
                </c:pt>
                <c:pt idx="38">
                  <c:v>0.47500000000000198</c:v>
                </c:pt>
                <c:pt idx="39">
                  <c:v>0.48750000000000199</c:v>
                </c:pt>
                <c:pt idx="40">
                  <c:v>0.500000000000002</c:v>
                </c:pt>
                <c:pt idx="41">
                  <c:v>0.51250000000000195</c:v>
                </c:pt>
                <c:pt idx="42">
                  <c:v>0.52500000000000202</c:v>
                </c:pt>
                <c:pt idx="43">
                  <c:v>0.53750000000000198</c:v>
                </c:pt>
                <c:pt idx="44">
                  <c:v>0.55000000000000204</c:v>
                </c:pt>
                <c:pt idx="45">
                  <c:v>0.562500000000002</c:v>
                </c:pt>
                <c:pt idx="46">
                  <c:v>0.57500000000000195</c:v>
                </c:pt>
                <c:pt idx="47">
                  <c:v>0.58750000000000102</c:v>
                </c:pt>
                <c:pt idx="48">
                  <c:v>0.60000000000000098</c:v>
                </c:pt>
                <c:pt idx="49">
                  <c:v>0.61250000000000104</c:v>
                </c:pt>
                <c:pt idx="50">
                  <c:v>0.625000000000001</c:v>
                </c:pt>
                <c:pt idx="51">
                  <c:v>0.63750000000000095</c:v>
                </c:pt>
                <c:pt idx="52">
                  <c:v>0.65000000000000102</c:v>
                </c:pt>
                <c:pt idx="53">
                  <c:v>0.66250000000000098</c:v>
                </c:pt>
                <c:pt idx="54">
                  <c:v>0.67500000000000104</c:v>
                </c:pt>
                <c:pt idx="55">
                  <c:v>0.687500000000001</c:v>
                </c:pt>
                <c:pt idx="56">
                  <c:v>0.70000000000000095</c:v>
                </c:pt>
                <c:pt idx="57">
                  <c:v>0.71250000000000102</c:v>
                </c:pt>
                <c:pt idx="58">
                  <c:v>0.72500000000000098</c:v>
                </c:pt>
                <c:pt idx="59">
                  <c:v>0.73750000000000104</c:v>
                </c:pt>
                <c:pt idx="60">
                  <c:v>0.750000000000001</c:v>
                </c:pt>
                <c:pt idx="61">
                  <c:v>0.76250000000000095</c:v>
                </c:pt>
                <c:pt idx="62">
                  <c:v>0.77500000000000102</c:v>
                </c:pt>
                <c:pt idx="63">
                  <c:v>0.78750000000000098</c:v>
                </c:pt>
                <c:pt idx="64">
                  <c:v>0.80000000000000104</c:v>
                </c:pt>
                <c:pt idx="65">
                  <c:v>0.812500000000001</c:v>
                </c:pt>
                <c:pt idx="66">
                  <c:v>0.82500000000000095</c:v>
                </c:pt>
                <c:pt idx="67">
                  <c:v>0.83750000000000102</c:v>
                </c:pt>
                <c:pt idx="68">
                  <c:v>0.85000000000000098</c:v>
                </c:pt>
                <c:pt idx="69">
                  <c:v>0.86250000000000004</c:v>
                </c:pt>
                <c:pt idx="70">
                  <c:v>0.875</c:v>
                </c:pt>
                <c:pt idx="71">
                  <c:v>0.88749999999999996</c:v>
                </c:pt>
                <c:pt idx="72">
                  <c:v>0.9</c:v>
                </c:pt>
                <c:pt idx="73">
                  <c:v>0.91249999999999998</c:v>
                </c:pt>
                <c:pt idx="74">
                  <c:v>0.92500000000000004</c:v>
                </c:pt>
                <c:pt idx="75">
                  <c:v>0.9375</c:v>
                </c:pt>
                <c:pt idx="76">
                  <c:v>0.95</c:v>
                </c:pt>
                <c:pt idx="77">
                  <c:v>0.96250000000000002</c:v>
                </c:pt>
                <c:pt idx="78">
                  <c:v>0.97499999999999998</c:v>
                </c:pt>
                <c:pt idx="79">
                  <c:v>0.98750000000000004</c:v>
                </c:pt>
                <c:pt idx="80">
                  <c:v>1</c:v>
                </c:pt>
              </c:numCache>
            </c:numRef>
          </c:xVal>
          <c:yVal>
            <c:numRef>
              <c:f>'erreur relative_infV2 (adi)'!$H$2:$H$82</c:f>
              <c:numCache>
                <c:formatCode>0.00E+00</c:formatCode>
                <c:ptCount val="81"/>
                <c:pt idx="0">
                  <c:v>0</c:v>
                </c:pt>
                <c:pt idx="1">
                  <c:v>1.26965850350128</c:v>
                </c:pt>
                <c:pt idx="2">
                  <c:v>2.0323430404851299</c:v>
                </c:pt>
                <c:pt idx="3">
                  <c:v>2.6026709493697702</c:v>
                </c:pt>
                <c:pt idx="4">
                  <c:v>3.0703257652981701</c:v>
                </c:pt>
                <c:pt idx="5">
                  <c:v>3.4718670753534604</c:v>
                </c:pt>
                <c:pt idx="6">
                  <c:v>3.8260176289058649</c:v>
                </c:pt>
                <c:pt idx="7">
                  <c:v>4.1438231917464252</c:v>
                </c:pt>
                <c:pt idx="8">
                  <c:v>4.4324344958480655</c:v>
                </c:pt>
                <c:pt idx="9">
                  <c:v>4.6967915795778898</c:v>
                </c:pt>
                <c:pt idx="10">
                  <c:v>4.9404746559830253</c:v>
                </c:pt>
                <c:pt idx="11">
                  <c:v>5.1661753835539503</c:v>
                </c:pt>
                <c:pt idx="12">
                  <c:v>5.3759769954346002</c:v>
                </c:pt>
                <c:pt idx="13">
                  <c:v>5.5715300125077496</c:v>
                </c:pt>
                <c:pt idx="14">
                  <c:v>5.7541677411143501</c:v>
                </c:pt>
                <c:pt idx="15">
                  <c:v>5.92498479731705</c:v>
                </c:pt>
                <c:pt idx="16">
                  <c:v>6.0848923838250002</c:v>
                </c:pt>
                <c:pt idx="17">
                  <c:v>6.2346579894446501</c:v>
                </c:pt>
                <c:pt idx="18">
                  <c:v>6.3749348436506503</c:v>
                </c:pt>
                <c:pt idx="19">
                  <c:v>6.5062839070433496</c:v>
                </c:pt>
                <c:pt idx="20">
                  <c:v>6.6291908232871508</c:v>
                </c:pt>
                <c:pt idx="21">
                  <c:v>6.7440790841557003</c:v>
                </c:pt>
                <c:pt idx="22">
                  <c:v>6.851320337717949</c:v>
                </c:pt>
                <c:pt idx="23">
                  <c:v>6.9512427294372001</c:v>
                </c:pt>
                <c:pt idx="24">
                  <c:v>7.0441375239229007</c:v>
                </c:pt>
                <c:pt idx="25">
                  <c:v>7.1302646176090505</c:v>
                </c:pt>
                <c:pt idx="26">
                  <c:v>7.2098569783480997</c:v>
                </c:pt>
                <c:pt idx="27">
                  <c:v>7.283124464022249</c:v>
                </c:pt>
                <c:pt idx="28">
                  <c:v>7.3502568647115494</c:v>
                </c:pt>
                <c:pt idx="29">
                  <c:v>7.4114267021846008</c:v>
                </c:pt>
                <c:pt idx="30">
                  <c:v>7.4667913622499498</c:v>
                </c:pt>
                <c:pt idx="31">
                  <c:v>7.5164951377909004</c:v>
                </c:pt>
                <c:pt idx="32">
                  <c:v>7.5606708818363497</c:v>
                </c:pt>
                <c:pt idx="33">
                  <c:v>7.5994415247446501</c:v>
                </c:pt>
                <c:pt idx="34">
                  <c:v>7.6329213303950496</c:v>
                </c:pt>
                <c:pt idx="35">
                  <c:v>7.6612171192645508</c:v>
                </c:pt>
                <c:pt idx="36">
                  <c:v>7.6844292910589997</c:v>
                </c:pt>
                <c:pt idx="37">
                  <c:v>7.7026527227939496</c:v>
                </c:pt>
                <c:pt idx="38">
                  <c:v>7.7159777331989003</c:v>
                </c:pt>
                <c:pt idx="39">
                  <c:v>7.7244907677268007</c:v>
                </c:pt>
                <c:pt idx="40">
                  <c:v>7.7282752198845497</c:v>
                </c:pt>
                <c:pt idx="41">
                  <c:v>7.7274120935728998</c:v>
                </c:pt>
                <c:pt idx="42">
                  <c:v>7.72198069132215</c:v>
                </c:pt>
                <c:pt idx="43">
                  <c:v>7.7120592410171493</c:v>
                </c:pt>
                <c:pt idx="44">
                  <c:v>7.6977255005695993</c:v>
                </c:pt>
                <c:pt idx="45">
                  <c:v>7.6790573986113007</c:v>
                </c:pt>
                <c:pt idx="46">
                  <c:v>7.65613362192755</c:v>
                </c:pt>
                <c:pt idx="47">
                  <c:v>7.6290342001925495</c:v>
                </c:pt>
                <c:pt idx="48">
                  <c:v>7.5978411256414997</c:v>
                </c:pt>
                <c:pt idx="49">
                  <c:v>7.5626389693750493</c:v>
                </c:pt>
                <c:pt idx="50">
                  <c:v>7.5235155065727994</c:v>
                </c:pt>
                <c:pt idx="51">
                  <c:v>7.4805623482069503</c:v>
                </c:pt>
                <c:pt idx="52">
                  <c:v>7.4338756255286</c:v>
                </c:pt>
                <c:pt idx="53">
                  <c:v>7.3835566617323494</c:v>
                </c:pt>
                <c:pt idx="54">
                  <c:v>7.3297127304216501</c:v>
                </c:pt>
                <c:pt idx="55">
                  <c:v>7.27245779239035</c:v>
                </c:pt>
                <c:pt idx="56">
                  <c:v>7.2119133158622999</c:v>
                </c:pt>
                <c:pt idx="57">
                  <c:v>7.1482091262772496</c:v>
                </c:pt>
                <c:pt idx="58">
                  <c:v>7.0814842935717497</c:v>
                </c:pt>
                <c:pt idx="59">
                  <c:v>7.0118881087964002</c:v>
                </c:pt>
                <c:pt idx="60">
                  <c:v>6.939581128930099</c:v>
                </c:pt>
                <c:pt idx="61">
                  <c:v>6.8647362585935499</c:v>
                </c:pt>
                <c:pt idx="62">
                  <c:v>6.7875399207749494</c:v>
                </c:pt>
                <c:pt idx="63">
                  <c:v>6.7081933582582494</c:v>
                </c:pt>
                <c:pt idx="64">
                  <c:v>6.6269139587488493</c:v>
                </c:pt>
                <c:pt idx="65">
                  <c:v>6.5439367543242</c:v>
                </c:pt>
                <c:pt idx="66">
                  <c:v>6.4595160024310498</c:v>
                </c:pt>
                <c:pt idx="67">
                  <c:v>6.3739268946380001</c:v>
                </c:pt>
                <c:pt idx="68">
                  <c:v>6.28746742079535</c:v>
                </c:pt>
                <c:pt idx="69">
                  <c:v>6.2004603761951502</c:v>
                </c:pt>
                <c:pt idx="70">
                  <c:v>6.1132555556600998</c:v>
                </c:pt>
                <c:pt idx="71">
                  <c:v>6.0262321332879996</c:v>
                </c:pt>
                <c:pt idx="72">
                  <c:v>5.9398012197697998</c:v>
                </c:pt>
                <c:pt idx="73">
                  <c:v>5.8544086887073004</c:v>
                </c:pt>
                <c:pt idx="74">
                  <c:v>5.7705382334886499</c:v>
                </c:pt>
                <c:pt idx="75">
                  <c:v>5.6887147134676503</c:v>
                </c:pt>
                <c:pt idx="76">
                  <c:v>5.6095077979824</c:v>
                </c:pt>
                <c:pt idx="77">
                  <c:v>5.5335359550359495</c:v>
                </c:pt>
                <c:pt idx="78">
                  <c:v>5.4614708078403504</c:v>
                </c:pt>
                <c:pt idx="79">
                  <c:v>5.3940419289429995</c:v>
                </c:pt>
                <c:pt idx="80">
                  <c:v>5.3309039192833998</c:v>
                </c:pt>
              </c:numCache>
            </c:numRef>
          </c:yVal>
          <c:smooth val="0"/>
        </c:ser>
        <c:dLbls>
          <c:showLegendKey val="0"/>
          <c:showVal val="0"/>
          <c:showCatName val="0"/>
          <c:showSerName val="0"/>
          <c:showPercent val="0"/>
          <c:showBubbleSize val="0"/>
        </c:dLbls>
        <c:axId val="593884520"/>
        <c:axId val="593884912"/>
      </c:scatterChart>
      <c:valAx>
        <c:axId val="593884520"/>
        <c:scaling>
          <c:orientation val="minMax"/>
          <c:max val="1"/>
        </c:scaling>
        <c:delete val="0"/>
        <c:axPos val="b"/>
        <c:majorGridlines>
          <c:spPr>
            <a:ln w="9525" cap="flat" cmpd="sng" algn="ctr">
              <a:solidFill>
                <a:schemeClr val="tx1">
                  <a:lumMod val="15000"/>
                  <a:lumOff val="85000"/>
                </a:schemeClr>
              </a:solidFill>
              <a:round/>
            </a:ln>
            <a:effectLst/>
          </c:spPr>
        </c:majorGridlines>
        <c:title>
          <c:tx>
            <c:rich>
              <a:bodyPr rot="0" vert="horz"/>
              <a:lstStyle/>
              <a:p>
                <a:pPr>
                  <a:defRPr/>
                </a:pPr>
                <a:r>
                  <a:rPr lang="fr-FR"/>
                  <a:t>dimensionless slider length X/L </a:t>
                </a:r>
              </a:p>
            </c:rich>
          </c:tx>
          <c:layout/>
          <c:overlay val="0"/>
          <c:spPr>
            <a:noFill/>
            <a:ln>
              <a:noFill/>
            </a:ln>
            <a:effectLst/>
          </c:spPr>
        </c:title>
        <c:numFmt formatCode="General" sourceLinked="0"/>
        <c:majorTickMark val="none"/>
        <c:minorTickMark val="none"/>
        <c:tickLblPos val="low"/>
        <c:spPr>
          <a:noFill/>
          <a:ln>
            <a:noFill/>
          </a:ln>
          <a:effectLst/>
        </c:spPr>
        <c:txPr>
          <a:bodyPr rot="-60000000" vert="horz"/>
          <a:lstStyle/>
          <a:p>
            <a:pPr>
              <a:defRPr/>
            </a:pPr>
            <a:endParaRPr lang="fr-FR"/>
          </a:p>
        </c:txPr>
        <c:crossAx val="593884912"/>
        <c:crosses val="autoZero"/>
        <c:crossBetween val="midCat"/>
      </c:valAx>
      <c:valAx>
        <c:axId val="5938849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vert="horz"/>
              <a:lstStyle/>
              <a:p>
                <a:pPr>
                  <a:defRPr/>
                </a:pPr>
                <a:r>
                  <a:rPr lang="en-US"/>
                  <a:t>dimensionless temperature gradient </a:t>
                </a:r>
              </a:p>
            </c:rich>
          </c:tx>
          <c:layout>
            <c:manualLayout>
              <c:xMode val="edge"/>
              <c:yMode val="edge"/>
              <c:x val="1.6766827757641406E-2"/>
              <c:y val="0.15795774244522387"/>
            </c:manualLayout>
          </c:layout>
          <c:overlay val="0"/>
          <c:spPr>
            <a:noFill/>
            <a:ln>
              <a:noFill/>
            </a:ln>
            <a:effectLst/>
          </c:sp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pPr>
            <a:endParaRPr lang="fr-FR"/>
          </a:p>
        </c:txPr>
        <c:crossAx val="593884520"/>
        <c:crosses val="autoZero"/>
        <c:crossBetween val="midCat"/>
      </c:valAx>
      <c:spPr>
        <a:noFill/>
        <a:ln>
          <a:noFill/>
        </a:ln>
        <a:effectLst/>
      </c:spPr>
    </c:plotArea>
    <c:legend>
      <c:legendPos val="t"/>
      <c:layout>
        <c:manualLayout>
          <c:xMode val="edge"/>
          <c:yMode val="edge"/>
          <c:x val="0.34710504936882891"/>
          <c:y val="0.64827442140977565"/>
          <c:w val="0.58951800786172859"/>
          <c:h val="0.11878577758011315"/>
        </c:manualLayout>
      </c:layout>
      <c:overlay val="0"/>
      <c:spPr>
        <a:solidFill>
          <a:schemeClr val="bg1"/>
        </a:solidFill>
        <a:ln>
          <a:solidFill>
            <a:schemeClr val="tx1"/>
          </a:solidFill>
        </a:ln>
        <a:effectLst/>
      </c:spPr>
      <c:txPr>
        <a:bodyPr rot="0" vert="horz"/>
        <a:lstStyle/>
        <a:p>
          <a:pPr>
            <a:defRPr/>
          </a:pPr>
          <a:endParaRPr lang="fr-FR"/>
        </a:p>
      </c:txPr>
    </c:legend>
    <c:plotVisOnly val="1"/>
    <c:dispBlanksAs val="gap"/>
    <c:showDLblsOverMax val="0"/>
  </c:chart>
  <c:spPr>
    <a:solidFill>
      <a:schemeClr val="bg1"/>
    </a:solidFill>
    <a:ln w="9525" cap="flat" cmpd="sng" algn="ctr">
      <a:solidFill>
        <a:schemeClr val="bg1"/>
      </a:solidFill>
      <a:round/>
    </a:ln>
    <a:effectLst/>
  </c:spPr>
  <c:txPr>
    <a:bodyPr/>
    <a:lstStyle/>
    <a:p>
      <a:pPr>
        <a:defRPr>
          <a:solidFill>
            <a:schemeClr val="tx1"/>
          </a:solidFill>
        </a:defRPr>
      </a:pPr>
      <a:endParaRPr lang="fr-FR"/>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451080132648541E-2"/>
          <c:y val="3.479759375694097E-2"/>
          <c:w val="0.90437990890744391"/>
          <c:h val="0.81474222378837236"/>
        </c:manualLayout>
      </c:layout>
      <c:scatterChart>
        <c:scatterStyle val="lineMarker"/>
        <c:varyColors val="0"/>
        <c:ser>
          <c:idx val="3"/>
          <c:order val="2"/>
          <c:tx>
            <c:v>N=6</c:v>
          </c:tx>
          <c:spPr>
            <a:ln w="19050" cap="rnd">
              <a:solidFill>
                <a:schemeClr val="accent4"/>
              </a:solidFill>
              <a:round/>
            </a:ln>
            <a:effectLst/>
          </c:spPr>
          <c:marker>
            <c:symbol val="none"/>
          </c:marker>
          <c:xVal>
            <c:numRef>
              <c:f>'inf_Lobbato_hehs4 (adi)'!$A$2:$A$82</c:f>
              <c:numCache>
                <c:formatCode>0.000000</c:formatCode>
                <c:ptCount val="81"/>
                <c:pt idx="0">
                  <c:v>3.9968028886505604E-15</c:v>
                </c:pt>
                <c:pt idx="1">
                  <c:v>1.2500000000003999E-2</c:v>
                </c:pt>
                <c:pt idx="2">
                  <c:v>2.5000000000002999E-2</c:v>
                </c:pt>
                <c:pt idx="3">
                  <c:v>3.7500000000003003E-2</c:v>
                </c:pt>
                <c:pt idx="4">
                  <c:v>5.0000000000003E-2</c:v>
                </c:pt>
                <c:pt idx="5">
                  <c:v>6.2500000000002998E-2</c:v>
                </c:pt>
                <c:pt idx="6">
                  <c:v>7.5000000000002995E-2</c:v>
                </c:pt>
                <c:pt idx="7">
                  <c:v>8.7500000000003006E-2</c:v>
                </c:pt>
                <c:pt idx="8">
                  <c:v>0.100000000000003</c:v>
                </c:pt>
                <c:pt idx="9">
                  <c:v>0.112500000000003</c:v>
                </c:pt>
                <c:pt idx="10">
                  <c:v>0.125000000000003</c:v>
                </c:pt>
                <c:pt idx="11">
                  <c:v>0.13750000000000301</c:v>
                </c:pt>
                <c:pt idx="12">
                  <c:v>0.15000000000000299</c:v>
                </c:pt>
                <c:pt idx="13">
                  <c:v>0.162500000000003</c:v>
                </c:pt>
                <c:pt idx="14">
                  <c:v>0.17500000000000299</c:v>
                </c:pt>
                <c:pt idx="15">
                  <c:v>0.187500000000003</c:v>
                </c:pt>
                <c:pt idx="16">
                  <c:v>0.20000000000000301</c:v>
                </c:pt>
                <c:pt idx="17">
                  <c:v>0.21250000000000299</c:v>
                </c:pt>
                <c:pt idx="18">
                  <c:v>0.225000000000003</c:v>
                </c:pt>
                <c:pt idx="19">
                  <c:v>0.23750000000000299</c:v>
                </c:pt>
                <c:pt idx="20">
                  <c:v>0.250000000000003</c:v>
                </c:pt>
                <c:pt idx="21">
                  <c:v>0.26250000000000301</c:v>
                </c:pt>
                <c:pt idx="22">
                  <c:v>0.27500000000000302</c:v>
                </c:pt>
                <c:pt idx="23">
                  <c:v>0.28750000000000298</c:v>
                </c:pt>
                <c:pt idx="24">
                  <c:v>0.30000000000000199</c:v>
                </c:pt>
                <c:pt idx="25">
                  <c:v>0.312500000000002</c:v>
                </c:pt>
                <c:pt idx="26">
                  <c:v>0.32500000000000201</c:v>
                </c:pt>
                <c:pt idx="27">
                  <c:v>0.33750000000000202</c:v>
                </c:pt>
                <c:pt idx="28">
                  <c:v>0.35000000000000198</c:v>
                </c:pt>
                <c:pt idx="29">
                  <c:v>0.36250000000000199</c:v>
                </c:pt>
                <c:pt idx="30">
                  <c:v>0.375000000000002</c:v>
                </c:pt>
                <c:pt idx="31">
                  <c:v>0.38750000000000201</c:v>
                </c:pt>
                <c:pt idx="32">
                  <c:v>0.40000000000000202</c:v>
                </c:pt>
                <c:pt idx="33">
                  <c:v>0.41250000000000198</c:v>
                </c:pt>
                <c:pt idx="34">
                  <c:v>0.42500000000000199</c:v>
                </c:pt>
                <c:pt idx="35">
                  <c:v>0.437500000000002</c:v>
                </c:pt>
                <c:pt idx="36">
                  <c:v>0.45000000000000201</c:v>
                </c:pt>
                <c:pt idx="37">
                  <c:v>0.46250000000000202</c:v>
                </c:pt>
                <c:pt idx="38">
                  <c:v>0.47500000000000198</c:v>
                </c:pt>
                <c:pt idx="39">
                  <c:v>0.48750000000000199</c:v>
                </c:pt>
                <c:pt idx="40">
                  <c:v>0.500000000000002</c:v>
                </c:pt>
                <c:pt idx="41">
                  <c:v>0.51250000000000195</c:v>
                </c:pt>
                <c:pt idx="42">
                  <c:v>0.52500000000000202</c:v>
                </c:pt>
                <c:pt idx="43">
                  <c:v>0.53750000000000198</c:v>
                </c:pt>
                <c:pt idx="44">
                  <c:v>0.55000000000000204</c:v>
                </c:pt>
                <c:pt idx="45">
                  <c:v>0.562500000000002</c:v>
                </c:pt>
                <c:pt idx="46">
                  <c:v>0.57500000000000195</c:v>
                </c:pt>
                <c:pt idx="47">
                  <c:v>0.58750000000000102</c:v>
                </c:pt>
                <c:pt idx="48">
                  <c:v>0.60000000000000098</c:v>
                </c:pt>
                <c:pt idx="49">
                  <c:v>0.61250000000000104</c:v>
                </c:pt>
                <c:pt idx="50">
                  <c:v>0.625000000000001</c:v>
                </c:pt>
                <c:pt idx="51">
                  <c:v>0.63750000000000095</c:v>
                </c:pt>
                <c:pt idx="52">
                  <c:v>0.65000000000000102</c:v>
                </c:pt>
                <c:pt idx="53">
                  <c:v>0.66250000000000098</c:v>
                </c:pt>
                <c:pt idx="54">
                  <c:v>0.67500000000000104</c:v>
                </c:pt>
                <c:pt idx="55">
                  <c:v>0.687500000000001</c:v>
                </c:pt>
                <c:pt idx="56">
                  <c:v>0.70000000000000095</c:v>
                </c:pt>
                <c:pt idx="57">
                  <c:v>0.71250000000000102</c:v>
                </c:pt>
                <c:pt idx="58">
                  <c:v>0.72500000000000098</c:v>
                </c:pt>
                <c:pt idx="59">
                  <c:v>0.73750000000000104</c:v>
                </c:pt>
                <c:pt idx="60">
                  <c:v>0.750000000000001</c:v>
                </c:pt>
                <c:pt idx="61">
                  <c:v>0.76250000000000095</c:v>
                </c:pt>
                <c:pt idx="62">
                  <c:v>0.77500000000000102</c:v>
                </c:pt>
                <c:pt idx="63">
                  <c:v>0.78750000000000098</c:v>
                </c:pt>
                <c:pt idx="64">
                  <c:v>0.80000000000000104</c:v>
                </c:pt>
                <c:pt idx="65">
                  <c:v>0.812500000000001</c:v>
                </c:pt>
                <c:pt idx="66">
                  <c:v>0.82500000000000095</c:v>
                </c:pt>
                <c:pt idx="67">
                  <c:v>0.83750000000000102</c:v>
                </c:pt>
                <c:pt idx="68">
                  <c:v>0.85000000000000098</c:v>
                </c:pt>
                <c:pt idx="69">
                  <c:v>0.86250000000000004</c:v>
                </c:pt>
                <c:pt idx="70">
                  <c:v>0.875</c:v>
                </c:pt>
                <c:pt idx="71">
                  <c:v>0.88749999999999996</c:v>
                </c:pt>
                <c:pt idx="72">
                  <c:v>0.9</c:v>
                </c:pt>
                <c:pt idx="73">
                  <c:v>0.91249999999999998</c:v>
                </c:pt>
                <c:pt idx="74">
                  <c:v>0.92500000000000004</c:v>
                </c:pt>
                <c:pt idx="75">
                  <c:v>0.9375</c:v>
                </c:pt>
                <c:pt idx="76">
                  <c:v>0.95</c:v>
                </c:pt>
                <c:pt idx="77">
                  <c:v>0.96250000000000002</c:v>
                </c:pt>
                <c:pt idx="78">
                  <c:v>0.97499999999999998</c:v>
                </c:pt>
                <c:pt idx="79">
                  <c:v>0.98750000000000004</c:v>
                </c:pt>
                <c:pt idx="80">
                  <c:v>1</c:v>
                </c:pt>
              </c:numCache>
            </c:numRef>
          </c:xVal>
          <c:yVal>
            <c:numRef>
              <c:f>'inf_Lobbato_hehs4 (adi)'!$E$2:$E$82</c:f>
              <c:numCache>
                <c:formatCode>0.00E+00</c:formatCode>
                <c:ptCount val="81"/>
                <c:pt idx="0">
                  <c:v>0</c:v>
                </c:pt>
                <c:pt idx="1">
                  <c:v>0.14241444372197001</c:v>
                </c:pt>
                <c:pt idx="2">
                  <c:v>0.30775779126436198</c:v>
                </c:pt>
                <c:pt idx="3">
                  <c:v>0.47433852654493303</c:v>
                </c:pt>
                <c:pt idx="4">
                  <c:v>0.64211252947505004</c:v>
                </c:pt>
                <c:pt idx="5">
                  <c:v>0.81104648370146504</c:v>
                </c:pt>
                <c:pt idx="6">
                  <c:v>0.98110119941154006</c:v>
                </c:pt>
                <c:pt idx="7">
                  <c:v>1.1522489241824649</c:v>
                </c:pt>
                <c:pt idx="8">
                  <c:v>1.32442629847053</c:v>
                </c:pt>
                <c:pt idx="9">
                  <c:v>1.4975882230419901</c:v>
                </c:pt>
                <c:pt idx="10">
                  <c:v>1.6716592122766698</c:v>
                </c:pt>
                <c:pt idx="11">
                  <c:v>1.846624883864975</c:v>
                </c:pt>
                <c:pt idx="12">
                  <c:v>2.0224012015724453</c:v>
                </c:pt>
                <c:pt idx="13">
                  <c:v>2.1989125776251348</c:v>
                </c:pt>
                <c:pt idx="14">
                  <c:v>2.3761020243856299</c:v>
                </c:pt>
                <c:pt idx="15">
                  <c:v>2.5539069004940749</c:v>
                </c:pt>
                <c:pt idx="16">
                  <c:v>2.7322559096730248</c:v>
                </c:pt>
                <c:pt idx="17">
                  <c:v>2.9110330001782598</c:v>
                </c:pt>
                <c:pt idx="18">
                  <c:v>3.0901712618767601</c:v>
                </c:pt>
                <c:pt idx="19">
                  <c:v>3.2693602463053653</c:v>
                </c:pt>
                <c:pt idx="20">
                  <c:v>3.4486848327372002</c:v>
                </c:pt>
                <c:pt idx="21">
                  <c:v>3.6280371076869202</c:v>
                </c:pt>
                <c:pt idx="22">
                  <c:v>3.8073046930987702</c:v>
                </c:pt>
                <c:pt idx="23">
                  <c:v>3.9863662656901555</c:v>
                </c:pt>
                <c:pt idx="24">
                  <c:v>4.1650964311104195</c:v>
                </c:pt>
                <c:pt idx="25">
                  <c:v>4.3433511506580746</c:v>
                </c:pt>
                <c:pt idx="26">
                  <c:v>4.520991924592825</c:v>
                </c:pt>
                <c:pt idx="27">
                  <c:v>4.6978817861961044</c:v>
                </c:pt>
                <c:pt idx="28">
                  <c:v>4.8738375668279197</c:v>
                </c:pt>
                <c:pt idx="29">
                  <c:v>5.0487129717360499</c:v>
                </c:pt>
                <c:pt idx="30">
                  <c:v>5.2223179467360499</c:v>
                </c:pt>
                <c:pt idx="31">
                  <c:v>5.3944746236548999</c:v>
                </c:pt>
                <c:pt idx="32">
                  <c:v>5.5649801598803998</c:v>
                </c:pt>
                <c:pt idx="33">
                  <c:v>5.7336366497872495</c:v>
                </c:pt>
                <c:pt idx="34">
                  <c:v>5.9002252898096996</c:v>
                </c:pt>
                <c:pt idx="35">
                  <c:v>6.0645411600548993</c:v>
                </c:pt>
                <c:pt idx="36">
                  <c:v>6.2263242600902995</c:v>
                </c:pt>
                <c:pt idx="37">
                  <c:v>6.3852951156197495</c:v>
                </c:pt>
                <c:pt idx="38">
                  <c:v>6.5412397199595507</c:v>
                </c:pt>
                <c:pt idx="39">
                  <c:v>6.6938360259365997</c:v>
                </c:pt>
                <c:pt idx="40">
                  <c:v>6.8428114655989507</c:v>
                </c:pt>
                <c:pt idx="41">
                  <c:v>6.9878085239376002</c:v>
                </c:pt>
                <c:pt idx="42">
                  <c:v>7.1285572673321003</c:v>
                </c:pt>
                <c:pt idx="43">
                  <c:v>7.2647029505693492</c:v>
                </c:pt>
                <c:pt idx="44">
                  <c:v>7.395879123696</c:v>
                </c:pt>
                <c:pt idx="45">
                  <c:v>7.5217251841883499</c:v>
                </c:pt>
                <c:pt idx="46">
                  <c:v>7.6418864944782499</c:v>
                </c:pt>
                <c:pt idx="47">
                  <c:v>7.7559202634380995</c:v>
                </c:pt>
                <c:pt idx="48">
                  <c:v>7.8634239880056498</c:v>
                </c:pt>
                <c:pt idx="49">
                  <c:v>7.9639562404311501</c:v>
                </c:pt>
                <c:pt idx="50">
                  <c:v>8.05707174614985</c:v>
                </c:pt>
                <c:pt idx="51">
                  <c:v>8.14228921735765</c:v>
                </c:pt>
                <c:pt idx="52">
                  <c:v>8.2191269132543496</c:v>
                </c:pt>
                <c:pt idx="53">
                  <c:v>8.2870888896244495</c:v>
                </c:pt>
                <c:pt idx="54">
                  <c:v>8.3456447412520003</c:v>
                </c:pt>
                <c:pt idx="55">
                  <c:v>8.3942666382582498</c:v>
                </c:pt>
                <c:pt idx="56">
                  <c:v>8.4324133975661493</c:v>
                </c:pt>
                <c:pt idx="57">
                  <c:v>8.4595359933629997</c:v>
                </c:pt>
                <c:pt idx="58">
                  <c:v>8.4750738724128496</c:v>
                </c:pt>
                <c:pt idx="59">
                  <c:v>8.4784726759150999</c:v>
                </c:pt>
                <c:pt idx="60">
                  <c:v>8.469184192331749</c:v>
                </c:pt>
                <c:pt idx="61">
                  <c:v>8.4466705889542002</c:v>
                </c:pt>
                <c:pt idx="62">
                  <c:v>8.4104234595166005</c:v>
                </c:pt>
                <c:pt idx="63">
                  <c:v>8.3599687936943496</c:v>
                </c:pt>
                <c:pt idx="64">
                  <c:v>8.2948883334159014</c:v>
                </c:pt>
                <c:pt idx="65">
                  <c:v>8.2148385179454486</c:v>
                </c:pt>
                <c:pt idx="66">
                  <c:v>8.1195781935136502</c:v>
                </c:pt>
                <c:pt idx="67">
                  <c:v>8.0089986476386006</c:v>
                </c:pt>
                <c:pt idx="68">
                  <c:v>7.8831736260012999</c:v>
                </c:pt>
                <c:pt idx="69">
                  <c:v>7.7424071631751001</c:v>
                </c:pt>
                <c:pt idx="70">
                  <c:v>7.5873000049951997</c:v>
                </c:pt>
                <c:pt idx="71">
                  <c:v>7.4188468998359003</c:v>
                </c:pt>
                <c:pt idx="72">
                  <c:v>7.238536842472401</c:v>
                </c:pt>
                <c:pt idx="73">
                  <c:v>7.0485037879743997</c:v>
                </c:pt>
                <c:pt idx="74">
                  <c:v>6.8517072670351498</c:v>
                </c:pt>
                <c:pt idx="75">
                  <c:v>6.6521694838767003</c:v>
                </c:pt>
                <c:pt idx="76">
                  <c:v>6.4552764104109004</c:v>
                </c:pt>
                <c:pt idx="77">
                  <c:v>6.2681825734985503</c:v>
                </c:pt>
                <c:pt idx="78">
                  <c:v>6.1003228496688502</c:v>
                </c:pt>
                <c:pt idx="79">
                  <c:v>5.9641034389142495</c:v>
                </c:pt>
                <c:pt idx="80">
                  <c:v>5.8587069652826003</c:v>
                </c:pt>
              </c:numCache>
            </c:numRef>
          </c:yVal>
          <c:smooth val="0"/>
        </c:ser>
        <c:ser>
          <c:idx val="5"/>
          <c:order val="4"/>
          <c:tx>
            <c:v>N=8</c:v>
          </c:tx>
          <c:marker>
            <c:symbol val="none"/>
          </c:marker>
          <c:xVal>
            <c:numRef>
              <c:f>'inf_Lobbato_hehs4 (adi)'!$A$2:$A$82</c:f>
              <c:numCache>
                <c:formatCode>0.000000</c:formatCode>
                <c:ptCount val="81"/>
                <c:pt idx="0">
                  <c:v>3.9968028886505604E-15</c:v>
                </c:pt>
                <c:pt idx="1">
                  <c:v>1.2500000000003999E-2</c:v>
                </c:pt>
                <c:pt idx="2">
                  <c:v>2.5000000000002999E-2</c:v>
                </c:pt>
                <c:pt idx="3">
                  <c:v>3.7500000000003003E-2</c:v>
                </c:pt>
                <c:pt idx="4">
                  <c:v>5.0000000000003E-2</c:v>
                </c:pt>
                <c:pt idx="5">
                  <c:v>6.2500000000002998E-2</c:v>
                </c:pt>
                <c:pt idx="6">
                  <c:v>7.5000000000002995E-2</c:v>
                </c:pt>
                <c:pt idx="7">
                  <c:v>8.7500000000003006E-2</c:v>
                </c:pt>
                <c:pt idx="8">
                  <c:v>0.100000000000003</c:v>
                </c:pt>
                <c:pt idx="9">
                  <c:v>0.112500000000003</c:v>
                </c:pt>
                <c:pt idx="10">
                  <c:v>0.125000000000003</c:v>
                </c:pt>
                <c:pt idx="11">
                  <c:v>0.13750000000000301</c:v>
                </c:pt>
                <c:pt idx="12">
                  <c:v>0.15000000000000299</c:v>
                </c:pt>
                <c:pt idx="13">
                  <c:v>0.162500000000003</c:v>
                </c:pt>
                <c:pt idx="14">
                  <c:v>0.17500000000000299</c:v>
                </c:pt>
                <c:pt idx="15">
                  <c:v>0.187500000000003</c:v>
                </c:pt>
                <c:pt idx="16">
                  <c:v>0.20000000000000301</c:v>
                </c:pt>
                <c:pt idx="17">
                  <c:v>0.21250000000000299</c:v>
                </c:pt>
                <c:pt idx="18">
                  <c:v>0.225000000000003</c:v>
                </c:pt>
                <c:pt idx="19">
                  <c:v>0.23750000000000299</c:v>
                </c:pt>
                <c:pt idx="20">
                  <c:v>0.250000000000003</c:v>
                </c:pt>
                <c:pt idx="21">
                  <c:v>0.26250000000000301</c:v>
                </c:pt>
                <c:pt idx="22">
                  <c:v>0.27500000000000302</c:v>
                </c:pt>
                <c:pt idx="23">
                  <c:v>0.28750000000000298</c:v>
                </c:pt>
                <c:pt idx="24">
                  <c:v>0.30000000000000199</c:v>
                </c:pt>
                <c:pt idx="25">
                  <c:v>0.312500000000002</c:v>
                </c:pt>
                <c:pt idx="26">
                  <c:v>0.32500000000000201</c:v>
                </c:pt>
                <c:pt idx="27">
                  <c:v>0.33750000000000202</c:v>
                </c:pt>
                <c:pt idx="28">
                  <c:v>0.35000000000000198</c:v>
                </c:pt>
                <c:pt idx="29">
                  <c:v>0.36250000000000199</c:v>
                </c:pt>
                <c:pt idx="30">
                  <c:v>0.375000000000002</c:v>
                </c:pt>
                <c:pt idx="31">
                  <c:v>0.38750000000000201</c:v>
                </c:pt>
                <c:pt idx="32">
                  <c:v>0.40000000000000202</c:v>
                </c:pt>
                <c:pt idx="33">
                  <c:v>0.41250000000000198</c:v>
                </c:pt>
                <c:pt idx="34">
                  <c:v>0.42500000000000199</c:v>
                </c:pt>
                <c:pt idx="35">
                  <c:v>0.437500000000002</c:v>
                </c:pt>
                <c:pt idx="36">
                  <c:v>0.45000000000000201</c:v>
                </c:pt>
                <c:pt idx="37">
                  <c:v>0.46250000000000202</c:v>
                </c:pt>
                <c:pt idx="38">
                  <c:v>0.47500000000000198</c:v>
                </c:pt>
                <c:pt idx="39">
                  <c:v>0.48750000000000199</c:v>
                </c:pt>
                <c:pt idx="40">
                  <c:v>0.500000000000002</c:v>
                </c:pt>
                <c:pt idx="41">
                  <c:v>0.51250000000000195</c:v>
                </c:pt>
                <c:pt idx="42">
                  <c:v>0.52500000000000202</c:v>
                </c:pt>
                <c:pt idx="43">
                  <c:v>0.53750000000000198</c:v>
                </c:pt>
                <c:pt idx="44">
                  <c:v>0.55000000000000204</c:v>
                </c:pt>
                <c:pt idx="45">
                  <c:v>0.562500000000002</c:v>
                </c:pt>
                <c:pt idx="46">
                  <c:v>0.57500000000000195</c:v>
                </c:pt>
                <c:pt idx="47">
                  <c:v>0.58750000000000102</c:v>
                </c:pt>
                <c:pt idx="48">
                  <c:v>0.60000000000000098</c:v>
                </c:pt>
                <c:pt idx="49">
                  <c:v>0.61250000000000104</c:v>
                </c:pt>
                <c:pt idx="50">
                  <c:v>0.625000000000001</c:v>
                </c:pt>
                <c:pt idx="51">
                  <c:v>0.63750000000000095</c:v>
                </c:pt>
                <c:pt idx="52">
                  <c:v>0.65000000000000102</c:v>
                </c:pt>
                <c:pt idx="53">
                  <c:v>0.66250000000000098</c:v>
                </c:pt>
                <c:pt idx="54">
                  <c:v>0.67500000000000104</c:v>
                </c:pt>
                <c:pt idx="55">
                  <c:v>0.687500000000001</c:v>
                </c:pt>
                <c:pt idx="56">
                  <c:v>0.70000000000000095</c:v>
                </c:pt>
                <c:pt idx="57">
                  <c:v>0.71250000000000102</c:v>
                </c:pt>
                <c:pt idx="58">
                  <c:v>0.72500000000000098</c:v>
                </c:pt>
                <c:pt idx="59">
                  <c:v>0.73750000000000104</c:v>
                </c:pt>
                <c:pt idx="60">
                  <c:v>0.750000000000001</c:v>
                </c:pt>
                <c:pt idx="61">
                  <c:v>0.76250000000000095</c:v>
                </c:pt>
                <c:pt idx="62">
                  <c:v>0.77500000000000102</c:v>
                </c:pt>
                <c:pt idx="63">
                  <c:v>0.78750000000000098</c:v>
                </c:pt>
                <c:pt idx="64">
                  <c:v>0.80000000000000104</c:v>
                </c:pt>
                <c:pt idx="65">
                  <c:v>0.812500000000001</c:v>
                </c:pt>
                <c:pt idx="66">
                  <c:v>0.82500000000000095</c:v>
                </c:pt>
                <c:pt idx="67">
                  <c:v>0.83750000000000102</c:v>
                </c:pt>
                <c:pt idx="68">
                  <c:v>0.85000000000000098</c:v>
                </c:pt>
                <c:pt idx="69">
                  <c:v>0.86250000000000004</c:v>
                </c:pt>
                <c:pt idx="70">
                  <c:v>0.875</c:v>
                </c:pt>
                <c:pt idx="71">
                  <c:v>0.88749999999999996</c:v>
                </c:pt>
                <c:pt idx="72">
                  <c:v>0.9</c:v>
                </c:pt>
                <c:pt idx="73">
                  <c:v>0.91249999999999998</c:v>
                </c:pt>
                <c:pt idx="74">
                  <c:v>0.92500000000000004</c:v>
                </c:pt>
                <c:pt idx="75">
                  <c:v>0.9375</c:v>
                </c:pt>
                <c:pt idx="76">
                  <c:v>0.95</c:v>
                </c:pt>
                <c:pt idx="77">
                  <c:v>0.96250000000000002</c:v>
                </c:pt>
                <c:pt idx="78">
                  <c:v>0.97499999999999998</c:v>
                </c:pt>
                <c:pt idx="79">
                  <c:v>0.98750000000000004</c:v>
                </c:pt>
                <c:pt idx="80">
                  <c:v>1</c:v>
                </c:pt>
              </c:numCache>
            </c:numRef>
          </c:xVal>
          <c:yVal>
            <c:numRef>
              <c:f>'inf_Lobbato_hehs4 (adi)'!$G$2:$G$82</c:f>
              <c:numCache>
                <c:formatCode>0.00E+00</c:formatCode>
                <c:ptCount val="81"/>
                <c:pt idx="0">
                  <c:v>0</c:v>
                </c:pt>
                <c:pt idx="1">
                  <c:v>9.7238646925969993E-2</c:v>
                </c:pt>
                <c:pt idx="2">
                  <c:v>0.41102354021001747</c:v>
                </c:pt>
                <c:pt idx="3">
                  <c:v>0.72187187670427</c:v>
                </c:pt>
                <c:pt idx="4">
                  <c:v>1.0297301184419552</c:v>
                </c:pt>
                <c:pt idx="5">
                  <c:v>1.33454345651287</c:v>
                </c:pt>
                <c:pt idx="6">
                  <c:v>1.6362506567821551</c:v>
                </c:pt>
                <c:pt idx="7">
                  <c:v>1.9347852443648752</c:v>
                </c:pt>
                <c:pt idx="8">
                  <c:v>2.2300747254457201</c:v>
                </c:pt>
                <c:pt idx="9">
                  <c:v>2.5220412294604149</c:v>
                </c:pt>
                <c:pt idx="10">
                  <c:v>2.8106221694771749</c:v>
                </c:pt>
                <c:pt idx="11">
                  <c:v>3.0957058417251599</c:v>
                </c:pt>
                <c:pt idx="12">
                  <c:v>3.37724043497195</c:v>
                </c:pt>
                <c:pt idx="13">
                  <c:v>3.6551776366252349</c:v>
                </c:pt>
                <c:pt idx="14">
                  <c:v>3.9293595247198754</c:v>
                </c:pt>
                <c:pt idx="15">
                  <c:v>4.1996782222231701</c:v>
                </c:pt>
                <c:pt idx="16">
                  <c:v>4.4660118776274498</c:v>
                </c:pt>
                <c:pt idx="17">
                  <c:v>4.728237163907175</c:v>
                </c:pt>
                <c:pt idx="18">
                  <c:v>4.98624175769526</c:v>
                </c:pt>
                <c:pt idx="19">
                  <c:v>5.2398984406456499</c:v>
                </c:pt>
                <c:pt idx="20">
                  <c:v>5.4890782961840001</c:v>
                </c:pt>
                <c:pt idx="21">
                  <c:v>5.7336430150955504</c:v>
                </c:pt>
                <c:pt idx="22">
                  <c:v>5.9734500324777997</c:v>
                </c:pt>
                <c:pt idx="23">
                  <c:v>6.2083500903449496</c:v>
                </c:pt>
                <c:pt idx="24">
                  <c:v>6.4381889493641493</c:v>
                </c:pt>
                <c:pt idx="25">
                  <c:v>6.6627992343536508</c:v>
                </c:pt>
                <c:pt idx="26">
                  <c:v>6.8820155092895501</c:v>
                </c:pt>
                <c:pt idx="27">
                  <c:v>7.0956712958460502</c:v>
                </c:pt>
                <c:pt idx="28">
                  <c:v>7.3035739358138496</c:v>
                </c:pt>
                <c:pt idx="29">
                  <c:v>7.5055424400582496</c:v>
                </c:pt>
                <c:pt idx="30">
                  <c:v>7.7013783885663498</c:v>
                </c:pt>
                <c:pt idx="31">
                  <c:v>7.8908792211661503</c:v>
                </c:pt>
                <c:pt idx="32">
                  <c:v>8.07383591210675</c:v>
                </c:pt>
                <c:pt idx="33">
                  <c:v>8.25002544150475</c:v>
                </c:pt>
                <c:pt idx="34">
                  <c:v>8.419103321703</c:v>
                </c:pt>
                <c:pt idx="35">
                  <c:v>8.5809166266332504</c:v>
                </c:pt>
                <c:pt idx="36">
                  <c:v>8.7352597560636003</c:v>
                </c:pt>
                <c:pt idx="37">
                  <c:v>8.8818963423448487</c:v>
                </c:pt>
                <c:pt idx="38">
                  <c:v>9.0205664981589511</c:v>
                </c:pt>
                <c:pt idx="39">
                  <c:v>9.1509916166589509</c:v>
                </c:pt>
                <c:pt idx="40">
                  <c:v>9.272891845496499</c:v>
                </c:pt>
                <c:pt idx="41">
                  <c:v>9.3859596318053509</c:v>
                </c:pt>
                <c:pt idx="42">
                  <c:v>9.4899093257960505</c:v>
                </c:pt>
                <c:pt idx="43">
                  <c:v>9.5844167593761505</c:v>
                </c:pt>
                <c:pt idx="44">
                  <c:v>9.6691565211541004</c:v>
                </c:pt>
                <c:pt idx="45">
                  <c:v>9.743797161482501</c:v>
                </c:pt>
                <c:pt idx="46">
                  <c:v>9.8079942151004502</c:v>
                </c:pt>
                <c:pt idx="47">
                  <c:v>9.8613704480611002</c:v>
                </c:pt>
                <c:pt idx="48">
                  <c:v>9.9035699005119504</c:v>
                </c:pt>
                <c:pt idx="49">
                  <c:v>9.9342089469293988</c:v>
                </c:pt>
                <c:pt idx="50">
                  <c:v>9.9529019034746504</c:v>
                </c:pt>
                <c:pt idx="51">
                  <c:v>9.959247991949649</c:v>
                </c:pt>
                <c:pt idx="52">
                  <c:v>9.9528497716132502</c:v>
                </c:pt>
                <c:pt idx="53">
                  <c:v>9.9333033305899505</c:v>
                </c:pt>
                <c:pt idx="54">
                  <c:v>9.900198017812551</c:v>
                </c:pt>
                <c:pt idx="55">
                  <c:v>9.8531372302223996</c:v>
                </c:pt>
                <c:pt idx="56">
                  <c:v>9.7917295172376999</c:v>
                </c:pt>
                <c:pt idx="57">
                  <c:v>9.7155987588937514</c:v>
                </c:pt>
                <c:pt idx="58">
                  <c:v>9.6243896967056504</c:v>
                </c:pt>
                <c:pt idx="59">
                  <c:v>9.5177846741680501</c:v>
                </c:pt>
                <c:pt idx="60">
                  <c:v>9.3955104359510493</c:v>
                </c:pt>
                <c:pt idx="61">
                  <c:v>9.2573526100558006</c:v>
                </c:pt>
                <c:pt idx="62">
                  <c:v>9.1031798785591498</c:v>
                </c:pt>
                <c:pt idx="63">
                  <c:v>8.9329610089102012</c:v>
                </c:pt>
                <c:pt idx="64">
                  <c:v>8.7467975647227512</c:v>
                </c:pt>
                <c:pt idx="65">
                  <c:v>8.5449568916181509</c:v>
                </c:pt>
                <c:pt idx="66">
                  <c:v>8.3279162728645009</c:v>
                </c:pt>
                <c:pt idx="67">
                  <c:v>8.0964133870630999</c:v>
                </c:pt>
                <c:pt idx="68">
                  <c:v>7.8515181390978999</c:v>
                </c:pt>
                <c:pt idx="69">
                  <c:v>7.5947067738404002</c:v>
                </c:pt>
                <c:pt idx="70">
                  <c:v>7.32796185458065</c:v>
                </c:pt>
                <c:pt idx="71">
                  <c:v>7.0539063489030003</c:v>
                </c:pt>
                <c:pt idx="72">
                  <c:v>6.7759453945066994</c:v>
                </c:pt>
                <c:pt idx="73">
                  <c:v>6.4984709530657003</c:v>
                </c:pt>
                <c:pt idx="74">
                  <c:v>6.2271003967021503</c:v>
                </c:pt>
                <c:pt idx="75">
                  <c:v>5.9689846721456501</c:v>
                </c:pt>
                <c:pt idx="76">
                  <c:v>5.7331929087934004</c:v>
                </c:pt>
                <c:pt idx="77">
                  <c:v>5.5312180186665998</c:v>
                </c:pt>
                <c:pt idx="78">
                  <c:v>5.3776024368083002</c:v>
                </c:pt>
                <c:pt idx="79">
                  <c:v>5.2907709361256003</c:v>
                </c:pt>
                <c:pt idx="80">
                  <c:v>5.2668116430832495</c:v>
                </c:pt>
              </c:numCache>
            </c:numRef>
          </c:yVal>
          <c:smooth val="0"/>
        </c:ser>
        <c:ser>
          <c:idx val="8"/>
          <c:order val="6"/>
          <c:tx>
            <c:v>N=10</c:v>
          </c:tx>
          <c:marker>
            <c:symbol val="none"/>
          </c:marker>
          <c:xVal>
            <c:numRef>
              <c:f>'inf_Lobbato_hehs4 (adi)'!$A$2:$A$82</c:f>
              <c:numCache>
                <c:formatCode>0.000000</c:formatCode>
                <c:ptCount val="81"/>
                <c:pt idx="0">
                  <c:v>3.9968028886505604E-15</c:v>
                </c:pt>
                <c:pt idx="1">
                  <c:v>1.2500000000003999E-2</c:v>
                </c:pt>
                <c:pt idx="2">
                  <c:v>2.5000000000002999E-2</c:v>
                </c:pt>
                <c:pt idx="3">
                  <c:v>3.7500000000003003E-2</c:v>
                </c:pt>
                <c:pt idx="4">
                  <c:v>5.0000000000003E-2</c:v>
                </c:pt>
                <c:pt idx="5">
                  <c:v>6.2500000000002998E-2</c:v>
                </c:pt>
                <c:pt idx="6">
                  <c:v>7.5000000000002995E-2</c:v>
                </c:pt>
                <c:pt idx="7">
                  <c:v>8.7500000000003006E-2</c:v>
                </c:pt>
                <c:pt idx="8">
                  <c:v>0.100000000000003</c:v>
                </c:pt>
                <c:pt idx="9">
                  <c:v>0.112500000000003</c:v>
                </c:pt>
                <c:pt idx="10">
                  <c:v>0.125000000000003</c:v>
                </c:pt>
                <c:pt idx="11">
                  <c:v>0.13750000000000301</c:v>
                </c:pt>
                <c:pt idx="12">
                  <c:v>0.15000000000000299</c:v>
                </c:pt>
                <c:pt idx="13">
                  <c:v>0.162500000000003</c:v>
                </c:pt>
                <c:pt idx="14">
                  <c:v>0.17500000000000299</c:v>
                </c:pt>
                <c:pt idx="15">
                  <c:v>0.187500000000003</c:v>
                </c:pt>
                <c:pt idx="16">
                  <c:v>0.20000000000000301</c:v>
                </c:pt>
                <c:pt idx="17">
                  <c:v>0.21250000000000299</c:v>
                </c:pt>
                <c:pt idx="18">
                  <c:v>0.225000000000003</c:v>
                </c:pt>
                <c:pt idx="19">
                  <c:v>0.23750000000000299</c:v>
                </c:pt>
                <c:pt idx="20">
                  <c:v>0.250000000000003</c:v>
                </c:pt>
                <c:pt idx="21">
                  <c:v>0.26250000000000301</c:v>
                </c:pt>
                <c:pt idx="22">
                  <c:v>0.27500000000000302</c:v>
                </c:pt>
                <c:pt idx="23">
                  <c:v>0.28750000000000298</c:v>
                </c:pt>
                <c:pt idx="24">
                  <c:v>0.30000000000000199</c:v>
                </c:pt>
                <c:pt idx="25">
                  <c:v>0.312500000000002</c:v>
                </c:pt>
                <c:pt idx="26">
                  <c:v>0.32500000000000201</c:v>
                </c:pt>
                <c:pt idx="27">
                  <c:v>0.33750000000000202</c:v>
                </c:pt>
                <c:pt idx="28">
                  <c:v>0.35000000000000198</c:v>
                </c:pt>
                <c:pt idx="29">
                  <c:v>0.36250000000000199</c:v>
                </c:pt>
                <c:pt idx="30">
                  <c:v>0.375000000000002</c:v>
                </c:pt>
                <c:pt idx="31">
                  <c:v>0.38750000000000201</c:v>
                </c:pt>
                <c:pt idx="32">
                  <c:v>0.40000000000000202</c:v>
                </c:pt>
                <c:pt idx="33">
                  <c:v>0.41250000000000198</c:v>
                </c:pt>
                <c:pt idx="34">
                  <c:v>0.42500000000000199</c:v>
                </c:pt>
                <c:pt idx="35">
                  <c:v>0.437500000000002</c:v>
                </c:pt>
                <c:pt idx="36">
                  <c:v>0.45000000000000201</c:v>
                </c:pt>
                <c:pt idx="37">
                  <c:v>0.46250000000000202</c:v>
                </c:pt>
                <c:pt idx="38">
                  <c:v>0.47500000000000198</c:v>
                </c:pt>
                <c:pt idx="39">
                  <c:v>0.48750000000000199</c:v>
                </c:pt>
                <c:pt idx="40">
                  <c:v>0.500000000000002</c:v>
                </c:pt>
                <c:pt idx="41">
                  <c:v>0.51250000000000195</c:v>
                </c:pt>
                <c:pt idx="42">
                  <c:v>0.52500000000000202</c:v>
                </c:pt>
                <c:pt idx="43">
                  <c:v>0.53750000000000198</c:v>
                </c:pt>
                <c:pt idx="44">
                  <c:v>0.55000000000000204</c:v>
                </c:pt>
                <c:pt idx="45">
                  <c:v>0.562500000000002</c:v>
                </c:pt>
                <c:pt idx="46">
                  <c:v>0.57500000000000195</c:v>
                </c:pt>
                <c:pt idx="47">
                  <c:v>0.58750000000000102</c:v>
                </c:pt>
                <c:pt idx="48">
                  <c:v>0.60000000000000098</c:v>
                </c:pt>
                <c:pt idx="49">
                  <c:v>0.61250000000000104</c:v>
                </c:pt>
                <c:pt idx="50">
                  <c:v>0.625000000000001</c:v>
                </c:pt>
                <c:pt idx="51">
                  <c:v>0.63750000000000095</c:v>
                </c:pt>
                <c:pt idx="52">
                  <c:v>0.65000000000000102</c:v>
                </c:pt>
                <c:pt idx="53">
                  <c:v>0.66250000000000098</c:v>
                </c:pt>
                <c:pt idx="54">
                  <c:v>0.67500000000000104</c:v>
                </c:pt>
                <c:pt idx="55">
                  <c:v>0.687500000000001</c:v>
                </c:pt>
                <c:pt idx="56">
                  <c:v>0.70000000000000095</c:v>
                </c:pt>
                <c:pt idx="57">
                  <c:v>0.71250000000000102</c:v>
                </c:pt>
                <c:pt idx="58">
                  <c:v>0.72500000000000098</c:v>
                </c:pt>
                <c:pt idx="59">
                  <c:v>0.73750000000000104</c:v>
                </c:pt>
                <c:pt idx="60">
                  <c:v>0.750000000000001</c:v>
                </c:pt>
                <c:pt idx="61">
                  <c:v>0.76250000000000095</c:v>
                </c:pt>
                <c:pt idx="62">
                  <c:v>0.77500000000000102</c:v>
                </c:pt>
                <c:pt idx="63">
                  <c:v>0.78750000000000098</c:v>
                </c:pt>
                <c:pt idx="64">
                  <c:v>0.80000000000000104</c:v>
                </c:pt>
                <c:pt idx="65">
                  <c:v>0.812500000000001</c:v>
                </c:pt>
                <c:pt idx="66">
                  <c:v>0.82500000000000095</c:v>
                </c:pt>
                <c:pt idx="67">
                  <c:v>0.83750000000000102</c:v>
                </c:pt>
                <c:pt idx="68">
                  <c:v>0.85000000000000098</c:v>
                </c:pt>
                <c:pt idx="69">
                  <c:v>0.86250000000000004</c:v>
                </c:pt>
                <c:pt idx="70">
                  <c:v>0.875</c:v>
                </c:pt>
                <c:pt idx="71">
                  <c:v>0.88749999999999996</c:v>
                </c:pt>
                <c:pt idx="72">
                  <c:v>0.9</c:v>
                </c:pt>
                <c:pt idx="73">
                  <c:v>0.91249999999999998</c:v>
                </c:pt>
                <c:pt idx="74">
                  <c:v>0.92500000000000004</c:v>
                </c:pt>
                <c:pt idx="75">
                  <c:v>0.9375</c:v>
                </c:pt>
                <c:pt idx="76">
                  <c:v>0.95</c:v>
                </c:pt>
                <c:pt idx="77">
                  <c:v>0.96250000000000002</c:v>
                </c:pt>
                <c:pt idx="78">
                  <c:v>0.97499999999999998</c:v>
                </c:pt>
                <c:pt idx="79">
                  <c:v>0.98750000000000004</c:v>
                </c:pt>
                <c:pt idx="80">
                  <c:v>1</c:v>
                </c:pt>
              </c:numCache>
            </c:numRef>
          </c:xVal>
          <c:yVal>
            <c:numRef>
              <c:f>'inf_Lobbato_hehs4 (adi)'!$I$2:$I$82</c:f>
              <c:numCache>
                <c:formatCode>0.00E+00</c:formatCode>
                <c:ptCount val="81"/>
                <c:pt idx="0">
                  <c:v>0</c:v>
                </c:pt>
                <c:pt idx="1">
                  <c:v>0.67029211174509995</c:v>
                </c:pt>
                <c:pt idx="2">
                  <c:v>1.1149144507038351</c:v>
                </c:pt>
                <c:pt idx="3">
                  <c:v>1.5479353990949849</c:v>
                </c:pt>
                <c:pt idx="4">
                  <c:v>1.969380524043125</c:v>
                </c:pt>
                <c:pt idx="5">
                  <c:v>2.3793128775298298</c:v>
                </c:pt>
                <c:pt idx="6">
                  <c:v>2.7777781069957448</c:v>
                </c:pt>
                <c:pt idx="7">
                  <c:v>3.1649225011027147</c:v>
                </c:pt>
                <c:pt idx="8">
                  <c:v>3.5406546525873552</c:v>
                </c:pt>
                <c:pt idx="9">
                  <c:v>3.9051950506669399</c:v>
                </c:pt>
                <c:pt idx="10">
                  <c:v>4.2585001376062799</c:v>
                </c:pt>
                <c:pt idx="11">
                  <c:v>4.6007319336538153</c:v>
                </c:pt>
                <c:pt idx="12">
                  <c:v>4.9319585953000296</c:v>
                </c:pt>
                <c:pt idx="13">
                  <c:v>5.2522325834189498</c:v>
                </c:pt>
                <c:pt idx="14">
                  <c:v>5.5616285144847</c:v>
                </c:pt>
                <c:pt idx="15">
                  <c:v>5.8602288206978006</c:v>
                </c:pt>
                <c:pt idx="16">
                  <c:v>6.1481288400791003</c:v>
                </c:pt>
                <c:pt idx="17">
                  <c:v>6.4253874437974998</c:v>
                </c:pt>
                <c:pt idx="18">
                  <c:v>6.692087072345851</c:v>
                </c:pt>
                <c:pt idx="19">
                  <c:v>6.9483009049228501</c:v>
                </c:pt>
                <c:pt idx="20">
                  <c:v>7.1941069478893498</c:v>
                </c:pt>
                <c:pt idx="21">
                  <c:v>7.4295789095751505</c:v>
                </c:pt>
                <c:pt idx="22">
                  <c:v>7.6547900604379508</c:v>
                </c:pt>
                <c:pt idx="23">
                  <c:v>7.8698104394118005</c:v>
                </c:pt>
                <c:pt idx="24">
                  <c:v>8.0747111002838494</c:v>
                </c:pt>
                <c:pt idx="25">
                  <c:v>8.2695499251379001</c:v>
                </c:pt>
                <c:pt idx="26">
                  <c:v>8.4543846415956487</c:v>
                </c:pt>
                <c:pt idx="27">
                  <c:v>8.6292850004628505</c:v>
                </c:pt>
                <c:pt idx="28">
                  <c:v>8.7942799521749002</c:v>
                </c:pt>
                <c:pt idx="29">
                  <c:v>8.9494387218030003</c:v>
                </c:pt>
                <c:pt idx="30">
                  <c:v>9.0950226586620992</c:v>
                </c:pt>
                <c:pt idx="31">
                  <c:v>9.2308450548628009</c:v>
                </c:pt>
                <c:pt idx="32">
                  <c:v>9.3569243891387508</c:v>
                </c:pt>
                <c:pt idx="33">
                  <c:v>9.4732814070739</c:v>
                </c:pt>
                <c:pt idx="34">
                  <c:v>9.5799232400886005</c:v>
                </c:pt>
                <c:pt idx="35">
                  <c:v>9.6768543639878501</c:v>
                </c:pt>
                <c:pt idx="36">
                  <c:v>9.7640779458312004</c:v>
                </c:pt>
                <c:pt idx="37">
                  <c:v>9.8415830380270499</c:v>
                </c:pt>
                <c:pt idx="38">
                  <c:v>9.9093244873401005</c:v>
                </c:pt>
                <c:pt idx="39">
                  <c:v>9.9672909833341503</c:v>
                </c:pt>
                <c:pt idx="40">
                  <c:v>10.015433970379799</c:v>
                </c:pt>
                <c:pt idx="41">
                  <c:v>10.053709535676051</c:v>
                </c:pt>
                <c:pt idx="42">
                  <c:v>10.0820384509466</c:v>
                </c:pt>
                <c:pt idx="43">
                  <c:v>10.1003494667429</c:v>
                </c:pt>
                <c:pt idx="44">
                  <c:v>10.10856040586245</c:v>
                </c:pt>
                <c:pt idx="45">
                  <c:v>10.1065743230713</c:v>
                </c:pt>
                <c:pt idx="46">
                  <c:v>10.094283438092301</c:v>
                </c:pt>
                <c:pt idx="47">
                  <c:v>10.071580991964201</c:v>
                </c:pt>
                <c:pt idx="48">
                  <c:v>10.038350328714049</c:v>
                </c:pt>
                <c:pt idx="49">
                  <c:v>9.9944675355079493</c:v>
                </c:pt>
                <c:pt idx="50">
                  <c:v>9.9398075225550997</c:v>
                </c:pt>
                <c:pt idx="51">
                  <c:v>9.8742452855219991</c:v>
                </c:pt>
                <c:pt idx="52">
                  <c:v>9.7976599159335507</c:v>
                </c:pt>
                <c:pt idx="53">
                  <c:v>9.709935862617149</c:v>
                </c:pt>
                <c:pt idx="54">
                  <c:v>9.6109699677873497</c:v>
                </c:pt>
                <c:pt idx="55">
                  <c:v>9.5006786226203008</c:v>
                </c:pt>
                <c:pt idx="56">
                  <c:v>9.3790000755015992</c:v>
                </c:pt>
                <c:pt idx="57">
                  <c:v>9.2459055326696991</c:v>
                </c:pt>
                <c:pt idx="58">
                  <c:v>9.1014083146777001</c:v>
                </c:pt>
                <c:pt idx="59">
                  <c:v>8.9455768457207991</c:v>
                </c:pt>
                <c:pt idx="60">
                  <c:v>8.7785460114764007</c:v>
                </c:pt>
                <c:pt idx="61">
                  <c:v>8.6005348125677497</c:v>
                </c:pt>
                <c:pt idx="62">
                  <c:v>8.411867466162251</c:v>
                </c:pt>
                <c:pt idx="63">
                  <c:v>8.2129946441690507</c:v>
                </c:pt>
                <c:pt idx="64">
                  <c:v>8.0045241977916497</c:v>
                </c:pt>
                <c:pt idx="65">
                  <c:v>7.7872540918604001</c:v>
                </c:pt>
                <c:pt idx="66">
                  <c:v>7.5622143908521</c:v>
                </c:pt>
                <c:pt idx="67">
                  <c:v>7.33071669931625</c:v>
                </c:pt>
                <c:pt idx="68">
                  <c:v>7.0944170413911491</c:v>
                </c:pt>
                <c:pt idx="69">
                  <c:v>6.8553871445758503</c:v>
                </c:pt>
                <c:pt idx="70">
                  <c:v>6.6162075926978003</c:v>
                </c:pt>
                <c:pt idx="71">
                  <c:v>6.3800826976602005</c:v>
                </c:pt>
                <c:pt idx="72">
                  <c:v>6.1509743668935997</c:v>
                </c:pt>
                <c:pt idx="73">
                  <c:v>5.9337816528464504</c:v>
                </c:pt>
                <c:pt idx="74">
                  <c:v>5.7345548044022499</c:v>
                </c:pt>
                <c:pt idx="75">
                  <c:v>5.5607709130139495</c:v>
                </c:pt>
                <c:pt idx="76">
                  <c:v>5.4216807925763497</c:v>
                </c:pt>
                <c:pt idx="77">
                  <c:v>5.3287566357977498</c:v>
                </c:pt>
                <c:pt idx="78">
                  <c:v>5.2962578989207003</c:v>
                </c:pt>
                <c:pt idx="79">
                  <c:v>5.3419754865106501</c:v>
                </c:pt>
                <c:pt idx="80">
                  <c:v>5.4625545363459995</c:v>
                </c:pt>
              </c:numCache>
            </c:numRef>
          </c:yVal>
          <c:smooth val="0"/>
        </c:ser>
        <c:ser>
          <c:idx val="10"/>
          <c:order val="8"/>
          <c:tx>
            <c:v>N=12</c:v>
          </c:tx>
          <c:marker>
            <c:symbol val="none"/>
          </c:marker>
          <c:xVal>
            <c:numRef>
              <c:f>'inf_Lobbato_hehs4 (adi)'!$A$2:$A$82</c:f>
              <c:numCache>
                <c:formatCode>0.000000</c:formatCode>
                <c:ptCount val="81"/>
                <c:pt idx="0">
                  <c:v>3.9968028886505604E-15</c:v>
                </c:pt>
                <c:pt idx="1">
                  <c:v>1.2500000000003999E-2</c:v>
                </c:pt>
                <c:pt idx="2">
                  <c:v>2.5000000000002999E-2</c:v>
                </c:pt>
                <c:pt idx="3">
                  <c:v>3.7500000000003003E-2</c:v>
                </c:pt>
                <c:pt idx="4">
                  <c:v>5.0000000000003E-2</c:v>
                </c:pt>
                <c:pt idx="5">
                  <c:v>6.2500000000002998E-2</c:v>
                </c:pt>
                <c:pt idx="6">
                  <c:v>7.5000000000002995E-2</c:v>
                </c:pt>
                <c:pt idx="7">
                  <c:v>8.7500000000003006E-2</c:v>
                </c:pt>
                <c:pt idx="8">
                  <c:v>0.100000000000003</c:v>
                </c:pt>
                <c:pt idx="9">
                  <c:v>0.112500000000003</c:v>
                </c:pt>
                <c:pt idx="10">
                  <c:v>0.125000000000003</c:v>
                </c:pt>
                <c:pt idx="11">
                  <c:v>0.13750000000000301</c:v>
                </c:pt>
                <c:pt idx="12">
                  <c:v>0.15000000000000299</c:v>
                </c:pt>
                <c:pt idx="13">
                  <c:v>0.162500000000003</c:v>
                </c:pt>
                <c:pt idx="14">
                  <c:v>0.17500000000000299</c:v>
                </c:pt>
                <c:pt idx="15">
                  <c:v>0.187500000000003</c:v>
                </c:pt>
                <c:pt idx="16">
                  <c:v>0.20000000000000301</c:v>
                </c:pt>
                <c:pt idx="17">
                  <c:v>0.21250000000000299</c:v>
                </c:pt>
                <c:pt idx="18">
                  <c:v>0.225000000000003</c:v>
                </c:pt>
                <c:pt idx="19">
                  <c:v>0.23750000000000299</c:v>
                </c:pt>
                <c:pt idx="20">
                  <c:v>0.250000000000003</c:v>
                </c:pt>
                <c:pt idx="21">
                  <c:v>0.26250000000000301</c:v>
                </c:pt>
                <c:pt idx="22">
                  <c:v>0.27500000000000302</c:v>
                </c:pt>
                <c:pt idx="23">
                  <c:v>0.28750000000000298</c:v>
                </c:pt>
                <c:pt idx="24">
                  <c:v>0.30000000000000199</c:v>
                </c:pt>
                <c:pt idx="25">
                  <c:v>0.312500000000002</c:v>
                </c:pt>
                <c:pt idx="26">
                  <c:v>0.32500000000000201</c:v>
                </c:pt>
                <c:pt idx="27">
                  <c:v>0.33750000000000202</c:v>
                </c:pt>
                <c:pt idx="28">
                  <c:v>0.35000000000000198</c:v>
                </c:pt>
                <c:pt idx="29">
                  <c:v>0.36250000000000199</c:v>
                </c:pt>
                <c:pt idx="30">
                  <c:v>0.375000000000002</c:v>
                </c:pt>
                <c:pt idx="31">
                  <c:v>0.38750000000000201</c:v>
                </c:pt>
                <c:pt idx="32">
                  <c:v>0.40000000000000202</c:v>
                </c:pt>
                <c:pt idx="33">
                  <c:v>0.41250000000000198</c:v>
                </c:pt>
                <c:pt idx="34">
                  <c:v>0.42500000000000199</c:v>
                </c:pt>
                <c:pt idx="35">
                  <c:v>0.437500000000002</c:v>
                </c:pt>
                <c:pt idx="36">
                  <c:v>0.45000000000000201</c:v>
                </c:pt>
                <c:pt idx="37">
                  <c:v>0.46250000000000202</c:v>
                </c:pt>
                <c:pt idx="38">
                  <c:v>0.47500000000000198</c:v>
                </c:pt>
                <c:pt idx="39">
                  <c:v>0.48750000000000199</c:v>
                </c:pt>
                <c:pt idx="40">
                  <c:v>0.500000000000002</c:v>
                </c:pt>
                <c:pt idx="41">
                  <c:v>0.51250000000000195</c:v>
                </c:pt>
                <c:pt idx="42">
                  <c:v>0.52500000000000202</c:v>
                </c:pt>
                <c:pt idx="43">
                  <c:v>0.53750000000000198</c:v>
                </c:pt>
                <c:pt idx="44">
                  <c:v>0.55000000000000204</c:v>
                </c:pt>
                <c:pt idx="45">
                  <c:v>0.562500000000002</c:v>
                </c:pt>
                <c:pt idx="46">
                  <c:v>0.57500000000000195</c:v>
                </c:pt>
                <c:pt idx="47">
                  <c:v>0.58750000000000102</c:v>
                </c:pt>
                <c:pt idx="48">
                  <c:v>0.60000000000000098</c:v>
                </c:pt>
                <c:pt idx="49">
                  <c:v>0.61250000000000104</c:v>
                </c:pt>
                <c:pt idx="50">
                  <c:v>0.625000000000001</c:v>
                </c:pt>
                <c:pt idx="51">
                  <c:v>0.63750000000000095</c:v>
                </c:pt>
                <c:pt idx="52">
                  <c:v>0.65000000000000102</c:v>
                </c:pt>
                <c:pt idx="53">
                  <c:v>0.66250000000000098</c:v>
                </c:pt>
                <c:pt idx="54">
                  <c:v>0.67500000000000104</c:v>
                </c:pt>
                <c:pt idx="55">
                  <c:v>0.687500000000001</c:v>
                </c:pt>
                <c:pt idx="56">
                  <c:v>0.70000000000000095</c:v>
                </c:pt>
                <c:pt idx="57">
                  <c:v>0.71250000000000102</c:v>
                </c:pt>
                <c:pt idx="58">
                  <c:v>0.72500000000000098</c:v>
                </c:pt>
                <c:pt idx="59">
                  <c:v>0.73750000000000104</c:v>
                </c:pt>
                <c:pt idx="60">
                  <c:v>0.750000000000001</c:v>
                </c:pt>
                <c:pt idx="61">
                  <c:v>0.76250000000000095</c:v>
                </c:pt>
                <c:pt idx="62">
                  <c:v>0.77500000000000102</c:v>
                </c:pt>
                <c:pt idx="63">
                  <c:v>0.78750000000000098</c:v>
                </c:pt>
                <c:pt idx="64">
                  <c:v>0.80000000000000104</c:v>
                </c:pt>
                <c:pt idx="65">
                  <c:v>0.812500000000001</c:v>
                </c:pt>
                <c:pt idx="66">
                  <c:v>0.82500000000000095</c:v>
                </c:pt>
                <c:pt idx="67">
                  <c:v>0.83750000000000102</c:v>
                </c:pt>
                <c:pt idx="68">
                  <c:v>0.85000000000000098</c:v>
                </c:pt>
                <c:pt idx="69">
                  <c:v>0.86250000000000004</c:v>
                </c:pt>
                <c:pt idx="70">
                  <c:v>0.875</c:v>
                </c:pt>
                <c:pt idx="71">
                  <c:v>0.88749999999999996</c:v>
                </c:pt>
                <c:pt idx="72">
                  <c:v>0.9</c:v>
                </c:pt>
                <c:pt idx="73">
                  <c:v>0.91249999999999998</c:v>
                </c:pt>
                <c:pt idx="74">
                  <c:v>0.92500000000000004</c:v>
                </c:pt>
                <c:pt idx="75">
                  <c:v>0.9375</c:v>
                </c:pt>
                <c:pt idx="76">
                  <c:v>0.95</c:v>
                </c:pt>
                <c:pt idx="77">
                  <c:v>0.96250000000000002</c:v>
                </c:pt>
                <c:pt idx="78">
                  <c:v>0.97499999999999998</c:v>
                </c:pt>
                <c:pt idx="79">
                  <c:v>0.98750000000000004</c:v>
                </c:pt>
                <c:pt idx="80">
                  <c:v>1</c:v>
                </c:pt>
              </c:numCache>
            </c:numRef>
          </c:xVal>
          <c:yVal>
            <c:numRef>
              <c:f>'inf_Lobbato_hehs4 (adi)'!$K$2:$K$82</c:f>
              <c:numCache>
                <c:formatCode>0.00E+00</c:formatCode>
                <c:ptCount val="81"/>
                <c:pt idx="0">
                  <c:v>0</c:v>
                </c:pt>
                <c:pt idx="1">
                  <c:v>0.56179103229649008</c:v>
                </c:pt>
                <c:pt idx="2">
                  <c:v>1.20526133396276</c:v>
                </c:pt>
                <c:pt idx="3">
                  <c:v>1.8081302628794902</c:v>
                </c:pt>
                <c:pt idx="4">
                  <c:v>2.3730583126817901</c:v>
                </c:pt>
                <c:pt idx="5">
                  <c:v>2.9022727625625748</c:v>
                </c:pt>
                <c:pt idx="6">
                  <c:v>3.3978246292002452</c:v>
                </c:pt>
                <c:pt idx="7">
                  <c:v>3.8617511739136399</c:v>
                </c:pt>
                <c:pt idx="8">
                  <c:v>4.2960270244842746</c:v>
                </c:pt>
                <c:pt idx="9">
                  <c:v>4.7025038963024652</c:v>
                </c:pt>
                <c:pt idx="10">
                  <c:v>5.0829562231780994</c:v>
                </c:pt>
                <c:pt idx="11">
                  <c:v>5.4390428793845</c:v>
                </c:pt>
                <c:pt idx="12">
                  <c:v>5.7723189420297505</c:v>
                </c:pt>
                <c:pt idx="13">
                  <c:v>6.0842547959255002</c:v>
                </c:pt>
                <c:pt idx="14">
                  <c:v>6.3762330160892002</c:v>
                </c:pt>
                <c:pt idx="15">
                  <c:v>6.6495472304057497</c:v>
                </c:pt>
                <c:pt idx="16">
                  <c:v>6.9054052442802005</c:v>
                </c:pt>
                <c:pt idx="17">
                  <c:v>7.1449298011133493</c:v>
                </c:pt>
                <c:pt idx="18">
                  <c:v>7.3691718945863993</c:v>
                </c:pt>
                <c:pt idx="19">
                  <c:v>7.5791030961396499</c:v>
                </c:pt>
                <c:pt idx="20">
                  <c:v>7.7756232121062494</c:v>
                </c:pt>
                <c:pt idx="21">
                  <c:v>7.9595605660016009</c:v>
                </c:pt>
                <c:pt idx="22">
                  <c:v>8.1316763876584996</c:v>
                </c:pt>
                <c:pt idx="23">
                  <c:v>8.2926671502694003</c:v>
                </c:pt>
                <c:pt idx="24">
                  <c:v>8.4431690565437503</c:v>
                </c:pt>
                <c:pt idx="25">
                  <c:v>8.5837593534153989</c:v>
                </c:pt>
                <c:pt idx="26">
                  <c:v>8.7147998598812002</c:v>
                </c:pt>
                <c:pt idx="27">
                  <c:v>8.8368564828102514</c:v>
                </c:pt>
                <c:pt idx="28">
                  <c:v>8.9503676116586011</c:v>
                </c:pt>
                <c:pt idx="29">
                  <c:v>9.0556929592022506</c:v>
                </c:pt>
                <c:pt idx="30">
                  <c:v>9.1531425682161007</c:v>
                </c:pt>
                <c:pt idx="31">
                  <c:v>9.2429834450481998</c:v>
                </c:pt>
                <c:pt idx="32">
                  <c:v>9.3254371160406002</c:v>
                </c:pt>
                <c:pt idx="33">
                  <c:v>9.4006885116273491</c:v>
                </c:pt>
                <c:pt idx="34">
                  <c:v>9.4688786225832509</c:v>
                </c:pt>
                <c:pt idx="35">
                  <c:v>9.5301550877608001</c:v>
                </c:pt>
                <c:pt idx="36">
                  <c:v>9.5845836768867496</c:v>
                </c:pt>
                <c:pt idx="37">
                  <c:v>9.63215613604455</c:v>
                </c:pt>
                <c:pt idx="38">
                  <c:v>9.6728990237628487</c:v>
                </c:pt>
                <c:pt idx="39">
                  <c:v>9.7067988118550996</c:v>
                </c:pt>
                <c:pt idx="40">
                  <c:v>9.7338205945070992</c:v>
                </c:pt>
                <c:pt idx="41">
                  <c:v>9.7539019305175003</c:v>
                </c:pt>
                <c:pt idx="42">
                  <c:v>9.7669521300847499</c:v>
                </c:pt>
                <c:pt idx="43">
                  <c:v>9.7728708203357506</c:v>
                </c:pt>
                <c:pt idx="44">
                  <c:v>9.7715336131015</c:v>
                </c:pt>
                <c:pt idx="45">
                  <c:v>9.7627989327180007</c:v>
                </c:pt>
                <c:pt idx="46">
                  <c:v>9.7465116546194999</c:v>
                </c:pt>
                <c:pt idx="47">
                  <c:v>9.72250689897405</c:v>
                </c:pt>
                <c:pt idx="48">
                  <c:v>9.6906017212956996</c:v>
                </c:pt>
                <c:pt idx="49">
                  <c:v>9.6506080679345008</c:v>
                </c:pt>
                <c:pt idx="50">
                  <c:v>9.6023299005893996</c:v>
                </c:pt>
                <c:pt idx="51">
                  <c:v>9.5455678628906</c:v>
                </c:pt>
                <c:pt idx="52">
                  <c:v>9.4801191466281498</c:v>
                </c:pt>
                <c:pt idx="53">
                  <c:v>9.4057828696855488</c:v>
                </c:pt>
                <c:pt idx="54">
                  <c:v>9.3223646578335</c:v>
                </c:pt>
                <c:pt idx="55">
                  <c:v>9.2296779538273004</c:v>
                </c:pt>
                <c:pt idx="56">
                  <c:v>9.1275515229954998</c:v>
                </c:pt>
                <c:pt idx="57">
                  <c:v>9.0158358955531988</c:v>
                </c:pt>
                <c:pt idx="58">
                  <c:v>8.8944111566193005</c:v>
                </c:pt>
                <c:pt idx="59">
                  <c:v>8.7631954946103505</c:v>
                </c:pt>
                <c:pt idx="60">
                  <c:v>8.6221574682239996</c:v>
                </c:pt>
                <c:pt idx="61">
                  <c:v>8.4713306622858493</c:v>
                </c:pt>
                <c:pt idx="62">
                  <c:v>8.3108304425796504</c:v>
                </c:pt>
                <c:pt idx="63">
                  <c:v>8.1408758246678001</c:v>
                </c:pt>
                <c:pt idx="64">
                  <c:v>7.9618157752505994</c:v>
                </c:pt>
                <c:pt idx="65">
                  <c:v>7.7741614727441997</c:v>
                </c:pt>
                <c:pt idx="66">
                  <c:v>7.5786262972362</c:v>
                </c:pt>
                <c:pt idx="67">
                  <c:v>7.3761749683725997</c:v>
                </c:pt>
                <c:pt idx="68">
                  <c:v>7.1680840271252508</c:v>
                </c:pt>
                <c:pt idx="69">
                  <c:v>6.9560168255770503</c:v>
                </c:pt>
                <c:pt idx="70">
                  <c:v>6.7421167221451004</c:v>
                </c:pt>
                <c:pt idx="71">
                  <c:v>6.5291219426350491</c:v>
                </c:pt>
                <c:pt idx="72">
                  <c:v>6.3205090243252995</c:v>
                </c:pt>
                <c:pt idx="73">
                  <c:v>6.1206730856147997</c:v>
                </c:pt>
                <c:pt idx="74">
                  <c:v>5.9351522978953497</c:v>
                </c:pt>
                <c:pt idx="75">
                  <c:v>5.7709123945991001</c:v>
                </c:pt>
                <c:pt idx="76">
                  <c:v>5.6367061536376495</c:v>
                </c:pt>
                <c:pt idx="77">
                  <c:v>5.5435317598739999</c:v>
                </c:pt>
                <c:pt idx="78">
                  <c:v>5.5052196209500996</c:v>
                </c:pt>
                <c:pt idx="79">
                  <c:v>5.5391912995518</c:v>
                </c:pt>
                <c:pt idx="80">
                  <c:v>5.6464115484216997</c:v>
                </c:pt>
              </c:numCache>
            </c:numRef>
          </c:yVal>
          <c:smooth val="0"/>
        </c:ser>
        <c:ser>
          <c:idx val="12"/>
          <c:order val="9"/>
          <c:tx>
            <c:v>N=14</c:v>
          </c:tx>
          <c:marker>
            <c:symbol val="none"/>
          </c:marker>
          <c:xVal>
            <c:numRef>
              <c:f>'inf_Lobbato_hehs4 (adi)'!$A$2:$A$82</c:f>
              <c:numCache>
                <c:formatCode>0.000000</c:formatCode>
                <c:ptCount val="81"/>
                <c:pt idx="0">
                  <c:v>3.9968028886505604E-15</c:v>
                </c:pt>
                <c:pt idx="1">
                  <c:v>1.2500000000003999E-2</c:v>
                </c:pt>
                <c:pt idx="2">
                  <c:v>2.5000000000002999E-2</c:v>
                </c:pt>
                <c:pt idx="3">
                  <c:v>3.7500000000003003E-2</c:v>
                </c:pt>
                <c:pt idx="4">
                  <c:v>5.0000000000003E-2</c:v>
                </c:pt>
                <c:pt idx="5">
                  <c:v>6.2500000000002998E-2</c:v>
                </c:pt>
                <c:pt idx="6">
                  <c:v>7.5000000000002995E-2</c:v>
                </c:pt>
                <c:pt idx="7">
                  <c:v>8.7500000000003006E-2</c:v>
                </c:pt>
                <c:pt idx="8">
                  <c:v>0.100000000000003</c:v>
                </c:pt>
                <c:pt idx="9">
                  <c:v>0.112500000000003</c:v>
                </c:pt>
                <c:pt idx="10">
                  <c:v>0.125000000000003</c:v>
                </c:pt>
                <c:pt idx="11">
                  <c:v>0.13750000000000301</c:v>
                </c:pt>
                <c:pt idx="12">
                  <c:v>0.15000000000000299</c:v>
                </c:pt>
                <c:pt idx="13">
                  <c:v>0.162500000000003</c:v>
                </c:pt>
                <c:pt idx="14">
                  <c:v>0.17500000000000299</c:v>
                </c:pt>
                <c:pt idx="15">
                  <c:v>0.187500000000003</c:v>
                </c:pt>
                <c:pt idx="16">
                  <c:v>0.20000000000000301</c:v>
                </c:pt>
                <c:pt idx="17">
                  <c:v>0.21250000000000299</c:v>
                </c:pt>
                <c:pt idx="18">
                  <c:v>0.225000000000003</c:v>
                </c:pt>
                <c:pt idx="19">
                  <c:v>0.23750000000000299</c:v>
                </c:pt>
                <c:pt idx="20">
                  <c:v>0.250000000000003</c:v>
                </c:pt>
                <c:pt idx="21">
                  <c:v>0.26250000000000301</c:v>
                </c:pt>
                <c:pt idx="22">
                  <c:v>0.27500000000000302</c:v>
                </c:pt>
                <c:pt idx="23">
                  <c:v>0.28750000000000298</c:v>
                </c:pt>
                <c:pt idx="24">
                  <c:v>0.30000000000000199</c:v>
                </c:pt>
                <c:pt idx="25">
                  <c:v>0.312500000000002</c:v>
                </c:pt>
                <c:pt idx="26">
                  <c:v>0.32500000000000201</c:v>
                </c:pt>
                <c:pt idx="27">
                  <c:v>0.33750000000000202</c:v>
                </c:pt>
                <c:pt idx="28">
                  <c:v>0.35000000000000198</c:v>
                </c:pt>
                <c:pt idx="29">
                  <c:v>0.36250000000000199</c:v>
                </c:pt>
                <c:pt idx="30">
                  <c:v>0.375000000000002</c:v>
                </c:pt>
                <c:pt idx="31">
                  <c:v>0.38750000000000201</c:v>
                </c:pt>
                <c:pt idx="32">
                  <c:v>0.40000000000000202</c:v>
                </c:pt>
                <c:pt idx="33">
                  <c:v>0.41250000000000198</c:v>
                </c:pt>
                <c:pt idx="34">
                  <c:v>0.42500000000000199</c:v>
                </c:pt>
                <c:pt idx="35">
                  <c:v>0.437500000000002</c:v>
                </c:pt>
                <c:pt idx="36">
                  <c:v>0.45000000000000201</c:v>
                </c:pt>
                <c:pt idx="37">
                  <c:v>0.46250000000000202</c:v>
                </c:pt>
                <c:pt idx="38">
                  <c:v>0.47500000000000198</c:v>
                </c:pt>
                <c:pt idx="39">
                  <c:v>0.48750000000000199</c:v>
                </c:pt>
                <c:pt idx="40">
                  <c:v>0.500000000000002</c:v>
                </c:pt>
                <c:pt idx="41">
                  <c:v>0.51250000000000195</c:v>
                </c:pt>
                <c:pt idx="42">
                  <c:v>0.52500000000000202</c:v>
                </c:pt>
                <c:pt idx="43">
                  <c:v>0.53750000000000198</c:v>
                </c:pt>
                <c:pt idx="44">
                  <c:v>0.55000000000000204</c:v>
                </c:pt>
                <c:pt idx="45">
                  <c:v>0.562500000000002</c:v>
                </c:pt>
                <c:pt idx="46">
                  <c:v>0.57500000000000195</c:v>
                </c:pt>
                <c:pt idx="47">
                  <c:v>0.58750000000000102</c:v>
                </c:pt>
                <c:pt idx="48">
                  <c:v>0.60000000000000098</c:v>
                </c:pt>
                <c:pt idx="49">
                  <c:v>0.61250000000000104</c:v>
                </c:pt>
                <c:pt idx="50">
                  <c:v>0.625000000000001</c:v>
                </c:pt>
                <c:pt idx="51">
                  <c:v>0.63750000000000095</c:v>
                </c:pt>
                <c:pt idx="52">
                  <c:v>0.65000000000000102</c:v>
                </c:pt>
                <c:pt idx="53">
                  <c:v>0.66250000000000098</c:v>
                </c:pt>
                <c:pt idx="54">
                  <c:v>0.67500000000000104</c:v>
                </c:pt>
                <c:pt idx="55">
                  <c:v>0.687500000000001</c:v>
                </c:pt>
                <c:pt idx="56">
                  <c:v>0.70000000000000095</c:v>
                </c:pt>
                <c:pt idx="57">
                  <c:v>0.71250000000000102</c:v>
                </c:pt>
                <c:pt idx="58">
                  <c:v>0.72500000000000098</c:v>
                </c:pt>
                <c:pt idx="59">
                  <c:v>0.73750000000000104</c:v>
                </c:pt>
                <c:pt idx="60">
                  <c:v>0.750000000000001</c:v>
                </c:pt>
                <c:pt idx="61">
                  <c:v>0.76250000000000095</c:v>
                </c:pt>
                <c:pt idx="62">
                  <c:v>0.77500000000000102</c:v>
                </c:pt>
                <c:pt idx="63">
                  <c:v>0.78750000000000098</c:v>
                </c:pt>
                <c:pt idx="64">
                  <c:v>0.80000000000000104</c:v>
                </c:pt>
                <c:pt idx="65">
                  <c:v>0.812500000000001</c:v>
                </c:pt>
                <c:pt idx="66">
                  <c:v>0.82500000000000095</c:v>
                </c:pt>
                <c:pt idx="67">
                  <c:v>0.83750000000000102</c:v>
                </c:pt>
                <c:pt idx="68">
                  <c:v>0.85000000000000098</c:v>
                </c:pt>
                <c:pt idx="69">
                  <c:v>0.86250000000000004</c:v>
                </c:pt>
                <c:pt idx="70">
                  <c:v>0.875</c:v>
                </c:pt>
                <c:pt idx="71">
                  <c:v>0.88749999999999996</c:v>
                </c:pt>
                <c:pt idx="72">
                  <c:v>0.9</c:v>
                </c:pt>
                <c:pt idx="73">
                  <c:v>0.91249999999999998</c:v>
                </c:pt>
                <c:pt idx="74">
                  <c:v>0.92500000000000004</c:v>
                </c:pt>
                <c:pt idx="75">
                  <c:v>0.9375</c:v>
                </c:pt>
                <c:pt idx="76">
                  <c:v>0.95</c:v>
                </c:pt>
                <c:pt idx="77">
                  <c:v>0.96250000000000002</c:v>
                </c:pt>
                <c:pt idx="78">
                  <c:v>0.97499999999999998</c:v>
                </c:pt>
                <c:pt idx="79">
                  <c:v>0.98750000000000004</c:v>
                </c:pt>
                <c:pt idx="80">
                  <c:v>1</c:v>
                </c:pt>
              </c:numCache>
            </c:numRef>
          </c:xVal>
          <c:yVal>
            <c:numRef>
              <c:f>'inf_Lobbato_hehs4 (adi)'!$L$2:$L$82</c:f>
              <c:numCache>
                <c:formatCode>0.00E+00</c:formatCode>
                <c:ptCount val="81"/>
                <c:pt idx="0">
                  <c:v>0</c:v>
                </c:pt>
                <c:pt idx="1">
                  <c:v>0.94009488031556998</c:v>
                </c:pt>
                <c:pt idx="2">
                  <c:v>1.7231666410087201</c:v>
                </c:pt>
                <c:pt idx="3">
                  <c:v>2.4059345383634048</c:v>
                </c:pt>
                <c:pt idx="4">
                  <c:v>3.0131926899768251</c:v>
                </c:pt>
                <c:pt idx="5">
                  <c:v>3.5560591796688401</c:v>
                </c:pt>
                <c:pt idx="6">
                  <c:v>4.0429851448160647</c:v>
                </c:pt>
                <c:pt idx="7">
                  <c:v>4.4811891011027347</c:v>
                </c:pt>
                <c:pt idx="8">
                  <c:v>4.8769251877447051</c:v>
                </c:pt>
                <c:pt idx="9">
                  <c:v>5.2356754858645997</c:v>
                </c:pt>
                <c:pt idx="10">
                  <c:v>5.5621879577888498</c:v>
                </c:pt>
                <c:pt idx="11">
                  <c:v>5.86062044433345</c:v>
                </c:pt>
                <c:pt idx="12">
                  <c:v>6.1345913431556003</c:v>
                </c:pt>
                <c:pt idx="13">
                  <c:v>6.3872208551213001</c:v>
                </c:pt>
                <c:pt idx="14">
                  <c:v>6.6211942595976492</c:v>
                </c:pt>
                <c:pt idx="15">
                  <c:v>6.8388171213784501</c:v>
                </c:pt>
                <c:pt idx="16">
                  <c:v>7.042066177693501</c:v>
                </c:pt>
                <c:pt idx="17">
                  <c:v>7.2326238133540999</c:v>
                </c:pt>
                <c:pt idx="18">
                  <c:v>7.4119053783357502</c:v>
                </c:pt>
                <c:pt idx="19">
                  <c:v>7.5811038128861004</c:v>
                </c:pt>
                <c:pt idx="20">
                  <c:v>7.7412123895324498</c:v>
                </c:pt>
                <c:pt idx="21">
                  <c:v>7.8930537066351505</c:v>
                </c:pt>
                <c:pt idx="22">
                  <c:v>8.0373042289341505</c:v>
                </c:pt>
                <c:pt idx="23">
                  <c:v>8.1746357997985992</c:v>
                </c:pt>
                <c:pt idx="24">
                  <c:v>8.3053738092987501</c:v>
                </c:pt>
                <c:pt idx="25">
                  <c:v>8.4298655952760004</c:v>
                </c:pt>
                <c:pt idx="26">
                  <c:v>8.5483744362234511</c:v>
                </c:pt>
                <c:pt idx="27">
                  <c:v>8.6610935211134503</c:v>
                </c:pt>
                <c:pt idx="28">
                  <c:v>8.7681640149651994</c:v>
                </c:pt>
                <c:pt idx="29">
                  <c:v>8.8696653791657489</c:v>
                </c:pt>
                <c:pt idx="30">
                  <c:v>8.9656443259694001</c:v>
                </c:pt>
                <c:pt idx="31">
                  <c:v>9.0561020517348503</c:v>
                </c:pt>
                <c:pt idx="32">
                  <c:v>9.1410030470763992</c:v>
                </c:pt>
                <c:pt idx="33">
                  <c:v>9.2202177699541004</c:v>
                </c:pt>
                <c:pt idx="34">
                  <c:v>9.2937713396185</c:v>
                </c:pt>
                <c:pt idx="35">
                  <c:v>9.3615550918875989</c:v>
                </c:pt>
                <c:pt idx="36">
                  <c:v>9.4234503393735487</c:v>
                </c:pt>
                <c:pt idx="37">
                  <c:v>9.4793241310689993</c:v>
                </c:pt>
                <c:pt idx="38">
                  <c:v>9.5290345893766997</c:v>
                </c:pt>
                <c:pt idx="39">
                  <c:v>9.5724056899958505</c:v>
                </c:pt>
                <c:pt idx="40">
                  <c:v>9.609265800074251</c:v>
                </c:pt>
                <c:pt idx="41">
                  <c:v>9.6394288979908005</c:v>
                </c:pt>
                <c:pt idx="42">
                  <c:v>9.6627014087729002</c:v>
                </c:pt>
                <c:pt idx="43">
                  <c:v>9.6788748007756489</c:v>
                </c:pt>
                <c:pt idx="44">
                  <c:v>9.6877330472183498</c:v>
                </c:pt>
                <c:pt idx="45">
                  <c:v>9.6890525842640507</c:v>
                </c:pt>
                <c:pt idx="46">
                  <c:v>9.6826020745299992</c:v>
                </c:pt>
                <c:pt idx="47">
                  <c:v>9.6681419901268999</c:v>
                </c:pt>
                <c:pt idx="48">
                  <c:v>9.6454279411487498</c:v>
                </c:pt>
                <c:pt idx="49">
                  <c:v>9.6142122441378</c:v>
                </c:pt>
                <c:pt idx="50">
                  <c:v>9.5742441316233489</c:v>
                </c:pt>
                <c:pt idx="51">
                  <c:v>9.5252726016425999</c:v>
                </c:pt>
                <c:pt idx="52">
                  <c:v>9.46704879721905</c:v>
                </c:pt>
                <c:pt idx="53">
                  <c:v>9.3993299455231494</c:v>
                </c:pt>
                <c:pt idx="54">
                  <c:v>9.3218825679093005</c:v>
                </c:pt>
                <c:pt idx="55">
                  <c:v>9.2344871317045012</c:v>
                </c:pt>
                <c:pt idx="56">
                  <c:v>9.1369448733402514</c:v>
                </c:pt>
                <c:pt idx="57">
                  <c:v>9.0290841478758495</c:v>
                </c:pt>
                <c:pt idx="58">
                  <c:v>8.9107690008898004</c:v>
                </c:pt>
                <c:pt idx="59">
                  <c:v>8.7819094493348508</c:v>
                </c:pt>
                <c:pt idx="60">
                  <c:v>8.642474476953101</c:v>
                </c:pt>
                <c:pt idx="61">
                  <c:v>8.4925068794362506</c:v>
                </c:pt>
                <c:pt idx="62">
                  <c:v>8.3321414900448012</c:v>
                </c:pt>
                <c:pt idx="63">
                  <c:v>8.1616277858291504</c:v>
                </c:pt>
                <c:pt idx="64">
                  <c:v>7.9813565835656508</c:v>
                </c:pt>
                <c:pt idx="65">
                  <c:v>7.7918930866598997</c:v>
                </c:pt>
                <c:pt idx="66">
                  <c:v>7.5940169166798004</c:v>
                </c:pt>
                <c:pt idx="67">
                  <c:v>7.3887711381760992</c:v>
                </c:pt>
                <c:pt idx="68">
                  <c:v>7.1775222378783994</c:v>
                </c:pt>
                <c:pt idx="69">
                  <c:v>6.9620344601570494</c:v>
                </c:pt>
                <c:pt idx="70">
                  <c:v>6.7445608094805491</c:v>
                </c:pt>
                <c:pt idx="71">
                  <c:v>6.5279561821358998</c:v>
                </c:pt>
                <c:pt idx="72">
                  <c:v>6.3158189544242997</c:v>
                </c:pt>
                <c:pt idx="73">
                  <c:v>6.1126667304606501</c:v>
                </c:pt>
                <c:pt idx="74">
                  <c:v>5.9241583225882994</c:v>
                </c:pt>
                <c:pt idx="75">
                  <c:v>5.7573736222634997</c:v>
                </c:pt>
                <c:pt idx="76">
                  <c:v>5.6211690548234499</c:v>
                </c:pt>
                <c:pt idx="77">
                  <c:v>5.5266315781827</c:v>
                </c:pt>
                <c:pt idx="78">
                  <c:v>5.48766292633365</c:v>
                </c:pt>
                <c:pt idx="79">
                  <c:v>5.5217348666350503</c:v>
                </c:pt>
                <c:pt idx="80">
                  <c:v>5.6306530476628502</c:v>
                </c:pt>
              </c:numCache>
            </c:numRef>
          </c:yVal>
          <c:smooth val="0"/>
        </c:ser>
        <c:ser>
          <c:idx val="0"/>
          <c:order val="10"/>
          <c:tx>
            <c:v>N=16</c:v>
          </c:tx>
          <c:spPr>
            <a:ln w="19050" cap="rnd">
              <a:solidFill>
                <a:schemeClr val="accent1"/>
              </a:solidFill>
              <a:round/>
            </a:ln>
            <a:effectLst/>
          </c:spPr>
          <c:marker>
            <c:symbol val="none"/>
          </c:marker>
          <c:xVal>
            <c:numRef>
              <c:f>'inf_Lobbato_hehs4 (adi)'!$A$2:$A$82</c:f>
              <c:numCache>
                <c:formatCode>0.000000</c:formatCode>
                <c:ptCount val="81"/>
                <c:pt idx="0">
                  <c:v>3.9968028886505604E-15</c:v>
                </c:pt>
                <c:pt idx="1">
                  <c:v>1.2500000000003999E-2</c:v>
                </c:pt>
                <c:pt idx="2">
                  <c:v>2.5000000000002999E-2</c:v>
                </c:pt>
                <c:pt idx="3">
                  <c:v>3.7500000000003003E-2</c:v>
                </c:pt>
                <c:pt idx="4">
                  <c:v>5.0000000000003E-2</c:v>
                </c:pt>
                <c:pt idx="5">
                  <c:v>6.2500000000002998E-2</c:v>
                </c:pt>
                <c:pt idx="6">
                  <c:v>7.5000000000002995E-2</c:v>
                </c:pt>
                <c:pt idx="7">
                  <c:v>8.7500000000003006E-2</c:v>
                </c:pt>
                <c:pt idx="8">
                  <c:v>0.100000000000003</c:v>
                </c:pt>
                <c:pt idx="9">
                  <c:v>0.112500000000003</c:v>
                </c:pt>
                <c:pt idx="10">
                  <c:v>0.125000000000003</c:v>
                </c:pt>
                <c:pt idx="11">
                  <c:v>0.13750000000000301</c:v>
                </c:pt>
                <c:pt idx="12">
                  <c:v>0.15000000000000299</c:v>
                </c:pt>
                <c:pt idx="13">
                  <c:v>0.162500000000003</c:v>
                </c:pt>
                <c:pt idx="14">
                  <c:v>0.17500000000000299</c:v>
                </c:pt>
                <c:pt idx="15">
                  <c:v>0.187500000000003</c:v>
                </c:pt>
                <c:pt idx="16">
                  <c:v>0.20000000000000301</c:v>
                </c:pt>
                <c:pt idx="17">
                  <c:v>0.21250000000000299</c:v>
                </c:pt>
                <c:pt idx="18">
                  <c:v>0.225000000000003</c:v>
                </c:pt>
                <c:pt idx="19">
                  <c:v>0.23750000000000299</c:v>
                </c:pt>
                <c:pt idx="20">
                  <c:v>0.250000000000003</c:v>
                </c:pt>
                <c:pt idx="21">
                  <c:v>0.26250000000000301</c:v>
                </c:pt>
                <c:pt idx="22">
                  <c:v>0.27500000000000302</c:v>
                </c:pt>
                <c:pt idx="23">
                  <c:v>0.28750000000000298</c:v>
                </c:pt>
                <c:pt idx="24">
                  <c:v>0.30000000000000199</c:v>
                </c:pt>
                <c:pt idx="25">
                  <c:v>0.312500000000002</c:v>
                </c:pt>
                <c:pt idx="26">
                  <c:v>0.32500000000000201</c:v>
                </c:pt>
                <c:pt idx="27">
                  <c:v>0.33750000000000202</c:v>
                </c:pt>
                <c:pt idx="28">
                  <c:v>0.35000000000000198</c:v>
                </c:pt>
                <c:pt idx="29">
                  <c:v>0.36250000000000199</c:v>
                </c:pt>
                <c:pt idx="30">
                  <c:v>0.375000000000002</c:v>
                </c:pt>
                <c:pt idx="31">
                  <c:v>0.38750000000000201</c:v>
                </c:pt>
                <c:pt idx="32">
                  <c:v>0.40000000000000202</c:v>
                </c:pt>
                <c:pt idx="33">
                  <c:v>0.41250000000000198</c:v>
                </c:pt>
                <c:pt idx="34">
                  <c:v>0.42500000000000199</c:v>
                </c:pt>
                <c:pt idx="35">
                  <c:v>0.437500000000002</c:v>
                </c:pt>
                <c:pt idx="36">
                  <c:v>0.45000000000000201</c:v>
                </c:pt>
                <c:pt idx="37">
                  <c:v>0.46250000000000202</c:v>
                </c:pt>
                <c:pt idx="38">
                  <c:v>0.47500000000000198</c:v>
                </c:pt>
                <c:pt idx="39">
                  <c:v>0.48750000000000199</c:v>
                </c:pt>
                <c:pt idx="40">
                  <c:v>0.500000000000002</c:v>
                </c:pt>
                <c:pt idx="41">
                  <c:v>0.51250000000000195</c:v>
                </c:pt>
                <c:pt idx="42">
                  <c:v>0.52500000000000202</c:v>
                </c:pt>
                <c:pt idx="43">
                  <c:v>0.53750000000000198</c:v>
                </c:pt>
                <c:pt idx="44">
                  <c:v>0.55000000000000204</c:v>
                </c:pt>
                <c:pt idx="45">
                  <c:v>0.562500000000002</c:v>
                </c:pt>
                <c:pt idx="46">
                  <c:v>0.57500000000000195</c:v>
                </c:pt>
                <c:pt idx="47">
                  <c:v>0.58750000000000102</c:v>
                </c:pt>
                <c:pt idx="48">
                  <c:v>0.60000000000000098</c:v>
                </c:pt>
                <c:pt idx="49">
                  <c:v>0.61250000000000104</c:v>
                </c:pt>
                <c:pt idx="50">
                  <c:v>0.625000000000001</c:v>
                </c:pt>
                <c:pt idx="51">
                  <c:v>0.63750000000000095</c:v>
                </c:pt>
                <c:pt idx="52">
                  <c:v>0.65000000000000102</c:v>
                </c:pt>
                <c:pt idx="53">
                  <c:v>0.66250000000000098</c:v>
                </c:pt>
                <c:pt idx="54">
                  <c:v>0.67500000000000104</c:v>
                </c:pt>
                <c:pt idx="55">
                  <c:v>0.687500000000001</c:v>
                </c:pt>
                <c:pt idx="56">
                  <c:v>0.70000000000000095</c:v>
                </c:pt>
                <c:pt idx="57">
                  <c:v>0.71250000000000102</c:v>
                </c:pt>
                <c:pt idx="58">
                  <c:v>0.72500000000000098</c:v>
                </c:pt>
                <c:pt idx="59">
                  <c:v>0.73750000000000104</c:v>
                </c:pt>
                <c:pt idx="60">
                  <c:v>0.750000000000001</c:v>
                </c:pt>
                <c:pt idx="61">
                  <c:v>0.76250000000000095</c:v>
                </c:pt>
                <c:pt idx="62">
                  <c:v>0.77500000000000102</c:v>
                </c:pt>
                <c:pt idx="63">
                  <c:v>0.78750000000000098</c:v>
                </c:pt>
                <c:pt idx="64">
                  <c:v>0.80000000000000104</c:v>
                </c:pt>
                <c:pt idx="65">
                  <c:v>0.812500000000001</c:v>
                </c:pt>
                <c:pt idx="66">
                  <c:v>0.82500000000000095</c:v>
                </c:pt>
                <c:pt idx="67">
                  <c:v>0.83750000000000102</c:v>
                </c:pt>
                <c:pt idx="68">
                  <c:v>0.85000000000000098</c:v>
                </c:pt>
                <c:pt idx="69">
                  <c:v>0.86250000000000004</c:v>
                </c:pt>
                <c:pt idx="70">
                  <c:v>0.875</c:v>
                </c:pt>
                <c:pt idx="71">
                  <c:v>0.88749999999999996</c:v>
                </c:pt>
                <c:pt idx="72">
                  <c:v>0.9</c:v>
                </c:pt>
                <c:pt idx="73">
                  <c:v>0.91249999999999998</c:v>
                </c:pt>
                <c:pt idx="74">
                  <c:v>0.92500000000000004</c:v>
                </c:pt>
                <c:pt idx="75">
                  <c:v>0.9375</c:v>
                </c:pt>
                <c:pt idx="76">
                  <c:v>0.95</c:v>
                </c:pt>
                <c:pt idx="77">
                  <c:v>0.96250000000000002</c:v>
                </c:pt>
                <c:pt idx="78">
                  <c:v>0.97499999999999998</c:v>
                </c:pt>
                <c:pt idx="79">
                  <c:v>0.98750000000000004</c:v>
                </c:pt>
                <c:pt idx="80">
                  <c:v>1</c:v>
                </c:pt>
              </c:numCache>
            </c:numRef>
          </c:xVal>
          <c:yVal>
            <c:numRef>
              <c:f>'inf_Lobbato_hehs4 (adi)'!$M$2:$M$82</c:f>
              <c:numCache>
                <c:formatCode>0.00E+00</c:formatCode>
                <c:ptCount val="81"/>
                <c:pt idx="0">
                  <c:v>0</c:v>
                </c:pt>
                <c:pt idx="1">
                  <c:v>1.1043192080299351</c:v>
                </c:pt>
                <c:pt idx="2">
                  <c:v>1.926588283512785</c:v>
                </c:pt>
                <c:pt idx="3">
                  <c:v>2.6491748789156953</c:v>
                </c:pt>
                <c:pt idx="4">
                  <c:v>3.2676121858462048</c:v>
                </c:pt>
                <c:pt idx="5">
                  <c:v>3.79685335536126</c:v>
                </c:pt>
                <c:pt idx="6">
                  <c:v>4.2533757391285345</c:v>
                </c:pt>
                <c:pt idx="7">
                  <c:v>4.6515539053380897</c:v>
                </c:pt>
                <c:pt idx="8">
                  <c:v>5.0031797572443502</c:v>
                </c:pt>
                <c:pt idx="9">
                  <c:v>5.3176639051794501</c:v>
                </c:pt>
                <c:pt idx="10">
                  <c:v>5.6024407119585495</c:v>
                </c:pt>
                <c:pt idx="11">
                  <c:v>5.8633073680132499</c:v>
                </c:pt>
                <c:pt idx="12">
                  <c:v>6.1047540599014001</c:v>
                </c:pt>
                <c:pt idx="13">
                  <c:v>6.3302484723267494</c:v>
                </c:pt>
                <c:pt idx="14">
                  <c:v>6.5424521637138495</c:v>
                </c:pt>
                <c:pt idx="15">
                  <c:v>6.7433935522102004</c:v>
                </c:pt>
                <c:pt idx="16">
                  <c:v>6.9346081543236497</c:v>
                </c:pt>
                <c:pt idx="17">
                  <c:v>7.1172472880266495</c:v>
                </c:pt>
                <c:pt idx="18">
                  <c:v>7.2921813471402501</c:v>
                </c:pt>
                <c:pt idx="19">
                  <c:v>7.4600554242962005</c:v>
                </c:pt>
                <c:pt idx="20">
                  <c:v>7.6212492974941002</c:v>
                </c:pt>
                <c:pt idx="21">
                  <c:v>7.7761777509363501</c:v>
                </c:pt>
                <c:pt idx="22">
                  <c:v>7.9250847508215498</c:v>
                </c:pt>
                <c:pt idx="23">
                  <c:v>8.0681339231853002</c:v>
                </c:pt>
                <c:pt idx="24">
                  <c:v>8.2054318278341505</c:v>
                </c:pt>
                <c:pt idx="25">
                  <c:v>8.3370397625992005</c:v>
                </c:pt>
                <c:pt idx="26">
                  <c:v>8.4629860656012497</c:v>
                </c:pt>
                <c:pt idx="27">
                  <c:v>8.583273910584051</c:v>
                </c:pt>
                <c:pt idx="28">
                  <c:v>8.6978767250231002</c:v>
                </c:pt>
                <c:pt idx="29">
                  <c:v>8.8067596449584009</c:v>
                </c:pt>
                <c:pt idx="30">
                  <c:v>8.9099424100902986</c:v>
                </c:pt>
                <c:pt idx="31">
                  <c:v>9.0073082490844989</c:v>
                </c:pt>
                <c:pt idx="32">
                  <c:v>9.0987493418084497</c:v>
                </c:pt>
                <c:pt idx="33">
                  <c:v>9.1841780655165497</c:v>
                </c:pt>
                <c:pt idx="34">
                  <c:v>9.2634958565749006</c:v>
                </c:pt>
                <c:pt idx="35">
                  <c:v>9.3365913131491993</c:v>
                </c:pt>
                <c:pt idx="36">
                  <c:v>9.4033239304636993</c:v>
                </c:pt>
                <c:pt idx="37">
                  <c:v>9.4635963655455502</c:v>
                </c:pt>
                <c:pt idx="38">
                  <c:v>9.5172628858760007</c:v>
                </c:pt>
                <c:pt idx="39">
                  <c:v>9.5641752317258497</c:v>
                </c:pt>
                <c:pt idx="40">
                  <c:v>9.6041723797781007</c:v>
                </c:pt>
                <c:pt idx="41">
                  <c:v>9.6370880343885013</c:v>
                </c:pt>
                <c:pt idx="42">
                  <c:v>9.6627473981732503</c:v>
                </c:pt>
                <c:pt idx="43">
                  <c:v>9.6809630067527497</c:v>
                </c:pt>
                <c:pt idx="44">
                  <c:v>9.6915421517963001</c:v>
                </c:pt>
                <c:pt idx="45">
                  <c:v>9.69428351643705</c:v>
                </c:pt>
                <c:pt idx="46">
                  <c:v>9.6889783682848503</c:v>
                </c:pt>
                <c:pt idx="47">
                  <c:v>9.6754114513679994</c:v>
                </c:pt>
                <c:pt idx="48">
                  <c:v>9.6533629927342002</c:v>
                </c:pt>
                <c:pt idx="49">
                  <c:v>9.6226084132590994</c:v>
                </c:pt>
                <c:pt idx="50">
                  <c:v>9.5829208622690008</c:v>
                </c:pt>
                <c:pt idx="51">
                  <c:v>9.5340729889748506</c:v>
                </c:pt>
                <c:pt idx="52">
                  <c:v>9.4758396742898494</c:v>
                </c:pt>
                <c:pt idx="53">
                  <c:v>9.4080008524296499</c:v>
                </c:pt>
                <c:pt idx="54">
                  <c:v>9.3303450515645494</c:v>
                </c:pt>
                <c:pt idx="55">
                  <c:v>9.2426743220126504</c:v>
                </c:pt>
                <c:pt idx="56">
                  <c:v>9.1448095785093493</c:v>
                </c:pt>
                <c:pt idx="57">
                  <c:v>9.036597270915399</c:v>
                </c:pt>
                <c:pt idx="58">
                  <c:v>8.917917653916799</c:v>
                </c:pt>
                <c:pt idx="59">
                  <c:v>8.7886948958809494</c:v>
                </c:pt>
                <c:pt idx="60">
                  <c:v>8.6489092446420006</c:v>
                </c:pt>
                <c:pt idx="61">
                  <c:v>8.4986117187570507</c:v>
                </c:pt>
                <c:pt idx="62">
                  <c:v>8.3379423252524507</c:v>
                </c:pt>
                <c:pt idx="63">
                  <c:v>8.1671520753764</c:v>
                </c:pt>
                <c:pt idx="64">
                  <c:v>7.986629829275449</c:v>
                </c:pt>
                <c:pt idx="65">
                  <c:v>7.7969352406072998</c:v>
                </c:pt>
                <c:pt idx="66">
                  <c:v>7.5988389725710999</c:v>
                </c:pt>
                <c:pt idx="67">
                  <c:v>7.3933720115892001</c:v>
                </c:pt>
                <c:pt idx="68">
                  <c:v>7.1818864258994495</c:v>
                </c:pt>
                <c:pt idx="69">
                  <c:v>6.9661301588505493</c:v>
                </c:pt>
                <c:pt idx="70">
                  <c:v>6.7483392439369991</c:v>
                </c:pt>
                <c:pt idx="71">
                  <c:v>6.5313526272171503</c:v>
                </c:pt>
                <c:pt idx="72">
                  <c:v>6.31875473048615</c:v>
                </c:pt>
                <c:pt idx="73">
                  <c:v>6.1150535256686505</c:v>
                </c:pt>
                <c:pt idx="74">
                  <c:v>5.9259044133403993</c:v>
                </c:pt>
                <c:pt idx="75">
                  <c:v>5.7583922445486007</c:v>
                </c:pt>
                <c:pt idx="76">
                  <c:v>5.6213890045307995</c:v>
                </c:pt>
                <c:pt idx="77">
                  <c:v>5.5260101624682498</c:v>
                </c:pt>
                <c:pt idx="78">
                  <c:v>5.4862002827787002</c:v>
                </c:pt>
                <c:pt idx="79">
                  <c:v>5.5194897373554497</c:v>
                </c:pt>
                <c:pt idx="80">
                  <c:v>5.62807621531155</c:v>
                </c:pt>
              </c:numCache>
            </c:numRef>
          </c:yVal>
          <c:smooth val="0"/>
        </c:ser>
        <c:ser>
          <c:idx val="11"/>
          <c:order val="11"/>
          <c:tx>
            <c:v>N=18</c:v>
          </c:tx>
          <c:spPr>
            <a:ln>
              <a:solidFill>
                <a:schemeClr val="accent4">
                  <a:lumMod val="75000"/>
                </a:schemeClr>
              </a:solidFill>
            </a:ln>
          </c:spPr>
          <c:marker>
            <c:symbol val="none"/>
          </c:marker>
          <c:xVal>
            <c:numRef>
              <c:f>'inf_Lobbato_hehs4 (adi)'!$A$2:$A$82</c:f>
              <c:numCache>
                <c:formatCode>0.000000</c:formatCode>
                <c:ptCount val="81"/>
                <c:pt idx="0">
                  <c:v>3.9968028886505604E-15</c:v>
                </c:pt>
                <c:pt idx="1">
                  <c:v>1.2500000000003999E-2</c:v>
                </c:pt>
                <c:pt idx="2">
                  <c:v>2.5000000000002999E-2</c:v>
                </c:pt>
                <c:pt idx="3">
                  <c:v>3.7500000000003003E-2</c:v>
                </c:pt>
                <c:pt idx="4">
                  <c:v>5.0000000000003E-2</c:v>
                </c:pt>
                <c:pt idx="5">
                  <c:v>6.2500000000002998E-2</c:v>
                </c:pt>
                <c:pt idx="6">
                  <c:v>7.5000000000002995E-2</c:v>
                </c:pt>
                <c:pt idx="7">
                  <c:v>8.7500000000003006E-2</c:v>
                </c:pt>
                <c:pt idx="8">
                  <c:v>0.100000000000003</c:v>
                </c:pt>
                <c:pt idx="9">
                  <c:v>0.112500000000003</c:v>
                </c:pt>
                <c:pt idx="10">
                  <c:v>0.125000000000003</c:v>
                </c:pt>
                <c:pt idx="11">
                  <c:v>0.13750000000000301</c:v>
                </c:pt>
                <c:pt idx="12">
                  <c:v>0.15000000000000299</c:v>
                </c:pt>
                <c:pt idx="13">
                  <c:v>0.162500000000003</c:v>
                </c:pt>
                <c:pt idx="14">
                  <c:v>0.17500000000000299</c:v>
                </c:pt>
                <c:pt idx="15">
                  <c:v>0.187500000000003</c:v>
                </c:pt>
                <c:pt idx="16">
                  <c:v>0.20000000000000301</c:v>
                </c:pt>
                <c:pt idx="17">
                  <c:v>0.21250000000000299</c:v>
                </c:pt>
                <c:pt idx="18">
                  <c:v>0.225000000000003</c:v>
                </c:pt>
                <c:pt idx="19">
                  <c:v>0.23750000000000299</c:v>
                </c:pt>
                <c:pt idx="20">
                  <c:v>0.250000000000003</c:v>
                </c:pt>
                <c:pt idx="21">
                  <c:v>0.26250000000000301</c:v>
                </c:pt>
                <c:pt idx="22">
                  <c:v>0.27500000000000302</c:v>
                </c:pt>
                <c:pt idx="23">
                  <c:v>0.28750000000000298</c:v>
                </c:pt>
                <c:pt idx="24">
                  <c:v>0.30000000000000199</c:v>
                </c:pt>
                <c:pt idx="25">
                  <c:v>0.312500000000002</c:v>
                </c:pt>
                <c:pt idx="26">
                  <c:v>0.32500000000000201</c:v>
                </c:pt>
                <c:pt idx="27">
                  <c:v>0.33750000000000202</c:v>
                </c:pt>
                <c:pt idx="28">
                  <c:v>0.35000000000000198</c:v>
                </c:pt>
                <c:pt idx="29">
                  <c:v>0.36250000000000199</c:v>
                </c:pt>
                <c:pt idx="30">
                  <c:v>0.375000000000002</c:v>
                </c:pt>
                <c:pt idx="31">
                  <c:v>0.38750000000000201</c:v>
                </c:pt>
                <c:pt idx="32">
                  <c:v>0.40000000000000202</c:v>
                </c:pt>
                <c:pt idx="33">
                  <c:v>0.41250000000000198</c:v>
                </c:pt>
                <c:pt idx="34">
                  <c:v>0.42500000000000199</c:v>
                </c:pt>
                <c:pt idx="35">
                  <c:v>0.437500000000002</c:v>
                </c:pt>
                <c:pt idx="36">
                  <c:v>0.45000000000000201</c:v>
                </c:pt>
                <c:pt idx="37">
                  <c:v>0.46250000000000202</c:v>
                </c:pt>
                <c:pt idx="38">
                  <c:v>0.47500000000000198</c:v>
                </c:pt>
                <c:pt idx="39">
                  <c:v>0.48750000000000199</c:v>
                </c:pt>
                <c:pt idx="40">
                  <c:v>0.500000000000002</c:v>
                </c:pt>
                <c:pt idx="41">
                  <c:v>0.51250000000000195</c:v>
                </c:pt>
                <c:pt idx="42">
                  <c:v>0.52500000000000202</c:v>
                </c:pt>
                <c:pt idx="43">
                  <c:v>0.53750000000000198</c:v>
                </c:pt>
                <c:pt idx="44">
                  <c:v>0.55000000000000204</c:v>
                </c:pt>
                <c:pt idx="45">
                  <c:v>0.562500000000002</c:v>
                </c:pt>
                <c:pt idx="46">
                  <c:v>0.57500000000000195</c:v>
                </c:pt>
                <c:pt idx="47">
                  <c:v>0.58750000000000102</c:v>
                </c:pt>
                <c:pt idx="48">
                  <c:v>0.60000000000000098</c:v>
                </c:pt>
                <c:pt idx="49">
                  <c:v>0.61250000000000104</c:v>
                </c:pt>
                <c:pt idx="50">
                  <c:v>0.625000000000001</c:v>
                </c:pt>
                <c:pt idx="51">
                  <c:v>0.63750000000000095</c:v>
                </c:pt>
                <c:pt idx="52">
                  <c:v>0.65000000000000102</c:v>
                </c:pt>
                <c:pt idx="53">
                  <c:v>0.66250000000000098</c:v>
                </c:pt>
                <c:pt idx="54">
                  <c:v>0.67500000000000104</c:v>
                </c:pt>
                <c:pt idx="55">
                  <c:v>0.687500000000001</c:v>
                </c:pt>
                <c:pt idx="56">
                  <c:v>0.70000000000000095</c:v>
                </c:pt>
                <c:pt idx="57">
                  <c:v>0.71250000000000102</c:v>
                </c:pt>
                <c:pt idx="58">
                  <c:v>0.72500000000000098</c:v>
                </c:pt>
                <c:pt idx="59">
                  <c:v>0.73750000000000104</c:v>
                </c:pt>
                <c:pt idx="60">
                  <c:v>0.750000000000001</c:v>
                </c:pt>
                <c:pt idx="61">
                  <c:v>0.76250000000000095</c:v>
                </c:pt>
                <c:pt idx="62">
                  <c:v>0.77500000000000102</c:v>
                </c:pt>
                <c:pt idx="63">
                  <c:v>0.78750000000000098</c:v>
                </c:pt>
                <c:pt idx="64">
                  <c:v>0.80000000000000104</c:v>
                </c:pt>
                <c:pt idx="65">
                  <c:v>0.812500000000001</c:v>
                </c:pt>
                <c:pt idx="66">
                  <c:v>0.82500000000000095</c:v>
                </c:pt>
                <c:pt idx="67">
                  <c:v>0.83750000000000102</c:v>
                </c:pt>
                <c:pt idx="68">
                  <c:v>0.85000000000000098</c:v>
                </c:pt>
                <c:pt idx="69">
                  <c:v>0.86250000000000004</c:v>
                </c:pt>
                <c:pt idx="70">
                  <c:v>0.875</c:v>
                </c:pt>
                <c:pt idx="71">
                  <c:v>0.88749999999999996</c:v>
                </c:pt>
                <c:pt idx="72">
                  <c:v>0.9</c:v>
                </c:pt>
                <c:pt idx="73">
                  <c:v>0.91249999999999998</c:v>
                </c:pt>
                <c:pt idx="74">
                  <c:v>0.92500000000000004</c:v>
                </c:pt>
                <c:pt idx="75">
                  <c:v>0.9375</c:v>
                </c:pt>
                <c:pt idx="76">
                  <c:v>0.95</c:v>
                </c:pt>
                <c:pt idx="77">
                  <c:v>0.96250000000000002</c:v>
                </c:pt>
                <c:pt idx="78">
                  <c:v>0.97499999999999998</c:v>
                </c:pt>
                <c:pt idx="79">
                  <c:v>0.98750000000000004</c:v>
                </c:pt>
                <c:pt idx="80">
                  <c:v>1</c:v>
                </c:pt>
              </c:numCache>
            </c:numRef>
          </c:xVal>
          <c:yVal>
            <c:numRef>
              <c:f>'inf_Lobbato_hehs4 (adi)'!$N$2:$N$82</c:f>
              <c:numCache>
                <c:formatCode>0.00E+00</c:formatCode>
                <c:ptCount val="81"/>
                <c:pt idx="0">
                  <c:v>0</c:v>
                </c:pt>
                <c:pt idx="1">
                  <c:v>1.175814414123505</c:v>
                </c:pt>
                <c:pt idx="2">
                  <c:v>2.1642881849076199</c:v>
                </c:pt>
                <c:pt idx="3">
                  <c:v>2.90180557445382</c:v>
                </c:pt>
                <c:pt idx="4">
                  <c:v>3.4797083807951048</c:v>
                </c:pt>
                <c:pt idx="5">
                  <c:v>3.9508556593814097</c:v>
                </c:pt>
                <c:pt idx="6">
                  <c:v>4.3486423449072902</c:v>
                </c:pt>
                <c:pt idx="7">
                  <c:v>4.6950089262779056</c:v>
                </c:pt>
                <c:pt idx="8">
                  <c:v>5.0045912383391506</c:v>
                </c:pt>
                <c:pt idx="9">
                  <c:v>5.2872192058210503</c:v>
                </c:pt>
                <c:pt idx="10">
                  <c:v>5.5494950850324001</c:v>
                </c:pt>
                <c:pt idx="11">
                  <c:v>5.7958469591012998</c:v>
                </c:pt>
                <c:pt idx="12">
                  <c:v>6.0292705497324004</c:v>
                </c:pt>
                <c:pt idx="13">
                  <c:v>6.2517843342489501</c:v>
                </c:pt>
                <c:pt idx="14">
                  <c:v>6.46475227717315</c:v>
                </c:pt>
                <c:pt idx="15">
                  <c:v>6.6691060054482509</c:v>
                </c:pt>
                <c:pt idx="16">
                  <c:v>6.8654855443642004</c:v>
                </c:pt>
                <c:pt idx="17">
                  <c:v>7.0543905624717995</c:v>
                </c:pt>
                <c:pt idx="18">
                  <c:v>7.2361586707669501</c:v>
                </c:pt>
                <c:pt idx="19">
                  <c:v>7.4110020670349499</c:v>
                </c:pt>
                <c:pt idx="20">
                  <c:v>7.5791093662533502</c:v>
                </c:pt>
                <c:pt idx="21">
                  <c:v>7.7406300039287999</c:v>
                </c:pt>
                <c:pt idx="22">
                  <c:v>7.8956821585369994</c:v>
                </c:pt>
                <c:pt idx="23">
                  <c:v>8.0443603215873498</c:v>
                </c:pt>
                <c:pt idx="24">
                  <c:v>8.1867383346397009</c:v>
                </c:pt>
                <c:pt idx="25">
                  <c:v>8.3228747472221993</c:v>
                </c:pt>
                <c:pt idx="26">
                  <c:v>8.4528134989740487</c:v>
                </c:pt>
                <c:pt idx="27">
                  <c:v>8.5765796957774505</c:v>
                </c:pt>
                <c:pt idx="28">
                  <c:v>8.694099216398401</c:v>
                </c:pt>
                <c:pt idx="29">
                  <c:v>8.8054631894462005</c:v>
                </c:pt>
                <c:pt idx="30">
                  <c:v>8.9106559169419004</c:v>
                </c:pt>
                <c:pt idx="31">
                  <c:v>9.0096482319277005</c:v>
                </c:pt>
                <c:pt idx="32">
                  <c:v>9.1023987178988506</c:v>
                </c:pt>
                <c:pt idx="33">
                  <c:v>9.1888544094266997</c:v>
                </c:pt>
                <c:pt idx="34">
                  <c:v>9.2689875405319491</c:v>
                </c:pt>
                <c:pt idx="35">
                  <c:v>9.3426823631206499</c:v>
                </c:pt>
                <c:pt idx="36">
                  <c:v>9.4098429445590988</c:v>
                </c:pt>
                <c:pt idx="37">
                  <c:v>9.4703682596606988</c:v>
                </c:pt>
                <c:pt idx="38">
                  <c:v>9.5241413395939496</c:v>
                </c:pt>
                <c:pt idx="39">
                  <c:v>9.5710448560493511</c:v>
                </c:pt>
                <c:pt idx="40">
                  <c:v>9.6109355601534503</c:v>
                </c:pt>
                <c:pt idx="41">
                  <c:v>9.6436687468249502</c:v>
                </c:pt>
                <c:pt idx="42">
                  <c:v>9.6690734668937495</c:v>
                </c:pt>
                <c:pt idx="43">
                  <c:v>9.6869901107870007</c:v>
                </c:pt>
                <c:pt idx="44">
                  <c:v>9.6972321341952004</c:v>
                </c:pt>
                <c:pt idx="45">
                  <c:v>9.6996093017649496</c:v>
                </c:pt>
                <c:pt idx="46">
                  <c:v>9.6939212554529508</c:v>
                </c:pt>
                <c:pt idx="47">
                  <c:v>9.6799609767424002</c:v>
                </c:pt>
                <c:pt idx="48">
                  <c:v>9.6575139738289497</c:v>
                </c:pt>
                <c:pt idx="49">
                  <c:v>9.6263606118486003</c:v>
                </c:pt>
                <c:pt idx="50">
                  <c:v>9.5862779031938992</c:v>
                </c:pt>
                <c:pt idx="51">
                  <c:v>9.5370413773194507</c:v>
                </c:pt>
                <c:pt idx="52">
                  <c:v>9.4784278056272999</c:v>
                </c:pt>
                <c:pt idx="53">
                  <c:v>9.4102183518802498</c:v>
                </c:pt>
                <c:pt idx="54">
                  <c:v>9.3322023563151504</c:v>
                </c:pt>
                <c:pt idx="55">
                  <c:v>9.244182158779001</c:v>
                </c:pt>
                <c:pt idx="56">
                  <c:v>9.145978690685201</c:v>
                </c:pt>
                <c:pt idx="57">
                  <c:v>9.0374385037448999</c:v>
                </c:pt>
                <c:pt idx="58">
                  <c:v>8.9184420375602507</c:v>
                </c:pt>
                <c:pt idx="59">
                  <c:v>8.7889139100430498</c:v>
                </c:pt>
                <c:pt idx="60">
                  <c:v>8.6488352062386991</c:v>
                </c:pt>
                <c:pt idx="61">
                  <c:v>8.4982584411001003</c:v>
                </c:pt>
                <c:pt idx="62">
                  <c:v>8.33732586353225</c:v>
                </c:pt>
                <c:pt idx="63">
                  <c:v>8.1662915005033003</c:v>
                </c:pt>
                <c:pt idx="64">
                  <c:v>7.9855481749548005</c:v>
                </c:pt>
                <c:pt idx="65">
                  <c:v>7.7956603694632509</c:v>
                </c:pt>
                <c:pt idx="66">
                  <c:v>7.5974044336999995</c:v>
                </c:pt>
                <c:pt idx="67">
                  <c:v>7.3918177554052509</c:v>
                </c:pt>
                <c:pt idx="68">
                  <c:v>7.1802593343911996</c:v>
                </c:pt>
                <c:pt idx="69">
                  <c:v>6.9644841815566494</c:v>
                </c:pt>
                <c:pt idx="70">
                  <c:v>6.7467352548441992</c:v>
                </c:pt>
                <c:pt idx="71">
                  <c:v>6.5298577201338501</c:v>
                </c:pt>
                <c:pt idx="72">
                  <c:v>6.31744077577215</c:v>
                </c:pt>
                <c:pt idx="73">
                  <c:v>6.1139952702655993</c:v>
                </c:pt>
                <c:pt idx="74">
                  <c:v>5.9251766113060498</c:v>
                </c:pt>
                <c:pt idx="75">
                  <c:v>5.7580660822381002</c:v>
                </c:pt>
                <c:pt idx="76">
                  <c:v>5.6215277003979498</c:v>
                </c:pt>
                <c:pt idx="77">
                  <c:v>5.5266638491717499</c:v>
                </c:pt>
                <c:pt idx="78">
                  <c:v>5.4874001564151005</c:v>
                </c:pt>
                <c:pt idx="79">
                  <c:v>5.5212419684149001</c:v>
                </c:pt>
                <c:pt idx="80">
                  <c:v>5.6304895316687995</c:v>
                </c:pt>
              </c:numCache>
            </c:numRef>
          </c:yVal>
          <c:smooth val="0"/>
        </c:ser>
        <c:ser>
          <c:idx val="7"/>
          <c:order val="12"/>
          <c:tx>
            <c:v>Reference</c:v>
          </c:tx>
          <c:spPr>
            <a:ln w="28575">
              <a:solidFill>
                <a:schemeClr val="tx1"/>
              </a:solidFill>
              <a:prstDash val="lgDash"/>
            </a:ln>
          </c:spPr>
          <c:marker>
            <c:symbol val="none"/>
          </c:marker>
          <c:xVal>
            <c:numRef>
              <c:f>'inf_Lobbato_hehs4 (adi)'!$A$2:$A$82</c:f>
              <c:numCache>
                <c:formatCode>0.000000</c:formatCode>
                <c:ptCount val="81"/>
                <c:pt idx="0">
                  <c:v>3.9968028886505604E-15</c:v>
                </c:pt>
                <c:pt idx="1">
                  <c:v>1.2500000000003999E-2</c:v>
                </c:pt>
                <c:pt idx="2">
                  <c:v>2.5000000000002999E-2</c:v>
                </c:pt>
                <c:pt idx="3">
                  <c:v>3.7500000000003003E-2</c:v>
                </c:pt>
                <c:pt idx="4">
                  <c:v>5.0000000000003E-2</c:v>
                </c:pt>
                <c:pt idx="5">
                  <c:v>6.2500000000002998E-2</c:v>
                </c:pt>
                <c:pt idx="6">
                  <c:v>7.5000000000002995E-2</c:v>
                </c:pt>
                <c:pt idx="7">
                  <c:v>8.7500000000003006E-2</c:v>
                </c:pt>
                <c:pt idx="8">
                  <c:v>0.100000000000003</c:v>
                </c:pt>
                <c:pt idx="9">
                  <c:v>0.112500000000003</c:v>
                </c:pt>
                <c:pt idx="10">
                  <c:v>0.125000000000003</c:v>
                </c:pt>
                <c:pt idx="11">
                  <c:v>0.13750000000000301</c:v>
                </c:pt>
                <c:pt idx="12">
                  <c:v>0.15000000000000299</c:v>
                </c:pt>
                <c:pt idx="13">
                  <c:v>0.162500000000003</c:v>
                </c:pt>
                <c:pt idx="14">
                  <c:v>0.17500000000000299</c:v>
                </c:pt>
                <c:pt idx="15">
                  <c:v>0.187500000000003</c:v>
                </c:pt>
                <c:pt idx="16">
                  <c:v>0.20000000000000301</c:v>
                </c:pt>
                <c:pt idx="17">
                  <c:v>0.21250000000000299</c:v>
                </c:pt>
                <c:pt idx="18">
                  <c:v>0.225000000000003</c:v>
                </c:pt>
                <c:pt idx="19">
                  <c:v>0.23750000000000299</c:v>
                </c:pt>
                <c:pt idx="20">
                  <c:v>0.250000000000003</c:v>
                </c:pt>
                <c:pt idx="21">
                  <c:v>0.26250000000000301</c:v>
                </c:pt>
                <c:pt idx="22">
                  <c:v>0.27500000000000302</c:v>
                </c:pt>
                <c:pt idx="23">
                  <c:v>0.28750000000000298</c:v>
                </c:pt>
                <c:pt idx="24">
                  <c:v>0.30000000000000199</c:v>
                </c:pt>
                <c:pt idx="25">
                  <c:v>0.312500000000002</c:v>
                </c:pt>
                <c:pt idx="26">
                  <c:v>0.32500000000000201</c:v>
                </c:pt>
                <c:pt idx="27">
                  <c:v>0.33750000000000202</c:v>
                </c:pt>
                <c:pt idx="28">
                  <c:v>0.35000000000000198</c:v>
                </c:pt>
                <c:pt idx="29">
                  <c:v>0.36250000000000199</c:v>
                </c:pt>
                <c:pt idx="30">
                  <c:v>0.375000000000002</c:v>
                </c:pt>
                <c:pt idx="31">
                  <c:v>0.38750000000000201</c:v>
                </c:pt>
                <c:pt idx="32">
                  <c:v>0.40000000000000202</c:v>
                </c:pt>
                <c:pt idx="33">
                  <c:v>0.41250000000000198</c:v>
                </c:pt>
                <c:pt idx="34">
                  <c:v>0.42500000000000199</c:v>
                </c:pt>
                <c:pt idx="35">
                  <c:v>0.437500000000002</c:v>
                </c:pt>
                <c:pt idx="36">
                  <c:v>0.45000000000000201</c:v>
                </c:pt>
                <c:pt idx="37">
                  <c:v>0.46250000000000202</c:v>
                </c:pt>
                <c:pt idx="38">
                  <c:v>0.47500000000000198</c:v>
                </c:pt>
                <c:pt idx="39">
                  <c:v>0.48750000000000199</c:v>
                </c:pt>
                <c:pt idx="40">
                  <c:v>0.500000000000002</c:v>
                </c:pt>
                <c:pt idx="41">
                  <c:v>0.51250000000000195</c:v>
                </c:pt>
                <c:pt idx="42">
                  <c:v>0.52500000000000202</c:v>
                </c:pt>
                <c:pt idx="43">
                  <c:v>0.53750000000000198</c:v>
                </c:pt>
                <c:pt idx="44">
                  <c:v>0.55000000000000204</c:v>
                </c:pt>
                <c:pt idx="45">
                  <c:v>0.562500000000002</c:v>
                </c:pt>
                <c:pt idx="46">
                  <c:v>0.57500000000000195</c:v>
                </c:pt>
                <c:pt idx="47">
                  <c:v>0.58750000000000102</c:v>
                </c:pt>
                <c:pt idx="48">
                  <c:v>0.60000000000000098</c:v>
                </c:pt>
                <c:pt idx="49">
                  <c:v>0.61250000000000104</c:v>
                </c:pt>
                <c:pt idx="50">
                  <c:v>0.625000000000001</c:v>
                </c:pt>
                <c:pt idx="51">
                  <c:v>0.63750000000000095</c:v>
                </c:pt>
                <c:pt idx="52">
                  <c:v>0.65000000000000102</c:v>
                </c:pt>
                <c:pt idx="53">
                  <c:v>0.66250000000000098</c:v>
                </c:pt>
                <c:pt idx="54">
                  <c:v>0.67500000000000104</c:v>
                </c:pt>
                <c:pt idx="55">
                  <c:v>0.687500000000001</c:v>
                </c:pt>
                <c:pt idx="56">
                  <c:v>0.70000000000000095</c:v>
                </c:pt>
                <c:pt idx="57">
                  <c:v>0.71250000000000102</c:v>
                </c:pt>
                <c:pt idx="58">
                  <c:v>0.72500000000000098</c:v>
                </c:pt>
                <c:pt idx="59">
                  <c:v>0.73750000000000104</c:v>
                </c:pt>
                <c:pt idx="60">
                  <c:v>0.750000000000001</c:v>
                </c:pt>
                <c:pt idx="61">
                  <c:v>0.76250000000000095</c:v>
                </c:pt>
                <c:pt idx="62">
                  <c:v>0.77500000000000102</c:v>
                </c:pt>
                <c:pt idx="63">
                  <c:v>0.78750000000000098</c:v>
                </c:pt>
                <c:pt idx="64">
                  <c:v>0.80000000000000104</c:v>
                </c:pt>
                <c:pt idx="65">
                  <c:v>0.812500000000001</c:v>
                </c:pt>
                <c:pt idx="66">
                  <c:v>0.82500000000000095</c:v>
                </c:pt>
                <c:pt idx="67">
                  <c:v>0.83750000000000102</c:v>
                </c:pt>
                <c:pt idx="68">
                  <c:v>0.85000000000000098</c:v>
                </c:pt>
                <c:pt idx="69">
                  <c:v>0.86250000000000004</c:v>
                </c:pt>
                <c:pt idx="70">
                  <c:v>0.875</c:v>
                </c:pt>
                <c:pt idx="71">
                  <c:v>0.88749999999999996</c:v>
                </c:pt>
                <c:pt idx="72">
                  <c:v>0.9</c:v>
                </c:pt>
                <c:pt idx="73">
                  <c:v>0.91249999999999998</c:v>
                </c:pt>
                <c:pt idx="74">
                  <c:v>0.92500000000000004</c:v>
                </c:pt>
                <c:pt idx="75">
                  <c:v>0.9375</c:v>
                </c:pt>
                <c:pt idx="76">
                  <c:v>0.95</c:v>
                </c:pt>
                <c:pt idx="77">
                  <c:v>0.96250000000000002</c:v>
                </c:pt>
                <c:pt idx="78">
                  <c:v>0.97499999999999998</c:v>
                </c:pt>
                <c:pt idx="79">
                  <c:v>0.98750000000000004</c:v>
                </c:pt>
                <c:pt idx="80">
                  <c:v>1</c:v>
                </c:pt>
              </c:numCache>
            </c:numRef>
          </c:xVal>
          <c:yVal>
            <c:numRef>
              <c:f>'inf_Lobbato_hehs4 (adi)'!$P$2:$P$82</c:f>
              <c:numCache>
                <c:formatCode>0.00E+00</c:formatCode>
                <c:ptCount val="81"/>
                <c:pt idx="0">
                  <c:v>0</c:v>
                </c:pt>
                <c:pt idx="1">
                  <c:v>1.1079330509257799</c:v>
                </c:pt>
                <c:pt idx="2">
                  <c:v>1.8499425364167599</c:v>
                </c:pt>
                <c:pt idx="3">
                  <c:v>2.4264517425533652</c:v>
                </c:pt>
                <c:pt idx="4">
                  <c:v>2.9101096427900299</c:v>
                </c:pt>
                <c:pt idx="5">
                  <c:v>3.3334586229333096</c:v>
                </c:pt>
                <c:pt idx="6">
                  <c:v>3.7137098370823551</c:v>
                </c:pt>
                <c:pt idx="7">
                  <c:v>4.06112260573369</c:v>
                </c:pt>
                <c:pt idx="8">
                  <c:v>4.3823528640261546</c:v>
                </c:pt>
                <c:pt idx="9">
                  <c:v>4.6819911082359393</c:v>
                </c:pt>
                <c:pt idx="10">
                  <c:v>4.9633506302912851</c:v>
                </c:pt>
                <c:pt idx="11">
                  <c:v>5.2289074658379002</c:v>
                </c:pt>
                <c:pt idx="12">
                  <c:v>5.4805628379859002</c:v>
                </c:pt>
                <c:pt idx="13">
                  <c:v>5.7198082645356498</c:v>
                </c:pt>
                <c:pt idx="14">
                  <c:v>5.9478341106464496</c:v>
                </c:pt>
                <c:pt idx="15">
                  <c:v>6.1656033828006498</c:v>
                </c:pt>
                <c:pt idx="16">
                  <c:v>6.3739036179386002</c:v>
                </c:pt>
                <c:pt idx="17">
                  <c:v>6.5733841533126496</c:v>
                </c:pt>
                <c:pt idx="18">
                  <c:v>6.7645836033467504</c:v>
                </c:pt>
                <c:pt idx="19">
                  <c:v>6.9479504272028505</c:v>
                </c:pt>
                <c:pt idx="20">
                  <c:v>7.1238586044057994</c:v>
                </c:pt>
                <c:pt idx="21">
                  <c:v>7.2926197559961494</c:v>
                </c:pt>
                <c:pt idx="22">
                  <c:v>7.4544927185709993</c:v>
                </c:pt>
                <c:pt idx="23">
                  <c:v>7.6096909651410503</c:v>
                </c:pt>
                <c:pt idx="24">
                  <c:v>7.7583886703871006</c:v>
                </c:pt>
                <c:pt idx="25">
                  <c:v>7.9007255680094506</c:v>
                </c:pt>
                <c:pt idx="26">
                  <c:v>8.0368108625067514</c:v>
                </c:pt>
                <c:pt idx="27">
                  <c:v>8.1667264765161995</c:v>
                </c:pt>
                <c:pt idx="28">
                  <c:v>8.2905296656731498</c:v>
                </c:pt>
                <c:pt idx="29">
                  <c:v>8.4082552489499509</c:v>
                </c:pt>
                <c:pt idx="30">
                  <c:v>8.5199173594089501</c:v>
                </c:pt>
                <c:pt idx="31">
                  <c:v>8.6255110277764011</c:v>
                </c:pt>
                <c:pt idx="32">
                  <c:v>8.7250134006726991</c:v>
                </c:pt>
                <c:pt idx="33">
                  <c:v>8.8183848044896003</c:v>
                </c:pt>
                <c:pt idx="34">
                  <c:v>8.9055696407206995</c:v>
                </c:pt>
                <c:pt idx="35">
                  <c:v>8.986497162607451</c:v>
                </c:pt>
                <c:pt idx="36">
                  <c:v>9.06108210993645</c:v>
                </c:pt>
                <c:pt idx="37">
                  <c:v>9.1292252970589498</c:v>
                </c:pt>
                <c:pt idx="38">
                  <c:v>9.1908140694321006</c:v>
                </c:pt>
                <c:pt idx="39">
                  <c:v>9.2457228450694</c:v>
                </c:pt>
                <c:pt idx="40">
                  <c:v>9.2938134812845501</c:v>
                </c:pt>
                <c:pt idx="41">
                  <c:v>9.3349357753993001</c:v>
                </c:pt>
                <c:pt idx="42">
                  <c:v>9.3689278366035502</c:v>
                </c:pt>
                <c:pt idx="43">
                  <c:v>9.3956148063707001</c:v>
                </c:pt>
                <c:pt idx="44">
                  <c:v>9.4148085685088496</c:v>
                </c:pt>
                <c:pt idx="45">
                  <c:v>9.4263135655260992</c:v>
                </c:pt>
                <c:pt idx="46">
                  <c:v>9.4299256160790499</c:v>
                </c:pt>
                <c:pt idx="47">
                  <c:v>9.4254325191947004</c:v>
                </c:pt>
                <c:pt idx="48">
                  <c:v>9.4126150262079502</c:v>
                </c:pt>
                <c:pt idx="49">
                  <c:v>9.3912480813550498</c:v>
                </c:pt>
                <c:pt idx="50">
                  <c:v>9.3611024244196503</c:v>
                </c:pt>
                <c:pt idx="51">
                  <c:v>9.3219465634870993</c:v>
                </c:pt>
                <c:pt idx="52">
                  <c:v>9.2735491417777993</c:v>
                </c:pt>
                <c:pt idx="53">
                  <c:v>9.2156819393955995</c:v>
                </c:pt>
                <c:pt idx="54">
                  <c:v>9.1481234529757991</c:v>
                </c:pt>
                <c:pt idx="55">
                  <c:v>9.0706632569386496</c:v>
                </c:pt>
                <c:pt idx="56">
                  <c:v>8.9831073953670995</c:v>
                </c:pt>
                <c:pt idx="57">
                  <c:v>8.8852848615878504</c:v>
                </c:pt>
                <c:pt idx="58">
                  <c:v>8.7770555374455999</c:v>
                </c:pt>
                <c:pt idx="59">
                  <c:v>8.6583197964326004</c:v>
                </c:pt>
                <c:pt idx="60">
                  <c:v>8.5290302023775002</c:v>
                </c:pt>
                <c:pt idx="61">
                  <c:v>8.389205759095649</c:v>
                </c:pt>
                <c:pt idx="62">
                  <c:v>8.2389492317543507</c:v>
                </c:pt>
                <c:pt idx="63">
                  <c:v>8.0784682291285996</c:v>
                </c:pt>
                <c:pt idx="64">
                  <c:v>7.9081009487445</c:v>
                </c:pt>
                <c:pt idx="65">
                  <c:v>7.7283476166827993</c:v>
                </c:pt>
                <c:pt idx="66">
                  <c:v>7.5399089677595494</c:v>
                </c:pt>
                <c:pt idx="67">
                  <c:v>7.3437333952220003</c:v>
                </c:pt>
                <c:pt idx="68">
                  <c:v>7.1410749717466997</c:v>
                </c:pt>
                <c:pt idx="69">
                  <c:v>6.9335649149451495</c:v>
                </c:pt>
                <c:pt idx="70">
                  <c:v>6.7232999995933493</c:v>
                </c:pt>
                <c:pt idx="71">
                  <c:v>6.5129522361096504</c:v>
                </c:pt>
                <c:pt idx="72">
                  <c:v>6.3059054532544501</c:v>
                </c:pt>
                <c:pt idx="73">
                  <c:v>6.1064261501067501</c:v>
                </c:pt>
                <c:pt idx="74">
                  <c:v>5.9198781035763997</c:v>
                </c:pt>
                <c:pt idx="75">
                  <c:v>5.7529933580561003</c:v>
                </c:pt>
                <c:pt idx="76">
                  <c:v>5.6142161859003998</c:v>
                </c:pt>
                <c:pt idx="77">
                  <c:v>5.5141422294553504</c:v>
                </c:pt>
                <c:pt idx="78">
                  <c:v>5.4660827043187501</c:v>
                </c:pt>
                <c:pt idx="79">
                  <c:v>5.4867941267854494</c:v>
                </c:pt>
                <c:pt idx="80">
                  <c:v>5.57779458473905</c:v>
                </c:pt>
              </c:numCache>
            </c:numRef>
          </c:yVal>
          <c:smooth val="0"/>
        </c:ser>
        <c:dLbls>
          <c:showLegendKey val="0"/>
          <c:showVal val="0"/>
          <c:showCatName val="0"/>
          <c:showSerName val="0"/>
          <c:showPercent val="0"/>
          <c:showBubbleSize val="0"/>
        </c:dLbls>
        <c:axId val="598873728"/>
        <c:axId val="598874904"/>
        <c:extLst>
          <c:ext xmlns:c15="http://schemas.microsoft.com/office/drawing/2012/chart" uri="{02D57815-91ED-43cb-92C2-25804820EDAC}">
            <c15:filteredScatterSeries>
              <c15:ser>
                <c:idx val="1"/>
                <c:order val="0"/>
                <c:tx>
                  <c:v>N=4</c:v>
                </c:tx>
                <c:spPr>
                  <a:ln w="19050" cap="rnd">
                    <a:solidFill>
                      <a:schemeClr val="accent2"/>
                    </a:solidFill>
                    <a:round/>
                  </a:ln>
                  <a:effectLst/>
                </c:spPr>
                <c:marker>
                  <c:symbol val="none"/>
                </c:marker>
                <c:xVal>
                  <c:numRef>
                    <c:extLst>
                      <c:ext uri="{02D57815-91ED-43cb-92C2-25804820EDAC}">
                        <c15:formulaRef>
                          <c15:sqref>'inf_Lobbato_hehs4 (adi)'!$A$2:$A$82</c15:sqref>
                        </c15:formulaRef>
                      </c:ext>
                    </c:extLst>
                    <c:numCache>
                      <c:formatCode>0.000000</c:formatCode>
                      <c:ptCount val="81"/>
                      <c:pt idx="0">
                        <c:v>3.9968028886505604E-15</c:v>
                      </c:pt>
                      <c:pt idx="1">
                        <c:v>1.2500000000003999E-2</c:v>
                      </c:pt>
                      <c:pt idx="2">
                        <c:v>2.5000000000002999E-2</c:v>
                      </c:pt>
                      <c:pt idx="3">
                        <c:v>3.7500000000003003E-2</c:v>
                      </c:pt>
                      <c:pt idx="4">
                        <c:v>5.0000000000003E-2</c:v>
                      </c:pt>
                      <c:pt idx="5">
                        <c:v>6.2500000000002998E-2</c:v>
                      </c:pt>
                      <c:pt idx="6">
                        <c:v>7.5000000000002995E-2</c:v>
                      </c:pt>
                      <c:pt idx="7">
                        <c:v>8.7500000000003006E-2</c:v>
                      </c:pt>
                      <c:pt idx="8">
                        <c:v>0.100000000000003</c:v>
                      </c:pt>
                      <c:pt idx="9">
                        <c:v>0.112500000000003</c:v>
                      </c:pt>
                      <c:pt idx="10">
                        <c:v>0.125000000000003</c:v>
                      </c:pt>
                      <c:pt idx="11">
                        <c:v>0.13750000000000301</c:v>
                      </c:pt>
                      <c:pt idx="12">
                        <c:v>0.15000000000000299</c:v>
                      </c:pt>
                      <c:pt idx="13">
                        <c:v>0.162500000000003</c:v>
                      </c:pt>
                      <c:pt idx="14">
                        <c:v>0.17500000000000299</c:v>
                      </c:pt>
                      <c:pt idx="15">
                        <c:v>0.187500000000003</c:v>
                      </c:pt>
                      <c:pt idx="16">
                        <c:v>0.20000000000000301</c:v>
                      </c:pt>
                      <c:pt idx="17">
                        <c:v>0.21250000000000299</c:v>
                      </c:pt>
                      <c:pt idx="18">
                        <c:v>0.225000000000003</c:v>
                      </c:pt>
                      <c:pt idx="19">
                        <c:v>0.23750000000000299</c:v>
                      </c:pt>
                      <c:pt idx="20">
                        <c:v>0.250000000000003</c:v>
                      </c:pt>
                      <c:pt idx="21">
                        <c:v>0.26250000000000301</c:v>
                      </c:pt>
                      <c:pt idx="22">
                        <c:v>0.27500000000000302</c:v>
                      </c:pt>
                      <c:pt idx="23">
                        <c:v>0.28750000000000298</c:v>
                      </c:pt>
                      <c:pt idx="24">
                        <c:v>0.30000000000000199</c:v>
                      </c:pt>
                      <c:pt idx="25">
                        <c:v>0.312500000000002</c:v>
                      </c:pt>
                      <c:pt idx="26">
                        <c:v>0.32500000000000201</c:v>
                      </c:pt>
                      <c:pt idx="27">
                        <c:v>0.33750000000000202</c:v>
                      </c:pt>
                      <c:pt idx="28">
                        <c:v>0.35000000000000198</c:v>
                      </c:pt>
                      <c:pt idx="29">
                        <c:v>0.36250000000000199</c:v>
                      </c:pt>
                      <c:pt idx="30">
                        <c:v>0.375000000000002</c:v>
                      </c:pt>
                      <c:pt idx="31">
                        <c:v>0.38750000000000201</c:v>
                      </c:pt>
                      <c:pt idx="32">
                        <c:v>0.40000000000000202</c:v>
                      </c:pt>
                      <c:pt idx="33">
                        <c:v>0.41250000000000198</c:v>
                      </c:pt>
                      <c:pt idx="34">
                        <c:v>0.42500000000000199</c:v>
                      </c:pt>
                      <c:pt idx="35">
                        <c:v>0.437500000000002</c:v>
                      </c:pt>
                      <c:pt idx="36">
                        <c:v>0.45000000000000201</c:v>
                      </c:pt>
                      <c:pt idx="37">
                        <c:v>0.46250000000000202</c:v>
                      </c:pt>
                      <c:pt idx="38">
                        <c:v>0.47500000000000198</c:v>
                      </c:pt>
                      <c:pt idx="39">
                        <c:v>0.48750000000000199</c:v>
                      </c:pt>
                      <c:pt idx="40">
                        <c:v>0.500000000000002</c:v>
                      </c:pt>
                      <c:pt idx="41">
                        <c:v>0.51250000000000195</c:v>
                      </c:pt>
                      <c:pt idx="42">
                        <c:v>0.52500000000000202</c:v>
                      </c:pt>
                      <c:pt idx="43">
                        <c:v>0.53750000000000198</c:v>
                      </c:pt>
                      <c:pt idx="44">
                        <c:v>0.55000000000000204</c:v>
                      </c:pt>
                      <c:pt idx="45">
                        <c:v>0.562500000000002</c:v>
                      </c:pt>
                      <c:pt idx="46">
                        <c:v>0.57500000000000195</c:v>
                      </c:pt>
                      <c:pt idx="47">
                        <c:v>0.58750000000000102</c:v>
                      </c:pt>
                      <c:pt idx="48">
                        <c:v>0.60000000000000098</c:v>
                      </c:pt>
                      <c:pt idx="49">
                        <c:v>0.61250000000000104</c:v>
                      </c:pt>
                      <c:pt idx="50">
                        <c:v>0.625000000000001</c:v>
                      </c:pt>
                      <c:pt idx="51">
                        <c:v>0.63750000000000095</c:v>
                      </c:pt>
                      <c:pt idx="52">
                        <c:v>0.65000000000000102</c:v>
                      </c:pt>
                      <c:pt idx="53">
                        <c:v>0.66250000000000098</c:v>
                      </c:pt>
                      <c:pt idx="54">
                        <c:v>0.67500000000000104</c:v>
                      </c:pt>
                      <c:pt idx="55">
                        <c:v>0.687500000000001</c:v>
                      </c:pt>
                      <c:pt idx="56">
                        <c:v>0.70000000000000095</c:v>
                      </c:pt>
                      <c:pt idx="57">
                        <c:v>0.71250000000000102</c:v>
                      </c:pt>
                      <c:pt idx="58">
                        <c:v>0.72500000000000098</c:v>
                      </c:pt>
                      <c:pt idx="59">
                        <c:v>0.73750000000000104</c:v>
                      </c:pt>
                      <c:pt idx="60">
                        <c:v>0.750000000000001</c:v>
                      </c:pt>
                      <c:pt idx="61">
                        <c:v>0.76250000000000095</c:v>
                      </c:pt>
                      <c:pt idx="62">
                        <c:v>0.77500000000000102</c:v>
                      </c:pt>
                      <c:pt idx="63">
                        <c:v>0.78750000000000098</c:v>
                      </c:pt>
                      <c:pt idx="64">
                        <c:v>0.80000000000000104</c:v>
                      </c:pt>
                      <c:pt idx="65">
                        <c:v>0.812500000000001</c:v>
                      </c:pt>
                      <c:pt idx="66">
                        <c:v>0.82500000000000095</c:v>
                      </c:pt>
                      <c:pt idx="67">
                        <c:v>0.83750000000000102</c:v>
                      </c:pt>
                      <c:pt idx="68">
                        <c:v>0.85000000000000098</c:v>
                      </c:pt>
                      <c:pt idx="69">
                        <c:v>0.86250000000000004</c:v>
                      </c:pt>
                      <c:pt idx="70">
                        <c:v>0.875</c:v>
                      </c:pt>
                      <c:pt idx="71">
                        <c:v>0.88749999999999996</c:v>
                      </c:pt>
                      <c:pt idx="72">
                        <c:v>0.9</c:v>
                      </c:pt>
                      <c:pt idx="73">
                        <c:v>0.91249999999999998</c:v>
                      </c:pt>
                      <c:pt idx="74">
                        <c:v>0.92500000000000004</c:v>
                      </c:pt>
                      <c:pt idx="75">
                        <c:v>0.9375</c:v>
                      </c:pt>
                      <c:pt idx="76">
                        <c:v>0.95</c:v>
                      </c:pt>
                      <c:pt idx="77">
                        <c:v>0.96250000000000002</c:v>
                      </c:pt>
                      <c:pt idx="78">
                        <c:v>0.97499999999999998</c:v>
                      </c:pt>
                      <c:pt idx="79">
                        <c:v>0.98750000000000004</c:v>
                      </c:pt>
                      <c:pt idx="80">
                        <c:v>1</c:v>
                      </c:pt>
                    </c:numCache>
                  </c:numRef>
                </c:xVal>
                <c:yVal>
                  <c:numRef>
                    <c:extLst>
                      <c:ext uri="{02D57815-91ED-43cb-92C2-25804820EDAC}">
                        <c15:formulaRef>
                          <c15:sqref>'inf_Lobbato_hehs4 (adi)'!$C$2:$C$82</c15:sqref>
                        </c15:formulaRef>
                      </c:ext>
                    </c:extLst>
                    <c:numCache>
                      <c:formatCode>0.00E+00</c:formatCode>
                      <c:ptCount val="81"/>
                      <c:pt idx="0">
                        <c:v>0</c:v>
                      </c:pt>
                      <c:pt idx="1">
                        <c:v>0.11145016948203849</c:v>
                      </c:pt>
                      <c:pt idx="2">
                        <c:v>0.22364991647217297</c:v>
                      </c:pt>
                      <c:pt idx="3">
                        <c:v>0.33645461740749799</c:v>
                      </c:pt>
                      <c:pt idx="4">
                        <c:v>0.44973074882785902</c:v>
                      </c:pt>
                      <c:pt idx="5">
                        <c:v>0.56335570854975003</c:v>
                      </c:pt>
                      <c:pt idx="6">
                        <c:v>0.67721483455057996</c:v>
                      </c:pt>
                      <c:pt idx="7">
                        <c:v>0.79120177094205002</c:v>
                      </c:pt>
                      <c:pt idx="8">
                        <c:v>0.90521603345988999</c:v>
                      </c:pt>
                      <c:pt idx="9">
                        <c:v>1.01916545067256</c:v>
                      </c:pt>
                      <c:pt idx="10">
                        <c:v>1.1329597922551651</c:v>
                      </c:pt>
                      <c:pt idx="11">
                        <c:v>1.246516198869825</c:v>
                      </c:pt>
                      <c:pt idx="12">
                        <c:v>1.35975353991477</c:v>
                      </c:pt>
                      <c:pt idx="13">
                        <c:v>1.47259456996727</c:v>
                      </c:pt>
                      <c:pt idx="14">
                        <c:v>1.5849671378809451</c:v>
                      </c:pt>
                      <c:pt idx="15">
                        <c:v>1.6967989028705202</c:v>
                      </c:pt>
                      <c:pt idx="16">
                        <c:v>1.808017368342115</c:v>
                      </c:pt>
                      <c:pt idx="17">
                        <c:v>1.918558365467365</c:v>
                      </c:pt>
                      <c:pt idx="18">
                        <c:v>2.0283566635483852</c:v>
                      </c:pt>
                      <c:pt idx="19">
                        <c:v>2.1373467698691853</c:v>
                      </c:pt>
                      <c:pt idx="20">
                        <c:v>2.2454666439295847</c:v>
                      </c:pt>
                      <c:pt idx="21">
                        <c:v>2.3526520347964399</c:v>
                      </c:pt>
                      <c:pt idx="22">
                        <c:v>2.4588426607189549</c:v>
                      </c:pt>
                      <c:pt idx="23">
                        <c:v>2.5639776658868549</c:v>
                      </c:pt>
                      <c:pt idx="24">
                        <c:v>2.6679951391898249</c:v>
                      </c:pt>
                      <c:pt idx="25">
                        <c:v>2.77083491622603</c:v>
                      </c:pt>
                      <c:pt idx="26">
                        <c:v>2.8724362701529698</c:v>
                      </c:pt>
                      <c:pt idx="27">
                        <c:v>2.972739548153565</c:v>
                      </c:pt>
                      <c:pt idx="28">
                        <c:v>3.0716861067291648</c:v>
                      </c:pt>
                      <c:pt idx="29">
                        <c:v>3.1692121002541898</c:v>
                      </c:pt>
                      <c:pt idx="30">
                        <c:v>3.2652604348663949</c:v>
                      </c:pt>
                      <c:pt idx="31">
                        <c:v>3.3597671021538948</c:v>
                      </c:pt>
                      <c:pt idx="32">
                        <c:v>3.4526718041249351</c:v>
                      </c:pt>
                      <c:pt idx="33">
                        <c:v>3.5439136654940548</c:v>
                      </c:pt>
                      <c:pt idx="34">
                        <c:v>3.6334299935923098</c:v>
                      </c:pt>
                      <c:pt idx="35">
                        <c:v>3.7211544751199752</c:v>
                      </c:pt>
                      <c:pt idx="36">
                        <c:v>3.8070257782858747</c:v>
                      </c:pt>
                      <c:pt idx="37">
                        <c:v>3.8909776875337996</c:v>
                      </c:pt>
                      <c:pt idx="38">
                        <c:v>3.9729487917924096</c:v>
                      </c:pt>
                      <c:pt idx="39">
                        <c:v>4.05286893085146</c:v>
                      </c:pt>
                      <c:pt idx="40">
                        <c:v>4.1306693608691152</c:v>
                      </c:pt>
                      <c:pt idx="41">
                        <c:v>4.2062835294804701</c:v>
                      </c:pt>
                      <c:pt idx="42">
                        <c:v>4.2796437931462252</c:v>
                      </c:pt>
                      <c:pt idx="43">
                        <c:v>4.3506801862388</c:v>
                      </c:pt>
                      <c:pt idx="44">
                        <c:v>4.4193203739327105</c:v>
                      </c:pt>
                      <c:pt idx="45">
                        <c:v>4.4854906936053505</c:v>
                      </c:pt>
                      <c:pt idx="46">
                        <c:v>4.54912202436764</c:v>
                      </c:pt>
                      <c:pt idx="47">
                        <c:v>4.6101359590972004</c:v>
                      </c:pt>
                      <c:pt idx="48">
                        <c:v>4.6684619255340802</c:v>
                      </c:pt>
                      <c:pt idx="49">
                        <c:v>4.7240199040399951</c:v>
                      </c:pt>
                      <c:pt idx="50">
                        <c:v>4.7767321848195152</c:v>
                      </c:pt>
                      <c:pt idx="51">
                        <c:v>4.8265203976904747</c:v>
                      </c:pt>
                      <c:pt idx="52">
                        <c:v>4.873305243107275</c:v>
                      </c:pt>
                      <c:pt idx="53">
                        <c:v>4.9170083200531449</c:v>
                      </c:pt>
                      <c:pt idx="54">
                        <c:v>4.9575419101537399</c:v>
                      </c:pt>
                      <c:pt idx="55">
                        <c:v>4.9948300677706303</c:v>
                      </c:pt>
                      <c:pt idx="56">
                        <c:v>5.0287867778456503</c:v>
                      </c:pt>
                      <c:pt idx="57">
                        <c:v>5.0593259956156498</c:v>
                      </c:pt>
                      <c:pt idx="58">
                        <c:v>5.0863624405830006</c:v>
                      </c:pt>
                      <c:pt idx="59">
                        <c:v>5.1098093922886498</c:v>
                      </c:pt>
                      <c:pt idx="60">
                        <c:v>5.1295820048416996</c:v>
                      </c:pt>
                      <c:pt idx="61">
                        <c:v>5.1455942667765004</c:v>
                      </c:pt>
                      <c:pt idx="62">
                        <c:v>5.1577563421190495</c:v>
                      </c:pt>
                      <c:pt idx="63">
                        <c:v>5.1659775493388</c:v>
                      </c:pt>
                      <c:pt idx="64">
                        <c:v>5.1701718240631998</c:v>
                      </c:pt>
                      <c:pt idx="65">
                        <c:v>5.17025327382615</c:v>
                      </c:pt>
                      <c:pt idx="66">
                        <c:v>5.1661324530634998</c:v>
                      </c:pt>
                      <c:pt idx="67">
                        <c:v>5.1577199772978002</c:v>
                      </c:pt>
                      <c:pt idx="68">
                        <c:v>5.1449273063009002</c:v>
                      </c:pt>
                      <c:pt idx="69">
                        <c:v>5.1276739823813502</c:v>
                      </c:pt>
                      <c:pt idx="70">
                        <c:v>5.1058716919454001</c:v>
                      </c:pt>
                      <c:pt idx="71">
                        <c:v>5.0794401521529995</c:v>
                      </c:pt>
                      <c:pt idx="72">
                        <c:v>5.0482938430329494</c:v>
                      </c:pt>
                      <c:pt idx="73">
                        <c:v>5.0123584449658996</c:v>
                      </c:pt>
                      <c:pt idx="74">
                        <c:v>4.971557224731245</c:v>
                      </c:pt>
                      <c:pt idx="75">
                        <c:v>4.9258207225621851</c:v>
                      </c:pt>
                      <c:pt idx="76">
                        <c:v>4.8750783751619453</c:v>
                      </c:pt>
                      <c:pt idx="77">
                        <c:v>4.8192722029270545</c:v>
                      </c:pt>
                      <c:pt idx="78">
                        <c:v>4.7583415075702247</c:v>
                      </c:pt>
                      <c:pt idx="79">
                        <c:v>4.6922394088161301</c:v>
                      </c:pt>
                      <c:pt idx="80">
                        <c:v>4.6225965439373251</c:v>
                      </c:pt>
                    </c:numCache>
                  </c:numRef>
                </c:yVal>
                <c:smooth val="0"/>
              </c15:ser>
            </c15:filteredScatterSeries>
            <c15:filteredScatterSeries>
              <c15:ser>
                <c:idx val="2"/>
                <c:order val="1"/>
                <c:tx>
                  <c:v>N=5</c:v>
                </c:tx>
                <c:spPr>
                  <a:ln w="19050" cap="rnd">
                    <a:solidFill>
                      <a:schemeClr val="accent3"/>
                    </a:solidFill>
                    <a:round/>
                  </a:ln>
                  <a:effectLst/>
                </c:spPr>
                <c:marker>
                  <c:symbol val="none"/>
                </c:marker>
                <c:xVal>
                  <c:numRef>
                    <c:extLst xmlns:c15="http://schemas.microsoft.com/office/drawing/2012/chart">
                      <c:ext xmlns:c15="http://schemas.microsoft.com/office/drawing/2012/chart" uri="{02D57815-91ED-43cb-92C2-25804820EDAC}">
                        <c15:formulaRef>
                          <c15:sqref>'inf_Lobbato_hehs4 (adi)'!$A$2:$A$82</c15:sqref>
                        </c15:formulaRef>
                      </c:ext>
                    </c:extLst>
                    <c:numCache>
                      <c:formatCode>0.000000</c:formatCode>
                      <c:ptCount val="81"/>
                      <c:pt idx="0">
                        <c:v>3.9968028886505604E-15</c:v>
                      </c:pt>
                      <c:pt idx="1">
                        <c:v>1.2500000000003999E-2</c:v>
                      </c:pt>
                      <c:pt idx="2">
                        <c:v>2.5000000000002999E-2</c:v>
                      </c:pt>
                      <c:pt idx="3">
                        <c:v>3.7500000000003003E-2</c:v>
                      </c:pt>
                      <c:pt idx="4">
                        <c:v>5.0000000000003E-2</c:v>
                      </c:pt>
                      <c:pt idx="5">
                        <c:v>6.2500000000002998E-2</c:v>
                      </c:pt>
                      <c:pt idx="6">
                        <c:v>7.5000000000002995E-2</c:v>
                      </c:pt>
                      <c:pt idx="7">
                        <c:v>8.7500000000003006E-2</c:v>
                      </c:pt>
                      <c:pt idx="8">
                        <c:v>0.100000000000003</c:v>
                      </c:pt>
                      <c:pt idx="9">
                        <c:v>0.112500000000003</c:v>
                      </c:pt>
                      <c:pt idx="10">
                        <c:v>0.125000000000003</c:v>
                      </c:pt>
                      <c:pt idx="11">
                        <c:v>0.13750000000000301</c:v>
                      </c:pt>
                      <c:pt idx="12">
                        <c:v>0.15000000000000299</c:v>
                      </c:pt>
                      <c:pt idx="13">
                        <c:v>0.162500000000003</c:v>
                      </c:pt>
                      <c:pt idx="14">
                        <c:v>0.17500000000000299</c:v>
                      </c:pt>
                      <c:pt idx="15">
                        <c:v>0.187500000000003</c:v>
                      </c:pt>
                      <c:pt idx="16">
                        <c:v>0.20000000000000301</c:v>
                      </c:pt>
                      <c:pt idx="17">
                        <c:v>0.21250000000000299</c:v>
                      </c:pt>
                      <c:pt idx="18">
                        <c:v>0.225000000000003</c:v>
                      </c:pt>
                      <c:pt idx="19">
                        <c:v>0.23750000000000299</c:v>
                      </c:pt>
                      <c:pt idx="20">
                        <c:v>0.250000000000003</c:v>
                      </c:pt>
                      <c:pt idx="21">
                        <c:v>0.26250000000000301</c:v>
                      </c:pt>
                      <c:pt idx="22">
                        <c:v>0.27500000000000302</c:v>
                      </c:pt>
                      <c:pt idx="23">
                        <c:v>0.28750000000000298</c:v>
                      </c:pt>
                      <c:pt idx="24">
                        <c:v>0.30000000000000199</c:v>
                      </c:pt>
                      <c:pt idx="25">
                        <c:v>0.312500000000002</c:v>
                      </c:pt>
                      <c:pt idx="26">
                        <c:v>0.32500000000000201</c:v>
                      </c:pt>
                      <c:pt idx="27">
                        <c:v>0.33750000000000202</c:v>
                      </c:pt>
                      <c:pt idx="28">
                        <c:v>0.35000000000000198</c:v>
                      </c:pt>
                      <c:pt idx="29">
                        <c:v>0.36250000000000199</c:v>
                      </c:pt>
                      <c:pt idx="30">
                        <c:v>0.375000000000002</c:v>
                      </c:pt>
                      <c:pt idx="31">
                        <c:v>0.38750000000000201</c:v>
                      </c:pt>
                      <c:pt idx="32">
                        <c:v>0.40000000000000202</c:v>
                      </c:pt>
                      <c:pt idx="33">
                        <c:v>0.41250000000000198</c:v>
                      </c:pt>
                      <c:pt idx="34">
                        <c:v>0.42500000000000199</c:v>
                      </c:pt>
                      <c:pt idx="35">
                        <c:v>0.437500000000002</c:v>
                      </c:pt>
                      <c:pt idx="36">
                        <c:v>0.45000000000000201</c:v>
                      </c:pt>
                      <c:pt idx="37">
                        <c:v>0.46250000000000202</c:v>
                      </c:pt>
                      <c:pt idx="38">
                        <c:v>0.47500000000000198</c:v>
                      </c:pt>
                      <c:pt idx="39">
                        <c:v>0.48750000000000199</c:v>
                      </c:pt>
                      <c:pt idx="40">
                        <c:v>0.500000000000002</c:v>
                      </c:pt>
                      <c:pt idx="41">
                        <c:v>0.51250000000000195</c:v>
                      </c:pt>
                      <c:pt idx="42">
                        <c:v>0.52500000000000202</c:v>
                      </c:pt>
                      <c:pt idx="43">
                        <c:v>0.53750000000000198</c:v>
                      </c:pt>
                      <c:pt idx="44">
                        <c:v>0.55000000000000204</c:v>
                      </c:pt>
                      <c:pt idx="45">
                        <c:v>0.562500000000002</c:v>
                      </c:pt>
                      <c:pt idx="46">
                        <c:v>0.57500000000000195</c:v>
                      </c:pt>
                      <c:pt idx="47">
                        <c:v>0.58750000000000102</c:v>
                      </c:pt>
                      <c:pt idx="48">
                        <c:v>0.60000000000000098</c:v>
                      </c:pt>
                      <c:pt idx="49">
                        <c:v>0.61250000000000104</c:v>
                      </c:pt>
                      <c:pt idx="50">
                        <c:v>0.625000000000001</c:v>
                      </c:pt>
                      <c:pt idx="51">
                        <c:v>0.63750000000000095</c:v>
                      </c:pt>
                      <c:pt idx="52">
                        <c:v>0.65000000000000102</c:v>
                      </c:pt>
                      <c:pt idx="53">
                        <c:v>0.66250000000000098</c:v>
                      </c:pt>
                      <c:pt idx="54">
                        <c:v>0.67500000000000104</c:v>
                      </c:pt>
                      <c:pt idx="55">
                        <c:v>0.687500000000001</c:v>
                      </c:pt>
                      <c:pt idx="56">
                        <c:v>0.70000000000000095</c:v>
                      </c:pt>
                      <c:pt idx="57">
                        <c:v>0.71250000000000102</c:v>
                      </c:pt>
                      <c:pt idx="58">
                        <c:v>0.72500000000000098</c:v>
                      </c:pt>
                      <c:pt idx="59">
                        <c:v>0.73750000000000104</c:v>
                      </c:pt>
                      <c:pt idx="60">
                        <c:v>0.750000000000001</c:v>
                      </c:pt>
                      <c:pt idx="61">
                        <c:v>0.76250000000000095</c:v>
                      </c:pt>
                      <c:pt idx="62">
                        <c:v>0.77500000000000102</c:v>
                      </c:pt>
                      <c:pt idx="63">
                        <c:v>0.78750000000000098</c:v>
                      </c:pt>
                      <c:pt idx="64">
                        <c:v>0.80000000000000104</c:v>
                      </c:pt>
                      <c:pt idx="65">
                        <c:v>0.812500000000001</c:v>
                      </c:pt>
                      <c:pt idx="66">
                        <c:v>0.82500000000000095</c:v>
                      </c:pt>
                      <c:pt idx="67">
                        <c:v>0.83750000000000102</c:v>
                      </c:pt>
                      <c:pt idx="68">
                        <c:v>0.85000000000000098</c:v>
                      </c:pt>
                      <c:pt idx="69">
                        <c:v>0.86250000000000004</c:v>
                      </c:pt>
                      <c:pt idx="70">
                        <c:v>0.875</c:v>
                      </c:pt>
                      <c:pt idx="71">
                        <c:v>0.88749999999999996</c:v>
                      </c:pt>
                      <c:pt idx="72">
                        <c:v>0.9</c:v>
                      </c:pt>
                      <c:pt idx="73">
                        <c:v>0.91249999999999998</c:v>
                      </c:pt>
                      <c:pt idx="74">
                        <c:v>0.92500000000000004</c:v>
                      </c:pt>
                      <c:pt idx="75">
                        <c:v>0.9375</c:v>
                      </c:pt>
                      <c:pt idx="76">
                        <c:v>0.95</c:v>
                      </c:pt>
                      <c:pt idx="77">
                        <c:v>0.96250000000000002</c:v>
                      </c:pt>
                      <c:pt idx="78">
                        <c:v>0.97499999999999998</c:v>
                      </c:pt>
                      <c:pt idx="79">
                        <c:v>0.98750000000000004</c:v>
                      </c:pt>
                      <c:pt idx="80">
                        <c:v>1</c:v>
                      </c:pt>
                    </c:numCache>
                  </c:numRef>
                </c:xVal>
                <c:yVal>
                  <c:numRef>
                    <c:extLst xmlns:c15="http://schemas.microsoft.com/office/drawing/2012/chart">
                      <c:ext xmlns:c15="http://schemas.microsoft.com/office/drawing/2012/chart" uri="{02D57815-91ED-43cb-92C2-25804820EDAC}">
                        <c15:formulaRef>
                          <c15:sqref>'inf_Lobbato_hehs4 (adi)'!$D$2:$D$82</c15:sqref>
                        </c15:formulaRef>
                      </c:ext>
                    </c:extLst>
                    <c:numCache>
                      <c:formatCode>0.00E+00</c:formatCode>
                      <c:ptCount val="81"/>
                      <c:pt idx="0">
                        <c:v>0</c:v>
                      </c:pt>
                      <c:pt idx="1">
                        <c:v>0.79211448452377997</c:v>
                      </c:pt>
                      <c:pt idx="2">
                        <c:v>0.86904181592988505</c:v>
                      </c:pt>
                      <c:pt idx="3">
                        <c:v>0.94745803591882505</c:v>
                      </c:pt>
                      <c:pt idx="4">
                        <c:v>1.02722516607838</c:v>
                      </c:pt>
                      <c:pt idx="5">
                        <c:v>1.1082249613235802</c:v>
                      </c:pt>
                      <c:pt idx="6">
                        <c:v>1.190359806648785</c:v>
                      </c:pt>
                      <c:pt idx="7">
                        <c:v>1.2735385450246599</c:v>
                      </c:pt>
                      <c:pt idx="8">
                        <c:v>1.35768991736323</c:v>
                      </c:pt>
                      <c:pt idx="9">
                        <c:v>1.44274743705157</c:v>
                      </c:pt>
                      <c:pt idx="10">
                        <c:v>1.528665255427595</c:v>
                      </c:pt>
                      <c:pt idx="11">
                        <c:v>1.6153886413736451</c:v>
                      </c:pt>
                      <c:pt idx="12">
                        <c:v>1.702879458924325</c:v>
                      </c:pt>
                      <c:pt idx="13">
                        <c:v>1.7911057843665952</c:v>
                      </c:pt>
                      <c:pt idx="14">
                        <c:v>1.8800366585750201</c:v>
                      </c:pt>
                      <c:pt idx="15">
                        <c:v>1.969644723599465</c:v>
                      </c:pt>
                      <c:pt idx="16">
                        <c:v>2.0599056439813399</c:v>
                      </c:pt>
                      <c:pt idx="17">
                        <c:v>2.150805199845955</c:v>
                      </c:pt>
                      <c:pt idx="18">
                        <c:v>2.2423236582570851</c:v>
                      </c:pt>
                      <c:pt idx="19">
                        <c:v>2.3344468101434748</c:v>
                      </c:pt>
                      <c:pt idx="20">
                        <c:v>2.4271601612527549</c:v>
                      </c:pt>
                      <c:pt idx="21">
                        <c:v>2.520452242524005</c:v>
                      </c:pt>
                      <c:pt idx="22">
                        <c:v>2.6143120830255002</c:v>
                      </c:pt>
                      <c:pt idx="23">
                        <c:v>2.7087301529867549</c:v>
                      </c:pt>
                      <c:pt idx="24">
                        <c:v>2.8036968760376753</c:v>
                      </c:pt>
                      <c:pt idx="25">
                        <c:v>2.8992070557222149</c:v>
                      </c:pt>
                      <c:pt idx="26">
                        <c:v>2.9952490525093447</c:v>
                      </c:pt>
                      <c:pt idx="27">
                        <c:v>3.0918075349116201</c:v>
                      </c:pt>
                      <c:pt idx="28">
                        <c:v>3.1888857163479951</c:v>
                      </c:pt>
                      <c:pt idx="29">
                        <c:v>3.2864605747916054</c:v>
                      </c:pt>
                      <c:pt idx="30">
                        <c:v>3.3845287033724949</c:v>
                      </c:pt>
                      <c:pt idx="31">
                        <c:v>3.4830713810958995</c:v>
                      </c:pt>
                      <c:pt idx="32">
                        <c:v>3.5820786881077247</c:v>
                      </c:pt>
                      <c:pt idx="33">
                        <c:v>3.6815269304270304</c:v>
                      </c:pt>
                      <c:pt idx="34">
                        <c:v>3.7813986994178053</c:v>
                      </c:pt>
                      <c:pt idx="35">
                        <c:v>3.8816388665337449</c:v>
                      </c:pt>
                      <c:pt idx="36">
                        <c:v>3.9821589020329697</c:v>
                      </c:pt>
                      <c:pt idx="37">
                        <c:v>4.0830560461482897</c:v>
                      </c:pt>
                      <c:pt idx="38">
                        <c:v>4.1842707723826447</c:v>
                      </c:pt>
                      <c:pt idx="39">
                        <c:v>4.2857781731326252</c:v>
                      </c:pt>
                      <c:pt idx="40">
                        <c:v>4.3875277461764952</c:v>
                      </c:pt>
                      <c:pt idx="41">
                        <c:v>4.4894911546238703</c:v>
                      </c:pt>
                      <c:pt idx="42">
                        <c:v>4.59159636857588</c:v>
                      </c:pt>
                      <c:pt idx="43">
                        <c:v>4.6937854781726847</c:v>
                      </c:pt>
                      <c:pt idx="44">
                        <c:v>4.7959951154247955</c:v>
                      </c:pt>
                      <c:pt idx="45">
                        <c:v>4.8981443945348602</c:v>
                      </c:pt>
                      <c:pt idx="46">
                        <c:v>5.0001297707686501</c:v>
                      </c:pt>
                      <c:pt idx="47">
                        <c:v>5.1018689620718494</c:v>
                      </c:pt>
                      <c:pt idx="48">
                        <c:v>5.2032451572685501</c:v>
                      </c:pt>
                      <c:pt idx="49">
                        <c:v>5.3041376890034</c:v>
                      </c:pt>
                      <c:pt idx="50">
                        <c:v>5.4044061307267004</c:v>
                      </c:pt>
                      <c:pt idx="51">
                        <c:v>5.5039043559877499</c:v>
                      </c:pt>
                      <c:pt idx="52">
                        <c:v>5.60246344690015</c:v>
                      </c:pt>
                      <c:pt idx="53">
                        <c:v>5.6998961292920001</c:v>
                      </c:pt>
                      <c:pt idx="54">
                        <c:v>5.7960069326961499</c:v>
                      </c:pt>
                      <c:pt idx="55">
                        <c:v>5.8905745633443498</c:v>
                      </c:pt>
                      <c:pt idx="56">
                        <c:v>5.9833587166280999</c:v>
                      </c:pt>
                      <c:pt idx="57">
                        <c:v>6.0740981695013998</c:v>
                      </c:pt>
                      <c:pt idx="58">
                        <c:v>6.1625141864619497</c:v>
                      </c:pt>
                      <c:pt idx="59">
                        <c:v>6.2483041624050504</c:v>
                      </c:pt>
                      <c:pt idx="60">
                        <c:v>6.3311446567385499</c:v>
                      </c:pt>
                      <c:pt idx="61">
                        <c:v>6.4106943863381005</c:v>
                      </c:pt>
                      <c:pt idx="62">
                        <c:v>6.4865917186798496</c:v>
                      </c:pt>
                      <c:pt idx="63">
                        <c:v>6.558461436971049</c:v>
                      </c:pt>
                      <c:pt idx="64">
                        <c:v>6.6259169451925004</c:v>
                      </c:pt>
                      <c:pt idx="65">
                        <c:v>6.6885676266372496</c:v>
                      </c:pt>
                      <c:pt idx="66">
                        <c:v>6.7460273255044996</c:v>
                      </c:pt>
                      <c:pt idx="67">
                        <c:v>6.7979285999137504</c:v>
                      </c:pt>
                      <c:pt idx="68">
                        <c:v>6.8439360428434997</c:v>
                      </c:pt>
                      <c:pt idx="69">
                        <c:v>6.8837718564110997</c:v>
                      </c:pt>
                      <c:pt idx="70">
                        <c:v>6.9172474604393006</c:v>
                      </c:pt>
                      <c:pt idx="71">
                        <c:v>6.94429910727745</c:v>
                      </c:pt>
                      <c:pt idx="72">
                        <c:v>6.9650464852146996</c:v>
                      </c:pt>
                      <c:pt idx="73">
                        <c:v>6.9798596841685496</c:v>
                      </c:pt>
                      <c:pt idx="74">
                        <c:v>6.9894535215782998</c:v>
                      </c:pt>
                      <c:pt idx="75">
                        <c:v>6.9950102626131496</c:v>
                      </c:pt>
                      <c:pt idx="76">
                        <c:v>6.9983447646334493</c:v>
                      </c:pt>
                      <c:pt idx="77">
                        <c:v>7.0021172642817504</c:v>
                      </c:pt>
                      <c:pt idx="78">
                        <c:v>7.0101242307288008</c:v>
                      </c:pt>
                      <c:pt idx="79">
                        <c:v>7.0276783539493497</c:v>
                      </c:pt>
                      <c:pt idx="80">
                        <c:v>7.0577889410285</c:v>
                      </c:pt>
                    </c:numCache>
                  </c:numRef>
                </c:yVal>
                <c:smooth val="0"/>
              </c15:ser>
            </c15:filteredScatterSeries>
            <c15:filteredScatterSeries>
              <c15:ser>
                <c:idx val="4"/>
                <c:order val="3"/>
                <c:tx>
                  <c:v>N=7</c:v>
                </c:tx>
                <c:marker>
                  <c:symbol val="none"/>
                </c:marker>
                <c:xVal>
                  <c:numRef>
                    <c:extLst xmlns:c15="http://schemas.microsoft.com/office/drawing/2012/chart">
                      <c:ext xmlns:c15="http://schemas.microsoft.com/office/drawing/2012/chart" uri="{02D57815-91ED-43cb-92C2-25804820EDAC}">
                        <c15:formulaRef>
                          <c15:sqref>'inf_Lobbato_hehs4 (adi)'!$A$2:$A$82</c15:sqref>
                        </c15:formulaRef>
                      </c:ext>
                    </c:extLst>
                    <c:numCache>
                      <c:formatCode>0.000000</c:formatCode>
                      <c:ptCount val="81"/>
                      <c:pt idx="0">
                        <c:v>3.9968028886505604E-15</c:v>
                      </c:pt>
                      <c:pt idx="1">
                        <c:v>1.2500000000003999E-2</c:v>
                      </c:pt>
                      <c:pt idx="2">
                        <c:v>2.5000000000002999E-2</c:v>
                      </c:pt>
                      <c:pt idx="3">
                        <c:v>3.7500000000003003E-2</c:v>
                      </c:pt>
                      <c:pt idx="4">
                        <c:v>5.0000000000003E-2</c:v>
                      </c:pt>
                      <c:pt idx="5">
                        <c:v>6.2500000000002998E-2</c:v>
                      </c:pt>
                      <c:pt idx="6">
                        <c:v>7.5000000000002995E-2</c:v>
                      </c:pt>
                      <c:pt idx="7">
                        <c:v>8.7500000000003006E-2</c:v>
                      </c:pt>
                      <c:pt idx="8">
                        <c:v>0.100000000000003</c:v>
                      </c:pt>
                      <c:pt idx="9">
                        <c:v>0.112500000000003</c:v>
                      </c:pt>
                      <c:pt idx="10">
                        <c:v>0.125000000000003</c:v>
                      </c:pt>
                      <c:pt idx="11">
                        <c:v>0.13750000000000301</c:v>
                      </c:pt>
                      <c:pt idx="12">
                        <c:v>0.15000000000000299</c:v>
                      </c:pt>
                      <c:pt idx="13">
                        <c:v>0.162500000000003</c:v>
                      </c:pt>
                      <c:pt idx="14">
                        <c:v>0.17500000000000299</c:v>
                      </c:pt>
                      <c:pt idx="15">
                        <c:v>0.187500000000003</c:v>
                      </c:pt>
                      <c:pt idx="16">
                        <c:v>0.20000000000000301</c:v>
                      </c:pt>
                      <c:pt idx="17">
                        <c:v>0.21250000000000299</c:v>
                      </c:pt>
                      <c:pt idx="18">
                        <c:v>0.225000000000003</c:v>
                      </c:pt>
                      <c:pt idx="19">
                        <c:v>0.23750000000000299</c:v>
                      </c:pt>
                      <c:pt idx="20">
                        <c:v>0.250000000000003</c:v>
                      </c:pt>
                      <c:pt idx="21">
                        <c:v>0.26250000000000301</c:v>
                      </c:pt>
                      <c:pt idx="22">
                        <c:v>0.27500000000000302</c:v>
                      </c:pt>
                      <c:pt idx="23">
                        <c:v>0.28750000000000298</c:v>
                      </c:pt>
                      <c:pt idx="24">
                        <c:v>0.30000000000000199</c:v>
                      </c:pt>
                      <c:pt idx="25">
                        <c:v>0.312500000000002</c:v>
                      </c:pt>
                      <c:pt idx="26">
                        <c:v>0.32500000000000201</c:v>
                      </c:pt>
                      <c:pt idx="27">
                        <c:v>0.33750000000000202</c:v>
                      </c:pt>
                      <c:pt idx="28">
                        <c:v>0.35000000000000198</c:v>
                      </c:pt>
                      <c:pt idx="29">
                        <c:v>0.36250000000000199</c:v>
                      </c:pt>
                      <c:pt idx="30">
                        <c:v>0.375000000000002</c:v>
                      </c:pt>
                      <c:pt idx="31">
                        <c:v>0.38750000000000201</c:v>
                      </c:pt>
                      <c:pt idx="32">
                        <c:v>0.40000000000000202</c:v>
                      </c:pt>
                      <c:pt idx="33">
                        <c:v>0.41250000000000198</c:v>
                      </c:pt>
                      <c:pt idx="34">
                        <c:v>0.42500000000000199</c:v>
                      </c:pt>
                      <c:pt idx="35">
                        <c:v>0.437500000000002</c:v>
                      </c:pt>
                      <c:pt idx="36">
                        <c:v>0.45000000000000201</c:v>
                      </c:pt>
                      <c:pt idx="37">
                        <c:v>0.46250000000000202</c:v>
                      </c:pt>
                      <c:pt idx="38">
                        <c:v>0.47500000000000198</c:v>
                      </c:pt>
                      <c:pt idx="39">
                        <c:v>0.48750000000000199</c:v>
                      </c:pt>
                      <c:pt idx="40">
                        <c:v>0.500000000000002</c:v>
                      </c:pt>
                      <c:pt idx="41">
                        <c:v>0.51250000000000195</c:v>
                      </c:pt>
                      <c:pt idx="42">
                        <c:v>0.52500000000000202</c:v>
                      </c:pt>
                      <c:pt idx="43">
                        <c:v>0.53750000000000198</c:v>
                      </c:pt>
                      <c:pt idx="44">
                        <c:v>0.55000000000000204</c:v>
                      </c:pt>
                      <c:pt idx="45">
                        <c:v>0.562500000000002</c:v>
                      </c:pt>
                      <c:pt idx="46">
                        <c:v>0.57500000000000195</c:v>
                      </c:pt>
                      <c:pt idx="47">
                        <c:v>0.58750000000000102</c:v>
                      </c:pt>
                      <c:pt idx="48">
                        <c:v>0.60000000000000098</c:v>
                      </c:pt>
                      <c:pt idx="49">
                        <c:v>0.61250000000000104</c:v>
                      </c:pt>
                      <c:pt idx="50">
                        <c:v>0.625000000000001</c:v>
                      </c:pt>
                      <c:pt idx="51">
                        <c:v>0.63750000000000095</c:v>
                      </c:pt>
                      <c:pt idx="52">
                        <c:v>0.65000000000000102</c:v>
                      </c:pt>
                      <c:pt idx="53">
                        <c:v>0.66250000000000098</c:v>
                      </c:pt>
                      <c:pt idx="54">
                        <c:v>0.67500000000000104</c:v>
                      </c:pt>
                      <c:pt idx="55">
                        <c:v>0.687500000000001</c:v>
                      </c:pt>
                      <c:pt idx="56">
                        <c:v>0.70000000000000095</c:v>
                      </c:pt>
                      <c:pt idx="57">
                        <c:v>0.71250000000000102</c:v>
                      </c:pt>
                      <c:pt idx="58">
                        <c:v>0.72500000000000098</c:v>
                      </c:pt>
                      <c:pt idx="59">
                        <c:v>0.73750000000000104</c:v>
                      </c:pt>
                      <c:pt idx="60">
                        <c:v>0.750000000000001</c:v>
                      </c:pt>
                      <c:pt idx="61">
                        <c:v>0.76250000000000095</c:v>
                      </c:pt>
                      <c:pt idx="62">
                        <c:v>0.77500000000000102</c:v>
                      </c:pt>
                      <c:pt idx="63">
                        <c:v>0.78750000000000098</c:v>
                      </c:pt>
                      <c:pt idx="64">
                        <c:v>0.80000000000000104</c:v>
                      </c:pt>
                      <c:pt idx="65">
                        <c:v>0.812500000000001</c:v>
                      </c:pt>
                      <c:pt idx="66">
                        <c:v>0.82500000000000095</c:v>
                      </c:pt>
                      <c:pt idx="67">
                        <c:v>0.83750000000000102</c:v>
                      </c:pt>
                      <c:pt idx="68">
                        <c:v>0.85000000000000098</c:v>
                      </c:pt>
                      <c:pt idx="69">
                        <c:v>0.86250000000000004</c:v>
                      </c:pt>
                      <c:pt idx="70">
                        <c:v>0.875</c:v>
                      </c:pt>
                      <c:pt idx="71">
                        <c:v>0.88749999999999996</c:v>
                      </c:pt>
                      <c:pt idx="72">
                        <c:v>0.9</c:v>
                      </c:pt>
                      <c:pt idx="73">
                        <c:v>0.91249999999999998</c:v>
                      </c:pt>
                      <c:pt idx="74">
                        <c:v>0.92500000000000004</c:v>
                      </c:pt>
                      <c:pt idx="75">
                        <c:v>0.9375</c:v>
                      </c:pt>
                      <c:pt idx="76">
                        <c:v>0.95</c:v>
                      </c:pt>
                      <c:pt idx="77">
                        <c:v>0.96250000000000002</c:v>
                      </c:pt>
                      <c:pt idx="78">
                        <c:v>0.97499999999999998</c:v>
                      </c:pt>
                      <c:pt idx="79">
                        <c:v>0.98750000000000004</c:v>
                      </c:pt>
                      <c:pt idx="80">
                        <c:v>1</c:v>
                      </c:pt>
                    </c:numCache>
                  </c:numRef>
                </c:xVal>
                <c:yVal>
                  <c:numRef>
                    <c:extLst xmlns:c15="http://schemas.microsoft.com/office/drawing/2012/chart">
                      <c:ext xmlns:c15="http://schemas.microsoft.com/office/drawing/2012/chart" uri="{02D57815-91ED-43cb-92C2-25804820EDAC}">
                        <c15:formulaRef>
                          <c15:sqref>'inf_Lobbato_hehs4 (adi)'!$F$2:$F$82</c15:sqref>
                        </c15:formulaRef>
                      </c:ext>
                    </c:extLst>
                    <c:numCache>
                      <c:formatCode>0.00E+00</c:formatCode>
                      <c:ptCount val="81"/>
                      <c:pt idx="0">
                        <c:v>0</c:v>
                      </c:pt>
                      <c:pt idx="1">
                        <c:v>9.4945160546716506E-3</c:v>
                      </c:pt>
                      <c:pt idx="2">
                        <c:v>0.26881964089181654</c:v>
                      </c:pt>
                      <c:pt idx="3">
                        <c:v>0.52225414741773502</c:v>
                      </c:pt>
                      <c:pt idx="4">
                        <c:v>0.77063829594514999</c:v>
                      </c:pt>
                      <c:pt idx="5">
                        <c:v>1.0146558838070399</c:v>
                      </c:pt>
                      <c:pt idx="6">
                        <c:v>1.254875946533065</c:v>
                      </c:pt>
                      <c:pt idx="7">
                        <c:v>1.4917647293164</c:v>
                      </c:pt>
                      <c:pt idx="8">
                        <c:v>1.7257394438699598</c:v>
                      </c:pt>
                      <c:pt idx="9">
                        <c:v>1.957134931384785</c:v>
                      </c:pt>
                      <c:pt idx="10">
                        <c:v>2.1862454549467549</c:v>
                      </c:pt>
                      <c:pt idx="11">
                        <c:v>2.4132699691602402</c:v>
                      </c:pt>
                      <c:pt idx="12">
                        <c:v>2.6384233726142452</c:v>
                      </c:pt>
                      <c:pt idx="13">
                        <c:v>2.8618708932919548</c:v>
                      </c:pt>
                      <c:pt idx="14">
                        <c:v>3.0837297414914051</c:v>
                      </c:pt>
                      <c:pt idx="15">
                        <c:v>3.30409302615181</c:v>
                      </c:pt>
                      <c:pt idx="16">
                        <c:v>3.5230369788195346</c:v>
                      </c:pt>
                      <c:pt idx="17">
                        <c:v>3.7406324414644549</c:v>
                      </c:pt>
                      <c:pt idx="18">
                        <c:v>3.9569024822681795</c:v>
                      </c:pt>
                      <c:pt idx="19">
                        <c:v>4.1718630486130648</c:v>
                      </c:pt>
                      <c:pt idx="20">
                        <c:v>4.3855070853500502</c:v>
                      </c:pt>
                      <c:pt idx="21">
                        <c:v>4.5978152877224652</c:v>
                      </c:pt>
                      <c:pt idx="22">
                        <c:v>4.8087504177493603</c:v>
                      </c:pt>
                      <c:pt idx="23">
                        <c:v>5.0182604230313999</c:v>
                      </c:pt>
                      <c:pt idx="24">
                        <c:v>5.2262768162699995</c:v>
                      </c:pt>
                      <c:pt idx="25">
                        <c:v>5.4327209790138999</c:v>
                      </c:pt>
                      <c:pt idx="26">
                        <c:v>5.6374874371703498</c:v>
                      </c:pt>
                      <c:pt idx="27">
                        <c:v>5.8404574818248003</c:v>
                      </c:pt>
                      <c:pt idx="28">
                        <c:v>6.0415117159972507</c:v>
                      </c:pt>
                      <c:pt idx="29">
                        <c:v>6.2406398544366501</c:v>
                      </c:pt>
                      <c:pt idx="30">
                        <c:v>6.437714416456549</c:v>
                      </c:pt>
                      <c:pt idx="31">
                        <c:v>6.6323980920039505</c:v>
                      </c:pt>
                      <c:pt idx="32">
                        <c:v>6.8244749503214504</c:v>
                      </c:pt>
                      <c:pt idx="33">
                        <c:v>7.0137171255480997</c:v>
                      </c:pt>
                      <c:pt idx="34">
                        <c:v>7.1998813788609493</c:v>
                      </c:pt>
                      <c:pt idx="35">
                        <c:v>7.3826980312902508</c:v>
                      </c:pt>
                      <c:pt idx="36">
                        <c:v>7.5619021533974502</c:v>
                      </c:pt>
                      <c:pt idx="37">
                        <c:v>7.7371989887895491</c:v>
                      </c:pt>
                      <c:pt idx="38">
                        <c:v>7.9082370283384504</c:v>
                      </c:pt>
                      <c:pt idx="39">
                        <c:v>8.0746830452016987</c:v>
                      </c:pt>
                      <c:pt idx="40">
                        <c:v>8.2361604156438997</c:v>
                      </c:pt>
                      <c:pt idx="41">
                        <c:v>8.3923087419144498</c:v>
                      </c:pt>
                      <c:pt idx="42">
                        <c:v>8.542649448495899</c:v>
                      </c:pt>
                      <c:pt idx="43">
                        <c:v>8.6867505633652495</c:v>
                      </c:pt>
                      <c:pt idx="44">
                        <c:v>8.8241368766256993</c:v>
                      </c:pt>
                      <c:pt idx="45">
                        <c:v>8.9542903111451491</c:v>
                      </c:pt>
                      <c:pt idx="46">
                        <c:v>9.0766578595917498</c:v>
                      </c:pt>
                      <c:pt idx="47">
                        <c:v>9.1907040070072004</c:v>
                      </c:pt>
                      <c:pt idx="48">
                        <c:v>9.2958166392750989</c:v>
                      </c:pt>
                      <c:pt idx="49">
                        <c:v>9.3913754660951501</c:v>
                      </c:pt>
                      <c:pt idx="50">
                        <c:v>9.4767230399582498</c:v>
                      </c:pt>
                      <c:pt idx="51">
                        <c:v>9.5511866944213999</c:v>
                      </c:pt>
                      <c:pt idx="52">
                        <c:v>9.614056188969851</c:v>
                      </c:pt>
                      <c:pt idx="53">
                        <c:v>9.6645996030305987</c:v>
                      </c:pt>
                      <c:pt idx="54">
                        <c:v>9.7020751780945496</c:v>
                      </c:pt>
                      <c:pt idx="55">
                        <c:v>9.7257125503257491</c:v>
                      </c:pt>
                      <c:pt idx="56">
                        <c:v>9.734732413541149</c:v>
                      </c:pt>
                      <c:pt idx="57">
                        <c:v>9.7283502318119499</c:v>
                      </c:pt>
                      <c:pt idx="58">
                        <c:v>9.7057876487529988</c:v>
                      </c:pt>
                      <c:pt idx="59">
                        <c:v>9.6662746103702997</c:v>
                      </c:pt>
                      <c:pt idx="60">
                        <c:v>9.6090670007929511</c:v>
                      </c:pt>
                      <c:pt idx="61">
                        <c:v>9.5334637564225506</c:v>
                      </c:pt>
                      <c:pt idx="62">
                        <c:v>9.4388203658310506</c:v>
                      </c:pt>
                      <c:pt idx="63">
                        <c:v>9.3245781864610997</c:v>
                      </c:pt>
                      <c:pt idx="64">
                        <c:v>9.190289725897701</c:v>
                      </c:pt>
                      <c:pt idx="65">
                        <c:v>9.0356559431308003</c:v>
                      </c:pt>
                      <c:pt idx="66">
                        <c:v>8.8605691342716995</c:v>
                      </c:pt>
                      <c:pt idx="67">
                        <c:v>8.6651695888505493</c:v>
                      </c:pt>
                      <c:pt idx="68">
                        <c:v>8.4499058173272505</c:v>
                      </c:pt>
                      <c:pt idx="69">
                        <c:v>8.2156224479704498</c:v>
                      </c:pt>
                      <c:pt idx="70">
                        <c:v>7.9636633632260496</c:v>
                      </c:pt>
                      <c:pt idx="71">
                        <c:v>7.6959879940177505</c:v>
                      </c:pt>
                      <c:pt idx="72">
                        <c:v>7.4153406881653492</c:v>
                      </c:pt>
                      <c:pt idx="73">
                        <c:v>7.1254379300298494</c:v>
                      </c:pt>
                      <c:pt idx="74">
                        <c:v>6.8312188739535502</c:v>
                      </c:pt>
                      <c:pt idx="75">
                        <c:v>6.5391562040043496</c:v>
                      </c:pt>
                      <c:pt idx="76">
                        <c:v>6.2576576297480999</c:v>
                      </c:pt>
                      <c:pt idx="77">
                        <c:v>5.9975621016098497</c:v>
                      </c:pt>
                      <c:pt idx="78">
                        <c:v>5.7728002397367497</c:v>
                      </c:pt>
                      <c:pt idx="79">
                        <c:v>5.6012242566482495</c:v>
                      </c:pt>
                      <c:pt idx="80">
                        <c:v>5.4838540573311496</c:v>
                      </c:pt>
                    </c:numCache>
                  </c:numRef>
                </c:yVal>
                <c:smooth val="0"/>
              </c15:ser>
            </c15:filteredScatterSeries>
            <c15:filteredScatterSeries>
              <c15:ser>
                <c:idx val="6"/>
                <c:order val="5"/>
                <c:tx>
                  <c:v>N=9</c:v>
                </c:tx>
                <c:marker>
                  <c:symbol val="none"/>
                </c:marker>
                <c:xVal>
                  <c:numRef>
                    <c:extLst xmlns:c15="http://schemas.microsoft.com/office/drawing/2012/chart">
                      <c:ext xmlns:c15="http://schemas.microsoft.com/office/drawing/2012/chart" uri="{02D57815-91ED-43cb-92C2-25804820EDAC}">
                        <c15:formulaRef>
                          <c15:sqref>'inf_Lobbato_hehs4 (adi)'!$A$2:$A$82</c15:sqref>
                        </c15:formulaRef>
                      </c:ext>
                    </c:extLst>
                    <c:numCache>
                      <c:formatCode>0.000000</c:formatCode>
                      <c:ptCount val="81"/>
                      <c:pt idx="0">
                        <c:v>3.9968028886505604E-15</c:v>
                      </c:pt>
                      <c:pt idx="1">
                        <c:v>1.2500000000003999E-2</c:v>
                      </c:pt>
                      <c:pt idx="2">
                        <c:v>2.5000000000002999E-2</c:v>
                      </c:pt>
                      <c:pt idx="3">
                        <c:v>3.7500000000003003E-2</c:v>
                      </c:pt>
                      <c:pt idx="4">
                        <c:v>5.0000000000003E-2</c:v>
                      </c:pt>
                      <c:pt idx="5">
                        <c:v>6.2500000000002998E-2</c:v>
                      </c:pt>
                      <c:pt idx="6">
                        <c:v>7.5000000000002995E-2</c:v>
                      </c:pt>
                      <c:pt idx="7">
                        <c:v>8.7500000000003006E-2</c:v>
                      </c:pt>
                      <c:pt idx="8">
                        <c:v>0.100000000000003</c:v>
                      </c:pt>
                      <c:pt idx="9">
                        <c:v>0.112500000000003</c:v>
                      </c:pt>
                      <c:pt idx="10">
                        <c:v>0.125000000000003</c:v>
                      </c:pt>
                      <c:pt idx="11">
                        <c:v>0.13750000000000301</c:v>
                      </c:pt>
                      <c:pt idx="12">
                        <c:v>0.15000000000000299</c:v>
                      </c:pt>
                      <c:pt idx="13">
                        <c:v>0.162500000000003</c:v>
                      </c:pt>
                      <c:pt idx="14">
                        <c:v>0.17500000000000299</c:v>
                      </c:pt>
                      <c:pt idx="15">
                        <c:v>0.187500000000003</c:v>
                      </c:pt>
                      <c:pt idx="16">
                        <c:v>0.20000000000000301</c:v>
                      </c:pt>
                      <c:pt idx="17">
                        <c:v>0.21250000000000299</c:v>
                      </c:pt>
                      <c:pt idx="18">
                        <c:v>0.225000000000003</c:v>
                      </c:pt>
                      <c:pt idx="19">
                        <c:v>0.23750000000000299</c:v>
                      </c:pt>
                      <c:pt idx="20">
                        <c:v>0.250000000000003</c:v>
                      </c:pt>
                      <c:pt idx="21">
                        <c:v>0.26250000000000301</c:v>
                      </c:pt>
                      <c:pt idx="22">
                        <c:v>0.27500000000000302</c:v>
                      </c:pt>
                      <c:pt idx="23">
                        <c:v>0.28750000000000298</c:v>
                      </c:pt>
                      <c:pt idx="24">
                        <c:v>0.30000000000000199</c:v>
                      </c:pt>
                      <c:pt idx="25">
                        <c:v>0.312500000000002</c:v>
                      </c:pt>
                      <c:pt idx="26">
                        <c:v>0.32500000000000201</c:v>
                      </c:pt>
                      <c:pt idx="27">
                        <c:v>0.33750000000000202</c:v>
                      </c:pt>
                      <c:pt idx="28">
                        <c:v>0.35000000000000198</c:v>
                      </c:pt>
                      <c:pt idx="29">
                        <c:v>0.36250000000000199</c:v>
                      </c:pt>
                      <c:pt idx="30">
                        <c:v>0.375000000000002</c:v>
                      </c:pt>
                      <c:pt idx="31">
                        <c:v>0.38750000000000201</c:v>
                      </c:pt>
                      <c:pt idx="32">
                        <c:v>0.40000000000000202</c:v>
                      </c:pt>
                      <c:pt idx="33">
                        <c:v>0.41250000000000198</c:v>
                      </c:pt>
                      <c:pt idx="34">
                        <c:v>0.42500000000000199</c:v>
                      </c:pt>
                      <c:pt idx="35">
                        <c:v>0.437500000000002</c:v>
                      </c:pt>
                      <c:pt idx="36">
                        <c:v>0.45000000000000201</c:v>
                      </c:pt>
                      <c:pt idx="37">
                        <c:v>0.46250000000000202</c:v>
                      </c:pt>
                      <c:pt idx="38">
                        <c:v>0.47500000000000198</c:v>
                      </c:pt>
                      <c:pt idx="39">
                        <c:v>0.48750000000000199</c:v>
                      </c:pt>
                      <c:pt idx="40">
                        <c:v>0.500000000000002</c:v>
                      </c:pt>
                      <c:pt idx="41">
                        <c:v>0.51250000000000195</c:v>
                      </c:pt>
                      <c:pt idx="42">
                        <c:v>0.52500000000000202</c:v>
                      </c:pt>
                      <c:pt idx="43">
                        <c:v>0.53750000000000198</c:v>
                      </c:pt>
                      <c:pt idx="44">
                        <c:v>0.55000000000000204</c:v>
                      </c:pt>
                      <c:pt idx="45">
                        <c:v>0.562500000000002</c:v>
                      </c:pt>
                      <c:pt idx="46">
                        <c:v>0.57500000000000195</c:v>
                      </c:pt>
                      <c:pt idx="47">
                        <c:v>0.58750000000000102</c:v>
                      </c:pt>
                      <c:pt idx="48">
                        <c:v>0.60000000000000098</c:v>
                      </c:pt>
                      <c:pt idx="49">
                        <c:v>0.61250000000000104</c:v>
                      </c:pt>
                      <c:pt idx="50">
                        <c:v>0.625000000000001</c:v>
                      </c:pt>
                      <c:pt idx="51">
                        <c:v>0.63750000000000095</c:v>
                      </c:pt>
                      <c:pt idx="52">
                        <c:v>0.65000000000000102</c:v>
                      </c:pt>
                      <c:pt idx="53">
                        <c:v>0.66250000000000098</c:v>
                      </c:pt>
                      <c:pt idx="54">
                        <c:v>0.67500000000000104</c:v>
                      </c:pt>
                      <c:pt idx="55">
                        <c:v>0.687500000000001</c:v>
                      </c:pt>
                      <c:pt idx="56">
                        <c:v>0.70000000000000095</c:v>
                      </c:pt>
                      <c:pt idx="57">
                        <c:v>0.71250000000000102</c:v>
                      </c:pt>
                      <c:pt idx="58">
                        <c:v>0.72500000000000098</c:v>
                      </c:pt>
                      <c:pt idx="59">
                        <c:v>0.73750000000000104</c:v>
                      </c:pt>
                      <c:pt idx="60">
                        <c:v>0.750000000000001</c:v>
                      </c:pt>
                      <c:pt idx="61">
                        <c:v>0.76250000000000095</c:v>
                      </c:pt>
                      <c:pt idx="62">
                        <c:v>0.77500000000000102</c:v>
                      </c:pt>
                      <c:pt idx="63">
                        <c:v>0.78750000000000098</c:v>
                      </c:pt>
                      <c:pt idx="64">
                        <c:v>0.80000000000000104</c:v>
                      </c:pt>
                      <c:pt idx="65">
                        <c:v>0.812500000000001</c:v>
                      </c:pt>
                      <c:pt idx="66">
                        <c:v>0.82500000000000095</c:v>
                      </c:pt>
                      <c:pt idx="67">
                        <c:v>0.83750000000000102</c:v>
                      </c:pt>
                      <c:pt idx="68">
                        <c:v>0.85000000000000098</c:v>
                      </c:pt>
                      <c:pt idx="69">
                        <c:v>0.86250000000000004</c:v>
                      </c:pt>
                      <c:pt idx="70">
                        <c:v>0.875</c:v>
                      </c:pt>
                      <c:pt idx="71">
                        <c:v>0.88749999999999996</c:v>
                      </c:pt>
                      <c:pt idx="72">
                        <c:v>0.9</c:v>
                      </c:pt>
                      <c:pt idx="73">
                        <c:v>0.91249999999999998</c:v>
                      </c:pt>
                      <c:pt idx="74">
                        <c:v>0.92500000000000004</c:v>
                      </c:pt>
                      <c:pt idx="75">
                        <c:v>0.9375</c:v>
                      </c:pt>
                      <c:pt idx="76">
                        <c:v>0.95</c:v>
                      </c:pt>
                      <c:pt idx="77">
                        <c:v>0.96250000000000002</c:v>
                      </c:pt>
                      <c:pt idx="78">
                        <c:v>0.97499999999999998</c:v>
                      </c:pt>
                      <c:pt idx="79">
                        <c:v>0.98750000000000004</c:v>
                      </c:pt>
                      <c:pt idx="80">
                        <c:v>1</c:v>
                      </c:pt>
                    </c:numCache>
                  </c:numRef>
                </c:xVal>
                <c:yVal>
                  <c:numRef>
                    <c:extLst xmlns:c15="http://schemas.microsoft.com/office/drawing/2012/chart">
                      <c:ext xmlns:c15="http://schemas.microsoft.com/office/drawing/2012/chart" uri="{02D57815-91ED-43cb-92C2-25804820EDAC}">
                        <c15:formulaRef>
                          <c15:sqref>'inf_Lobbato_hehs4 (adi)'!$H$2:$H$82</c15:sqref>
                        </c15:formulaRef>
                      </c:ext>
                    </c:extLst>
                    <c:numCache>
                      <c:formatCode>0.00E+00</c:formatCode>
                      <c:ptCount val="81"/>
                      <c:pt idx="0">
                        <c:v>0</c:v>
                      </c:pt>
                      <c:pt idx="1">
                        <c:v>0.56500504952732</c:v>
                      </c:pt>
                      <c:pt idx="2">
                        <c:v>0.90339233103137995</c:v>
                      </c:pt>
                      <c:pt idx="3">
                        <c:v>1.24225433158706</c:v>
                      </c:pt>
                      <c:pt idx="4">
                        <c:v>1.580521603610495</c:v>
                      </c:pt>
                      <c:pt idx="5">
                        <c:v>1.9173021072305498</c:v>
                      </c:pt>
                      <c:pt idx="6">
                        <c:v>2.2518555661530999</c:v>
                      </c:pt>
                      <c:pt idx="7">
                        <c:v>2.5835336954616701</c:v>
                      </c:pt>
                      <c:pt idx="8">
                        <c:v>2.9118069329626</c:v>
                      </c:pt>
                      <c:pt idx="9">
                        <c:v>3.2361988455602648</c:v>
                      </c:pt>
                      <c:pt idx="10">
                        <c:v>3.5563238825763746</c:v>
                      </c:pt>
                      <c:pt idx="11">
                        <c:v>3.8717876476549598</c:v>
                      </c:pt>
                      <c:pt idx="12">
                        <c:v>4.1822695988241945</c:v>
                      </c:pt>
                      <c:pt idx="13">
                        <c:v>4.4874795807110797</c:v>
                      </c:pt>
                      <c:pt idx="14">
                        <c:v>4.7871405486508003</c:v>
                      </c:pt>
                      <c:pt idx="15">
                        <c:v>5.0809925144364003</c:v>
                      </c:pt>
                      <c:pt idx="16">
                        <c:v>5.3687876469216</c:v>
                      </c:pt>
                      <c:pt idx="17">
                        <c:v>5.6503083449988001</c:v>
                      </c:pt>
                      <c:pt idx="18">
                        <c:v>5.9253316047353</c:v>
                      </c:pt>
                      <c:pt idx="19">
                        <c:v>6.1936481198389997</c:v>
                      </c:pt>
                      <c:pt idx="20">
                        <c:v>6.4550513146141002</c:v>
                      </c:pt>
                      <c:pt idx="21">
                        <c:v>6.7093414108840506</c:v>
                      </c:pt>
                      <c:pt idx="22">
                        <c:v>6.9563216513782509</c:v>
                      </c:pt>
                      <c:pt idx="23">
                        <c:v>7.1957954088350506</c:v>
                      </c:pt>
                      <c:pt idx="24">
                        <c:v>7.4273187621990999</c:v>
                      </c:pt>
                      <c:pt idx="25">
                        <c:v>7.6508916930294504</c:v>
                      </c:pt>
                      <c:pt idx="26">
                        <c:v>7.8663498791908495</c:v>
                      </c:pt>
                      <c:pt idx="27">
                        <c:v>8.0734912854214009</c:v>
                      </c:pt>
                      <c:pt idx="28">
                        <c:v>8.2721305359113995</c:v>
                      </c:pt>
                      <c:pt idx="29">
                        <c:v>8.4620659081955498</c:v>
                      </c:pt>
                      <c:pt idx="30">
                        <c:v>8.6431011734006002</c:v>
                      </c:pt>
                      <c:pt idx="31">
                        <c:v>8.8150370295925988</c:v>
                      </c:pt>
                      <c:pt idx="32">
                        <c:v>8.9776737032990006</c:v>
                      </c:pt>
                      <c:pt idx="33">
                        <c:v>9.1308124606944503</c:v>
                      </c:pt>
                      <c:pt idx="34">
                        <c:v>9.2742521717824005</c:v>
                      </c:pt>
                      <c:pt idx="35">
                        <c:v>9.4078026362071991</c:v>
                      </c:pt>
                      <c:pt idx="36">
                        <c:v>9.531260757893401</c:v>
                      </c:pt>
                      <c:pt idx="37">
                        <c:v>9.644431477701799</c:v>
                      </c:pt>
                      <c:pt idx="38">
                        <c:v>9.7470829010581497</c:v>
                      </c:pt>
                      <c:pt idx="39">
                        <c:v>9.8390011813501008</c:v>
                      </c:pt>
                      <c:pt idx="40">
                        <c:v>9.9199894051011999</c:v>
                      </c:pt>
                      <c:pt idx="41">
                        <c:v>9.98983967259705</c:v>
                      </c:pt>
                      <c:pt idx="42">
                        <c:v>10.0483633843898</c:v>
                      </c:pt>
                      <c:pt idx="43">
                        <c:v>10.09536529548665</c:v>
                      </c:pt>
                      <c:pt idx="44">
                        <c:v>10.13065170388885</c:v>
                      </c:pt>
                      <c:pt idx="45">
                        <c:v>10.154036647348899</c:v>
                      </c:pt>
                      <c:pt idx="46">
                        <c:v>10.1653452778567</c:v>
                      </c:pt>
                      <c:pt idx="47">
                        <c:v>10.164408242674501</c:v>
                      </c:pt>
                      <c:pt idx="48">
                        <c:v>10.1510562245826</c:v>
                      </c:pt>
                      <c:pt idx="49">
                        <c:v>10.125139920201001</c:v>
                      </c:pt>
                      <c:pt idx="50">
                        <c:v>10.0865192736739</c:v>
                      </c:pt>
                      <c:pt idx="51">
                        <c:v>10.0350719233468</c:v>
                      </c:pt>
                      <c:pt idx="52">
                        <c:v>9.9706891694406004</c:v>
                      </c:pt>
                      <c:pt idx="53">
                        <c:v>9.8932864181103497</c:v>
                      </c:pt>
                      <c:pt idx="54">
                        <c:v>9.8028065166979506</c:v>
                      </c:pt>
                      <c:pt idx="55">
                        <c:v>9.6992159074357005</c:v>
                      </c:pt>
                      <c:pt idx="56">
                        <c:v>9.5825200543775502</c:v>
                      </c:pt>
                      <c:pt idx="57">
                        <c:v>9.4527660826710509</c:v>
                      </c:pt>
                      <c:pt idx="58">
                        <c:v>9.3100525229506008</c:v>
                      </c:pt>
                      <c:pt idx="59">
                        <c:v>9.1545342386942501</c:v>
                      </c:pt>
                      <c:pt idx="60">
                        <c:v>8.9864388670034501</c:v>
                      </c:pt>
                      <c:pt idx="61">
                        <c:v>8.8060808032829492</c:v>
                      </c:pt>
                      <c:pt idx="62">
                        <c:v>8.6138741408371011</c:v>
                      </c:pt>
                      <c:pt idx="63">
                        <c:v>8.4103591406054505</c:v>
                      </c:pt>
                      <c:pt idx="64">
                        <c:v>8.1962237250219498</c:v>
                      </c:pt>
                      <c:pt idx="65">
                        <c:v>7.9723371090557507</c:v>
                      </c:pt>
                      <c:pt idx="66">
                        <c:v>7.7397874237576998</c:v>
                      </c:pt>
                      <c:pt idx="67">
                        <c:v>7.4999315288126995</c:v>
                      </c:pt>
                      <c:pt idx="68">
                        <c:v>7.2544485793963007</c:v>
                      </c:pt>
                      <c:pt idx="69">
                        <c:v>7.0054195989296009</c:v>
                      </c:pt>
                      <c:pt idx="70">
                        <c:v>6.7554170148409494</c:v>
                      </c:pt>
                      <c:pt idx="71">
                        <c:v>6.5076104159274495</c:v>
                      </c:pt>
                      <c:pt idx="72">
                        <c:v>6.2659201152742998</c:v>
                      </c:pt>
                      <c:pt idx="73">
                        <c:v>6.0351847299455006</c:v>
                      </c:pt>
                      <c:pt idx="74">
                        <c:v>5.8213910716900994</c:v>
                      </c:pt>
                      <c:pt idx="75">
                        <c:v>5.63195720637595</c:v>
                      </c:pt>
                      <c:pt idx="76">
                        <c:v>5.4760975147014497</c:v>
                      </c:pt>
                      <c:pt idx="77">
                        <c:v>5.3652787424296502</c:v>
                      </c:pt>
                      <c:pt idx="78">
                        <c:v>5.3138252960751995</c:v>
                      </c:pt>
                      <c:pt idx="79">
                        <c:v>5.3396825622342003</c:v>
                      </c:pt>
                      <c:pt idx="80">
                        <c:v>5.4395955675202998</c:v>
                      </c:pt>
                    </c:numCache>
                  </c:numRef>
                </c:yVal>
                <c:smooth val="0"/>
              </c15:ser>
            </c15:filteredScatterSeries>
            <c15:filteredScatterSeries>
              <c15:ser>
                <c:idx val="9"/>
                <c:order val="7"/>
                <c:tx>
                  <c:v>N=11</c:v>
                </c:tx>
                <c:marker>
                  <c:symbol val="none"/>
                </c:marker>
                <c:xVal>
                  <c:numRef>
                    <c:extLst xmlns:c15="http://schemas.microsoft.com/office/drawing/2012/chart">
                      <c:ext xmlns:c15="http://schemas.microsoft.com/office/drawing/2012/chart" uri="{02D57815-91ED-43cb-92C2-25804820EDAC}">
                        <c15:formulaRef>
                          <c15:sqref>'inf_Lobbato_hehs4 (adi)'!$A$2:$A$82</c15:sqref>
                        </c15:formulaRef>
                      </c:ext>
                    </c:extLst>
                    <c:numCache>
                      <c:formatCode>0.000000</c:formatCode>
                      <c:ptCount val="81"/>
                      <c:pt idx="0">
                        <c:v>3.9968028886505604E-15</c:v>
                      </c:pt>
                      <c:pt idx="1">
                        <c:v>1.2500000000003999E-2</c:v>
                      </c:pt>
                      <c:pt idx="2">
                        <c:v>2.5000000000002999E-2</c:v>
                      </c:pt>
                      <c:pt idx="3">
                        <c:v>3.7500000000003003E-2</c:v>
                      </c:pt>
                      <c:pt idx="4">
                        <c:v>5.0000000000003E-2</c:v>
                      </c:pt>
                      <c:pt idx="5">
                        <c:v>6.2500000000002998E-2</c:v>
                      </c:pt>
                      <c:pt idx="6">
                        <c:v>7.5000000000002995E-2</c:v>
                      </c:pt>
                      <c:pt idx="7">
                        <c:v>8.7500000000003006E-2</c:v>
                      </c:pt>
                      <c:pt idx="8">
                        <c:v>0.100000000000003</c:v>
                      </c:pt>
                      <c:pt idx="9">
                        <c:v>0.112500000000003</c:v>
                      </c:pt>
                      <c:pt idx="10">
                        <c:v>0.125000000000003</c:v>
                      </c:pt>
                      <c:pt idx="11">
                        <c:v>0.13750000000000301</c:v>
                      </c:pt>
                      <c:pt idx="12">
                        <c:v>0.15000000000000299</c:v>
                      </c:pt>
                      <c:pt idx="13">
                        <c:v>0.162500000000003</c:v>
                      </c:pt>
                      <c:pt idx="14">
                        <c:v>0.17500000000000299</c:v>
                      </c:pt>
                      <c:pt idx="15">
                        <c:v>0.187500000000003</c:v>
                      </c:pt>
                      <c:pt idx="16">
                        <c:v>0.20000000000000301</c:v>
                      </c:pt>
                      <c:pt idx="17">
                        <c:v>0.21250000000000299</c:v>
                      </c:pt>
                      <c:pt idx="18">
                        <c:v>0.225000000000003</c:v>
                      </c:pt>
                      <c:pt idx="19">
                        <c:v>0.23750000000000299</c:v>
                      </c:pt>
                      <c:pt idx="20">
                        <c:v>0.250000000000003</c:v>
                      </c:pt>
                      <c:pt idx="21">
                        <c:v>0.26250000000000301</c:v>
                      </c:pt>
                      <c:pt idx="22">
                        <c:v>0.27500000000000302</c:v>
                      </c:pt>
                      <c:pt idx="23">
                        <c:v>0.28750000000000298</c:v>
                      </c:pt>
                      <c:pt idx="24">
                        <c:v>0.30000000000000199</c:v>
                      </c:pt>
                      <c:pt idx="25">
                        <c:v>0.312500000000002</c:v>
                      </c:pt>
                      <c:pt idx="26">
                        <c:v>0.32500000000000201</c:v>
                      </c:pt>
                      <c:pt idx="27">
                        <c:v>0.33750000000000202</c:v>
                      </c:pt>
                      <c:pt idx="28">
                        <c:v>0.35000000000000198</c:v>
                      </c:pt>
                      <c:pt idx="29">
                        <c:v>0.36250000000000199</c:v>
                      </c:pt>
                      <c:pt idx="30">
                        <c:v>0.375000000000002</c:v>
                      </c:pt>
                      <c:pt idx="31">
                        <c:v>0.38750000000000201</c:v>
                      </c:pt>
                      <c:pt idx="32">
                        <c:v>0.40000000000000202</c:v>
                      </c:pt>
                      <c:pt idx="33">
                        <c:v>0.41250000000000198</c:v>
                      </c:pt>
                      <c:pt idx="34">
                        <c:v>0.42500000000000199</c:v>
                      </c:pt>
                      <c:pt idx="35">
                        <c:v>0.437500000000002</c:v>
                      </c:pt>
                      <c:pt idx="36">
                        <c:v>0.45000000000000201</c:v>
                      </c:pt>
                      <c:pt idx="37">
                        <c:v>0.46250000000000202</c:v>
                      </c:pt>
                      <c:pt idx="38">
                        <c:v>0.47500000000000198</c:v>
                      </c:pt>
                      <c:pt idx="39">
                        <c:v>0.48750000000000199</c:v>
                      </c:pt>
                      <c:pt idx="40">
                        <c:v>0.500000000000002</c:v>
                      </c:pt>
                      <c:pt idx="41">
                        <c:v>0.51250000000000195</c:v>
                      </c:pt>
                      <c:pt idx="42">
                        <c:v>0.52500000000000202</c:v>
                      </c:pt>
                      <c:pt idx="43">
                        <c:v>0.53750000000000198</c:v>
                      </c:pt>
                      <c:pt idx="44">
                        <c:v>0.55000000000000204</c:v>
                      </c:pt>
                      <c:pt idx="45">
                        <c:v>0.562500000000002</c:v>
                      </c:pt>
                      <c:pt idx="46">
                        <c:v>0.57500000000000195</c:v>
                      </c:pt>
                      <c:pt idx="47">
                        <c:v>0.58750000000000102</c:v>
                      </c:pt>
                      <c:pt idx="48">
                        <c:v>0.60000000000000098</c:v>
                      </c:pt>
                      <c:pt idx="49">
                        <c:v>0.61250000000000104</c:v>
                      </c:pt>
                      <c:pt idx="50">
                        <c:v>0.625000000000001</c:v>
                      </c:pt>
                      <c:pt idx="51">
                        <c:v>0.63750000000000095</c:v>
                      </c:pt>
                      <c:pt idx="52">
                        <c:v>0.65000000000000102</c:v>
                      </c:pt>
                      <c:pt idx="53">
                        <c:v>0.66250000000000098</c:v>
                      </c:pt>
                      <c:pt idx="54">
                        <c:v>0.67500000000000104</c:v>
                      </c:pt>
                      <c:pt idx="55">
                        <c:v>0.687500000000001</c:v>
                      </c:pt>
                      <c:pt idx="56">
                        <c:v>0.70000000000000095</c:v>
                      </c:pt>
                      <c:pt idx="57">
                        <c:v>0.71250000000000102</c:v>
                      </c:pt>
                      <c:pt idx="58">
                        <c:v>0.72500000000000098</c:v>
                      </c:pt>
                      <c:pt idx="59">
                        <c:v>0.73750000000000104</c:v>
                      </c:pt>
                      <c:pt idx="60">
                        <c:v>0.750000000000001</c:v>
                      </c:pt>
                      <c:pt idx="61">
                        <c:v>0.76250000000000095</c:v>
                      </c:pt>
                      <c:pt idx="62">
                        <c:v>0.77500000000000102</c:v>
                      </c:pt>
                      <c:pt idx="63">
                        <c:v>0.78750000000000098</c:v>
                      </c:pt>
                      <c:pt idx="64">
                        <c:v>0.80000000000000104</c:v>
                      </c:pt>
                      <c:pt idx="65">
                        <c:v>0.812500000000001</c:v>
                      </c:pt>
                      <c:pt idx="66">
                        <c:v>0.82500000000000095</c:v>
                      </c:pt>
                      <c:pt idx="67">
                        <c:v>0.83750000000000102</c:v>
                      </c:pt>
                      <c:pt idx="68">
                        <c:v>0.85000000000000098</c:v>
                      </c:pt>
                      <c:pt idx="69">
                        <c:v>0.86250000000000004</c:v>
                      </c:pt>
                      <c:pt idx="70">
                        <c:v>0.875</c:v>
                      </c:pt>
                      <c:pt idx="71">
                        <c:v>0.88749999999999996</c:v>
                      </c:pt>
                      <c:pt idx="72">
                        <c:v>0.9</c:v>
                      </c:pt>
                      <c:pt idx="73">
                        <c:v>0.91249999999999998</c:v>
                      </c:pt>
                      <c:pt idx="74">
                        <c:v>0.92500000000000004</c:v>
                      </c:pt>
                      <c:pt idx="75">
                        <c:v>0.9375</c:v>
                      </c:pt>
                      <c:pt idx="76">
                        <c:v>0.95</c:v>
                      </c:pt>
                      <c:pt idx="77">
                        <c:v>0.96250000000000002</c:v>
                      </c:pt>
                      <c:pt idx="78">
                        <c:v>0.97499999999999998</c:v>
                      </c:pt>
                      <c:pt idx="79">
                        <c:v>0.98750000000000004</c:v>
                      </c:pt>
                      <c:pt idx="80">
                        <c:v>1</c:v>
                      </c:pt>
                    </c:numCache>
                  </c:numRef>
                </c:xVal>
                <c:yVal>
                  <c:numRef>
                    <c:extLst xmlns:c15="http://schemas.microsoft.com/office/drawing/2012/chart">
                      <c:ext xmlns:c15="http://schemas.microsoft.com/office/drawing/2012/chart" uri="{02D57815-91ED-43cb-92C2-25804820EDAC}">
                        <c15:formulaRef>
                          <c15:sqref>'inf_Lobbato_hehs4 (adi)'!$J$2:$J$82</c15:sqref>
                        </c15:formulaRef>
                      </c:ext>
                    </c:extLst>
                    <c:numCache>
                      <c:formatCode>0.00E+00</c:formatCode>
                      <c:ptCount val="81"/>
                      <c:pt idx="0">
                        <c:v>0</c:v>
                      </c:pt>
                      <c:pt idx="1">
                        <c:v>0.36081904353564548</c:v>
                      </c:pt>
                      <c:pt idx="2">
                        <c:v>0.94738278262161502</c:v>
                      </c:pt>
                      <c:pt idx="3">
                        <c:v>1.5026804737158499</c:v>
                      </c:pt>
                      <c:pt idx="4">
                        <c:v>2.0290962978377149</c:v>
                      </c:pt>
                      <c:pt idx="5">
                        <c:v>2.5286114430910649</c:v>
                      </c:pt>
                      <c:pt idx="6">
                        <c:v>3.0029164468929297</c:v>
                      </c:pt>
                      <c:pt idx="7">
                        <c:v>3.4534515945632003</c:v>
                      </c:pt>
                      <c:pt idx="8">
                        <c:v>3.8815154473334097</c:v>
                      </c:pt>
                      <c:pt idx="9">
                        <c:v>4.2882418292447655</c:v>
                      </c:pt>
                      <c:pt idx="10">
                        <c:v>4.67468545592138</c:v>
                      </c:pt>
                      <c:pt idx="11">
                        <c:v>5.0417386500144001</c:v>
                      </c:pt>
                      <c:pt idx="12">
                        <c:v>5.3902738399177501</c:v>
                      </c:pt>
                      <c:pt idx="13">
                        <c:v>5.7210946252278001</c:v>
                      </c:pt>
                      <c:pt idx="14">
                        <c:v>6.0349329020268501</c:v>
                      </c:pt>
                      <c:pt idx="15">
                        <c:v>6.3324709926959502</c:v>
                      </c:pt>
                      <c:pt idx="16">
                        <c:v>6.6143462925278005</c:v>
                      </c:pt>
                      <c:pt idx="17">
                        <c:v>6.8811893678315998</c:v>
                      </c:pt>
                      <c:pt idx="18">
                        <c:v>7.1335668805111991</c:v>
                      </c:pt>
                      <c:pt idx="19">
                        <c:v>7.3720559902842</c:v>
                      </c:pt>
                      <c:pt idx="20">
                        <c:v>7.5972825709375496</c:v>
                      </c:pt>
                      <c:pt idx="21">
                        <c:v>7.809612211092249</c:v>
                      </c:pt>
                      <c:pt idx="22">
                        <c:v>8.0095075182598503</c:v>
                      </c:pt>
                      <c:pt idx="23">
                        <c:v>8.1974108323307995</c:v>
                      </c:pt>
                      <c:pt idx="24">
                        <c:v>8.3737372264049501</c:v>
                      </c:pt>
                      <c:pt idx="25">
                        <c:v>8.5388848622252489</c:v>
                      </c:pt>
                      <c:pt idx="26">
                        <c:v>8.6932258493786509</c:v>
                      </c:pt>
                      <c:pt idx="27">
                        <c:v>8.8371002602671496</c:v>
                      </c:pt>
                      <c:pt idx="28">
                        <c:v>8.9708429743589502</c:v>
                      </c:pt>
                      <c:pt idx="29">
                        <c:v>9.094747326708049</c:v>
                      </c:pt>
                      <c:pt idx="30">
                        <c:v>9.2090989178512501</c:v>
                      </c:pt>
                      <c:pt idx="31">
                        <c:v>9.3141499194699513</c:v>
                      </c:pt>
                      <c:pt idx="32">
                        <c:v>9.4101399083768502</c:v>
                      </c:pt>
                      <c:pt idx="33">
                        <c:v>9.4971796477982</c:v>
                      </c:pt>
                      <c:pt idx="34">
                        <c:v>9.5755265421122999</c:v>
                      </c:pt>
                      <c:pt idx="35">
                        <c:v>9.6453773378005003</c:v>
                      </c:pt>
                      <c:pt idx="36">
                        <c:v>9.7068773310631009</c:v>
                      </c:pt>
                      <c:pt idx="37">
                        <c:v>9.7601542301849502</c:v>
                      </c:pt>
                      <c:pt idx="38">
                        <c:v>9.8053059658872002</c:v>
                      </c:pt>
                      <c:pt idx="39">
                        <c:v>9.8423961449299995</c:v>
                      </c:pt>
                      <c:pt idx="40">
                        <c:v>9.8714743902945497</c:v>
                      </c:pt>
                      <c:pt idx="41">
                        <c:v>9.8925645430743003</c:v>
                      </c:pt>
                      <c:pt idx="42">
                        <c:v>9.9056822680964505</c:v>
                      </c:pt>
                      <c:pt idx="43">
                        <c:v>9.9108038813358998</c:v>
                      </c:pt>
                      <c:pt idx="44">
                        <c:v>9.9078892633530504</c:v>
                      </c:pt>
                      <c:pt idx="45">
                        <c:v>9.8968803000211487</c:v>
                      </c:pt>
                      <c:pt idx="46">
                        <c:v>9.8776975164599499</c:v>
                      </c:pt>
                      <c:pt idx="47">
                        <c:v>9.8502348841553502</c:v>
                      </c:pt>
                      <c:pt idx="48">
                        <c:v>9.8143758693768994</c:v>
                      </c:pt>
                      <c:pt idx="49">
                        <c:v>9.7699850431229507</c:v>
                      </c:pt>
                      <c:pt idx="50">
                        <c:v>9.7169120242464011</c:v>
                      </c:pt>
                      <c:pt idx="51">
                        <c:v>9.6549929378456998</c:v>
                      </c:pt>
                      <c:pt idx="52">
                        <c:v>9.5840551998562997</c:v>
                      </c:pt>
                      <c:pt idx="53">
                        <c:v>9.5039205893755003</c:v>
                      </c:pt>
                      <c:pt idx="54">
                        <c:v>9.4144078567887508</c:v>
                      </c:pt>
                      <c:pt idx="55">
                        <c:v>9.3153397638371001</c:v>
                      </c:pt>
                      <c:pt idx="56">
                        <c:v>9.2065499278619498</c:v>
                      </c:pt>
                      <c:pt idx="57">
                        <c:v>9.08788908475975</c:v>
                      </c:pt>
                      <c:pt idx="58">
                        <c:v>8.9592346553073998</c:v>
                      </c:pt>
                      <c:pt idx="59">
                        <c:v>8.8205022811922014</c:v>
                      </c:pt>
                      <c:pt idx="60">
                        <c:v>8.6716601499025501</c:v>
                      </c:pt>
                      <c:pt idx="61">
                        <c:v>8.5127444867741495</c:v>
                      </c:pt>
                      <c:pt idx="62">
                        <c:v>8.3438795676736497</c:v>
                      </c:pt>
                      <c:pt idx="63">
                        <c:v>8.1653023989330507</c:v>
                      </c:pt>
                      <c:pt idx="64">
                        <c:v>7.9773908565823506</c:v>
                      </c:pt>
                      <c:pt idx="65">
                        <c:v>7.7806995336685008</c:v>
                      </c:pt>
                      <c:pt idx="66">
                        <c:v>7.5760020842162508</c:v>
                      </c:pt>
                      <c:pt idx="67">
                        <c:v>7.3643431970058995</c:v>
                      </c:pt>
                      <c:pt idx="68">
                        <c:v>7.1471014308501495</c:v>
                      </c:pt>
                      <c:pt idx="69">
                        <c:v>6.9260675649640504</c:v>
                      </c:pt>
                      <c:pt idx="70">
                        <c:v>6.7035379965379507</c:v>
                      </c:pt>
                      <c:pt idx="71">
                        <c:v>6.4824313108306999</c:v>
                      </c:pt>
                      <c:pt idx="72">
                        <c:v>6.2664343927158495</c:v>
                      </c:pt>
                      <c:pt idx="73">
                        <c:v>6.0601788103083001</c:v>
                      </c:pt>
                      <c:pt idx="74">
                        <c:v>5.8694664901561504</c:v>
                      </c:pt>
                      <c:pt idx="75">
                        <c:v>5.7015495421572</c:v>
                      </c:pt>
                      <c:pt idx="76">
                        <c:v>5.5654852742593004</c:v>
                      </c:pt>
                      <c:pt idx="77">
                        <c:v>5.4725863059856996</c:v>
                      </c:pt>
                      <c:pt idx="78">
                        <c:v>5.4370005089514999</c:v>
                      </c:pt>
                      <c:pt idx="79">
                        <c:v>5.4764542992078997</c:v>
                      </c:pt>
                      <c:pt idx="80">
                        <c:v>5.5903412428824</c:v>
                      </c:pt>
                    </c:numCache>
                  </c:numRef>
                </c:yVal>
                <c:smooth val="0"/>
              </c15:ser>
            </c15:filteredScatterSeries>
          </c:ext>
        </c:extLst>
      </c:scatterChart>
      <c:valAx>
        <c:axId val="598873728"/>
        <c:scaling>
          <c:orientation val="minMax"/>
          <c:max val="1"/>
        </c:scaling>
        <c:delete val="0"/>
        <c:axPos val="b"/>
        <c:majorGridlines>
          <c:spPr>
            <a:ln w="9525" cap="flat" cmpd="sng" algn="ctr">
              <a:solidFill>
                <a:schemeClr val="tx1">
                  <a:lumMod val="15000"/>
                  <a:lumOff val="85000"/>
                </a:schemeClr>
              </a:solidFill>
              <a:round/>
            </a:ln>
            <a:effectLst/>
          </c:spPr>
        </c:majorGridlines>
        <c:title>
          <c:tx>
            <c:rich>
              <a:bodyPr rot="0" vert="horz"/>
              <a:lstStyle/>
              <a:p>
                <a:pPr marL="0" marR="0" lvl="0" indent="0" algn="ctr" defTabSz="914400" rtl="0" eaLnBrk="1" fontAlgn="auto" latinLnBrk="0" hangingPunct="1">
                  <a:lnSpc>
                    <a:spcPct val="100000"/>
                  </a:lnSpc>
                  <a:spcBef>
                    <a:spcPts val="0"/>
                  </a:spcBef>
                  <a:spcAft>
                    <a:spcPts val="0"/>
                  </a:spcAft>
                  <a:buClrTx/>
                  <a:buSzTx/>
                  <a:buFontTx/>
                  <a:buNone/>
                  <a:tabLst/>
                  <a:defRPr sz="1000" b="1" i="0" u="none" strike="noStrike" kern="1200" baseline="0">
                    <a:solidFill>
                      <a:sysClr val="windowText" lastClr="000000"/>
                    </a:solidFill>
                    <a:latin typeface="+mn-lt"/>
                    <a:ea typeface="+mn-ea"/>
                    <a:cs typeface="+mn-cs"/>
                  </a:defRPr>
                </a:pPr>
                <a:r>
                  <a:rPr lang="fr-FR"/>
                  <a:t>dimensionless slider length X/L</a:t>
                </a:r>
              </a:p>
            </c:rich>
          </c:tx>
          <c:layout/>
          <c:overlay val="0"/>
          <c:spPr>
            <a:noFill/>
            <a:ln>
              <a:noFill/>
            </a:ln>
            <a:effectLst/>
          </c:spPr>
        </c:title>
        <c:numFmt formatCode="General" sourceLinked="0"/>
        <c:majorTickMark val="none"/>
        <c:minorTickMark val="none"/>
        <c:tickLblPos val="low"/>
        <c:spPr>
          <a:noFill/>
          <a:ln w="9525" cap="flat" cmpd="sng" algn="ctr">
            <a:solidFill>
              <a:schemeClr val="tx1">
                <a:lumMod val="25000"/>
                <a:lumOff val="75000"/>
              </a:schemeClr>
            </a:solidFill>
            <a:round/>
          </a:ln>
          <a:effectLst/>
        </c:spPr>
        <c:txPr>
          <a:bodyPr rot="-60000000" vert="horz"/>
          <a:lstStyle/>
          <a:p>
            <a:pPr>
              <a:defRPr/>
            </a:pPr>
            <a:endParaRPr lang="fr-FR"/>
          </a:p>
        </c:txPr>
        <c:crossAx val="598874904"/>
        <c:crosses val="autoZero"/>
        <c:crossBetween val="midCat"/>
      </c:valAx>
      <c:valAx>
        <c:axId val="598874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vert="horz"/>
              <a:lstStyle/>
              <a:p>
                <a:pPr>
                  <a:defRPr/>
                </a:pPr>
                <a:r>
                  <a:rPr lang="en-US"/>
                  <a:t>dimensionless temperature gradient </a:t>
                </a:r>
              </a:p>
            </c:rich>
          </c:tx>
          <c:layout/>
          <c:overlay val="0"/>
          <c:spPr>
            <a:noFill/>
            <a:ln>
              <a:noFill/>
            </a:ln>
            <a:effectLst/>
          </c:sp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pPr>
            <a:endParaRPr lang="fr-FR"/>
          </a:p>
        </c:txPr>
        <c:crossAx val="598873728"/>
        <c:crosses val="autoZero"/>
        <c:crossBetween val="midCat"/>
      </c:valAx>
      <c:spPr>
        <a:noFill/>
        <a:ln>
          <a:noFill/>
        </a:ln>
        <a:effectLst/>
      </c:spPr>
    </c:plotArea>
    <c:legend>
      <c:legendPos val="r"/>
      <c:layout>
        <c:manualLayout>
          <c:xMode val="edge"/>
          <c:yMode val="edge"/>
          <c:x val="0.41131529891030533"/>
          <c:y val="0.64015748031496056"/>
          <c:w val="0.54255837135988716"/>
          <c:h val="0.18014031563522431"/>
        </c:manualLayout>
      </c:layout>
      <c:overlay val="0"/>
      <c:spPr>
        <a:solidFill>
          <a:schemeClr val="bg1"/>
        </a:solidFill>
        <a:ln>
          <a:solidFill>
            <a:schemeClr val="tx1"/>
          </a:solidFill>
        </a:ln>
        <a:effectLst/>
      </c:spPr>
      <c:txPr>
        <a:bodyPr rot="0" vert="horz"/>
        <a:lstStyle/>
        <a:p>
          <a:pPr>
            <a:defRPr sz="900"/>
          </a:pPr>
          <a:endParaRPr lang="fr-FR"/>
        </a:p>
      </c:txPr>
    </c:legend>
    <c:plotVisOnly val="1"/>
    <c:dispBlanksAs val="gap"/>
    <c:showDLblsOverMax val="0"/>
  </c:chart>
  <c:spPr>
    <a:noFill/>
    <a:ln w="9525" cap="flat" cmpd="sng" algn="ctr">
      <a:noFill/>
      <a:round/>
    </a:ln>
    <a:effectLst/>
  </c:spPr>
  <c:txPr>
    <a:bodyPr/>
    <a:lstStyle/>
    <a:p>
      <a:pPr>
        <a:defRPr>
          <a:solidFill>
            <a:schemeClr val="tx1"/>
          </a:solidFill>
        </a:defRPr>
      </a:pPr>
      <a:endParaRPr lang="fr-FR"/>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0347213580333201"/>
          <c:y val="0.11589657675769253"/>
          <c:w val="0.73662397526137335"/>
          <c:h val="0.7292430528800079"/>
        </c:manualLayout>
      </c:layout>
      <c:scatterChart>
        <c:scatterStyle val="smoothMarker"/>
        <c:varyColors val="0"/>
        <c:ser>
          <c:idx val="0"/>
          <c:order val="0"/>
          <c:tx>
            <c:v>Lower wall</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inf_Lobbato_hehs4!$A$88:$A$100</c:f>
              <c:numCache>
                <c:formatCode>General</c:formatCode>
                <c:ptCount val="13"/>
                <c:pt idx="0">
                  <c:v>3</c:v>
                </c:pt>
                <c:pt idx="1">
                  <c:v>4</c:v>
                </c:pt>
                <c:pt idx="2">
                  <c:v>5</c:v>
                </c:pt>
                <c:pt idx="3">
                  <c:v>6</c:v>
                </c:pt>
                <c:pt idx="4">
                  <c:v>7</c:v>
                </c:pt>
                <c:pt idx="5">
                  <c:v>8</c:v>
                </c:pt>
                <c:pt idx="6">
                  <c:v>9</c:v>
                </c:pt>
                <c:pt idx="7">
                  <c:v>10</c:v>
                </c:pt>
                <c:pt idx="8">
                  <c:v>11</c:v>
                </c:pt>
                <c:pt idx="9">
                  <c:v>12</c:v>
                </c:pt>
                <c:pt idx="10">
                  <c:v>14</c:v>
                </c:pt>
                <c:pt idx="11">
                  <c:v>16</c:v>
                </c:pt>
                <c:pt idx="12">
                  <c:v>18</c:v>
                </c:pt>
              </c:numCache>
            </c:numRef>
          </c:xVal>
          <c:yVal>
            <c:numRef>
              <c:f>inf_Lobbato_hehs4!$C$88:$C$100</c:f>
              <c:numCache>
                <c:formatCode>General</c:formatCode>
                <c:ptCount val="13"/>
                <c:pt idx="0">
                  <c:v>0.60685564781122181</c:v>
                </c:pt>
                <c:pt idx="1">
                  <c:v>0.53176174321693981</c:v>
                </c:pt>
                <c:pt idx="2">
                  <c:v>0.48264804793739197</c:v>
                </c:pt>
                <c:pt idx="3">
                  <c:v>0.3134692091537547</c:v>
                </c:pt>
                <c:pt idx="4">
                  <c:v>0.23169518490614333</c:v>
                </c:pt>
                <c:pt idx="5">
                  <c:v>0.15121529164455305</c:v>
                </c:pt>
                <c:pt idx="6">
                  <c:v>9.4351768204535932E-2</c:v>
                </c:pt>
                <c:pt idx="7">
                  <c:v>6.762967993467546E-2</c:v>
                </c:pt>
                <c:pt idx="8">
                  <c:v>6.050497077339554E-2</c:v>
                </c:pt>
                <c:pt idx="9">
                  <c:v>5.3189754729899612E-2</c:v>
                </c:pt>
                <c:pt idx="10">
                  <c:v>4.8309463969119205E-2</c:v>
                </c:pt>
                <c:pt idx="11">
                  <c:v>1.5767202170456837E-2</c:v>
                </c:pt>
                <c:pt idx="12">
                  <c:v>1.5870530365240939E-2</c:v>
                </c:pt>
              </c:numCache>
            </c:numRef>
          </c:yVal>
          <c:smooth val="1"/>
        </c:ser>
        <c:ser>
          <c:idx val="1"/>
          <c:order val="1"/>
          <c:tx>
            <c:v>Upper wall</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sup_Lobbato_hehs4!$A$88:$A$100</c:f>
              <c:numCache>
                <c:formatCode>General</c:formatCode>
                <c:ptCount val="13"/>
                <c:pt idx="0">
                  <c:v>3</c:v>
                </c:pt>
                <c:pt idx="1">
                  <c:v>4</c:v>
                </c:pt>
                <c:pt idx="2">
                  <c:v>5</c:v>
                </c:pt>
                <c:pt idx="3">
                  <c:v>6</c:v>
                </c:pt>
                <c:pt idx="4">
                  <c:v>7</c:v>
                </c:pt>
                <c:pt idx="5">
                  <c:v>8</c:v>
                </c:pt>
                <c:pt idx="6">
                  <c:v>9</c:v>
                </c:pt>
                <c:pt idx="7">
                  <c:v>10</c:v>
                </c:pt>
                <c:pt idx="8">
                  <c:v>11</c:v>
                </c:pt>
                <c:pt idx="9">
                  <c:v>12</c:v>
                </c:pt>
                <c:pt idx="10">
                  <c:v>14</c:v>
                </c:pt>
                <c:pt idx="11">
                  <c:v>16</c:v>
                </c:pt>
                <c:pt idx="12">
                  <c:v>18</c:v>
                </c:pt>
              </c:numCache>
            </c:numRef>
          </c:xVal>
          <c:yVal>
            <c:numRef>
              <c:f>sup_Lobbato_hehs4!$C$88:$C$100</c:f>
              <c:numCache>
                <c:formatCode>General</c:formatCode>
                <c:ptCount val="13"/>
                <c:pt idx="0">
                  <c:v>0.60781871163853463</c:v>
                </c:pt>
                <c:pt idx="1">
                  <c:v>0.61772329367351742</c:v>
                </c:pt>
                <c:pt idx="2">
                  <c:v>0.32749687048009546</c:v>
                </c:pt>
                <c:pt idx="3">
                  <c:v>0.17992985347308793</c:v>
                </c:pt>
                <c:pt idx="4">
                  <c:v>7.5742529520300278E-2</c:v>
                </c:pt>
                <c:pt idx="5">
                  <c:v>4.7508384718452243E-2</c:v>
                </c:pt>
                <c:pt idx="6">
                  <c:v>3.3391902911021662E-2</c:v>
                </c:pt>
                <c:pt idx="7">
                  <c:v>2.6720990288554958E-2</c:v>
                </c:pt>
                <c:pt idx="8">
                  <c:v>3.1525208677103546E-2</c:v>
                </c:pt>
                <c:pt idx="9">
                  <c:v>2.8453464222300478E-2</c:v>
                </c:pt>
                <c:pt idx="10">
                  <c:v>3.2241676606543271E-2</c:v>
                </c:pt>
                <c:pt idx="11">
                  <c:v>3.2524420848938515E-2</c:v>
                </c:pt>
                <c:pt idx="12">
                  <c:v>3.2749252948874326E-2</c:v>
                </c:pt>
              </c:numCache>
            </c:numRef>
          </c:yVal>
          <c:smooth val="1"/>
        </c:ser>
        <c:dLbls>
          <c:showLegendKey val="0"/>
          <c:showVal val="0"/>
          <c:showCatName val="0"/>
          <c:showSerName val="0"/>
          <c:showPercent val="0"/>
          <c:showBubbleSize val="0"/>
        </c:dLbls>
        <c:axId val="289596592"/>
        <c:axId val="289596984"/>
      </c:scatterChart>
      <c:valAx>
        <c:axId val="289596592"/>
        <c:scaling>
          <c:orientation val="minMax"/>
          <c:max val="18"/>
          <c:min val="8"/>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fr-FR" sz="900" b="0" i="0" baseline="0">
                    <a:effectLst/>
                  </a:rPr>
                  <a:t>Nb of Lobatto point in Y direction</a:t>
                </a:r>
                <a:endParaRPr lang="fr-FR" sz="900">
                  <a:effectLst/>
                </a:endParaRPr>
              </a:p>
            </c:rich>
          </c:tx>
          <c:layout>
            <c:manualLayout>
              <c:xMode val="edge"/>
              <c:yMode val="edge"/>
              <c:x val="0.36181973884640745"/>
              <c:y val="0.9278947704686656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t" anchorCtr="0"/>
          <a:lstStyle/>
          <a:p>
            <a:pPr>
              <a:defRPr sz="900" b="0" i="0" u="none" strike="noStrike" kern="1200" baseline="0">
                <a:solidFill>
                  <a:schemeClr val="tx1">
                    <a:lumMod val="65000"/>
                    <a:lumOff val="35000"/>
                  </a:schemeClr>
                </a:solidFill>
                <a:latin typeface="+mn-lt"/>
                <a:ea typeface="+mn-ea"/>
                <a:cs typeface="+mn-cs"/>
              </a:defRPr>
            </a:pPr>
            <a:endParaRPr lang="fr-FR"/>
          </a:p>
        </c:txPr>
        <c:crossAx val="289596984"/>
        <c:crosses val="autoZero"/>
        <c:crossBetween val="midCat"/>
      </c:valAx>
      <c:valAx>
        <c:axId val="289596984"/>
        <c:scaling>
          <c:orientation val="minMax"/>
          <c:max val="0.2"/>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relative error</a:t>
                </a:r>
              </a:p>
            </c:rich>
          </c:tx>
          <c:layout>
            <c:manualLayout>
              <c:xMode val="edge"/>
              <c:yMode val="edge"/>
              <c:x val="2.842436322023751E-2"/>
              <c:y val="0.2946062895322250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t" anchorCtr="0"/>
          <a:lstStyle/>
          <a:p>
            <a:pPr>
              <a:defRPr sz="900" b="0" i="0" u="none" strike="noStrike" kern="1200" baseline="0">
                <a:solidFill>
                  <a:schemeClr val="tx1">
                    <a:lumMod val="65000"/>
                    <a:lumOff val="35000"/>
                  </a:schemeClr>
                </a:solidFill>
                <a:latin typeface="+mn-lt"/>
                <a:ea typeface="+mn-ea"/>
                <a:cs typeface="+mn-cs"/>
              </a:defRPr>
            </a:pPr>
            <a:endParaRPr lang="fr-FR"/>
          </a:p>
        </c:txPr>
        <c:crossAx val="289596592"/>
        <c:crosses val="autoZero"/>
        <c:crossBetween val="midCat"/>
        <c:majorUnit val="5.000000000000001E-2"/>
        <c:minorUnit val="2.5000000000000005E-2"/>
      </c:valAx>
      <c:spPr>
        <a:noFill/>
        <a:ln>
          <a:noFill/>
        </a:ln>
        <a:effectLst/>
      </c:spPr>
    </c:plotArea>
    <c:legend>
      <c:legendPos val="t"/>
      <c:layout>
        <c:manualLayout>
          <c:xMode val="edge"/>
          <c:yMode val="edge"/>
          <c:x val="0.54269414109569314"/>
          <c:y val="0.19110180074306543"/>
          <c:w val="0.36267957370005793"/>
          <c:h val="0.20243078125872566"/>
        </c:manualLayout>
      </c:layout>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306010711211707"/>
          <c:y val="0.12708764406827266"/>
          <c:w val="0.7634985973413243"/>
          <c:h val="0.68542932579325322"/>
        </c:manualLayout>
      </c:layout>
      <c:scatterChart>
        <c:scatterStyle val="smoothMarker"/>
        <c:varyColors val="0"/>
        <c:ser>
          <c:idx val="0"/>
          <c:order val="0"/>
          <c:tx>
            <c:v>Méthode Lobbato</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sup_Lobbato_hehs4!$G$88:$G$100</c:f>
              <c:numCache>
                <c:formatCode>General</c:formatCode>
                <c:ptCount val="13"/>
                <c:pt idx="0">
                  <c:v>3</c:v>
                </c:pt>
                <c:pt idx="1">
                  <c:v>4</c:v>
                </c:pt>
                <c:pt idx="2">
                  <c:v>5</c:v>
                </c:pt>
                <c:pt idx="3">
                  <c:v>6</c:v>
                </c:pt>
                <c:pt idx="4">
                  <c:v>7</c:v>
                </c:pt>
                <c:pt idx="5">
                  <c:v>8</c:v>
                </c:pt>
                <c:pt idx="6">
                  <c:v>9</c:v>
                </c:pt>
                <c:pt idx="7">
                  <c:v>10</c:v>
                </c:pt>
                <c:pt idx="8">
                  <c:v>11</c:v>
                </c:pt>
                <c:pt idx="9">
                  <c:v>12</c:v>
                </c:pt>
                <c:pt idx="10">
                  <c:v>14</c:v>
                </c:pt>
                <c:pt idx="11" formatCode="0.00E+00">
                  <c:v>16</c:v>
                </c:pt>
                <c:pt idx="12" formatCode="0.00E+00">
                  <c:v>18</c:v>
                </c:pt>
              </c:numCache>
            </c:numRef>
          </c:xVal>
          <c:yVal>
            <c:numRef>
              <c:f>sup_Lobbato_hehs4!$H$88:$H$100</c:f>
              <c:numCache>
                <c:formatCode>General</c:formatCode>
                <c:ptCount val="13"/>
                <c:pt idx="0">
                  <c:v>0.14903688430799999</c:v>
                </c:pt>
                <c:pt idx="1">
                  <c:v>0.20494699478100001</c:v>
                </c:pt>
                <c:pt idx="2">
                  <c:v>0.23823189735399999</c:v>
                </c:pt>
                <c:pt idx="3">
                  <c:v>0.28678011894200001</c:v>
                </c:pt>
                <c:pt idx="4">
                  <c:v>0.34670305252099998</c:v>
                </c:pt>
                <c:pt idx="5">
                  <c:v>0.38663792610199998</c:v>
                </c:pt>
                <c:pt idx="6">
                  <c:v>0.42455792427099998</c:v>
                </c:pt>
                <c:pt idx="7" formatCode="0.00E+00">
                  <c:v>0.47791004180899999</c:v>
                </c:pt>
                <c:pt idx="8" formatCode="0.00E+00">
                  <c:v>0.52292084693899998</c:v>
                </c:pt>
                <c:pt idx="9" formatCode="0.00E+00">
                  <c:v>0.56723594665499999</c:v>
                </c:pt>
                <c:pt idx="10">
                  <c:v>0.72981595993000004</c:v>
                </c:pt>
                <c:pt idx="11" formatCode="0.00E+00">
                  <c:v>0.80052208900499999</c:v>
                </c:pt>
                <c:pt idx="12" formatCode="0.00E+00">
                  <c:v>0.90283608436600005</c:v>
                </c:pt>
              </c:numCache>
            </c:numRef>
          </c:yVal>
          <c:smooth val="1"/>
        </c:ser>
        <c:ser>
          <c:idx val="1"/>
          <c:order val="1"/>
          <c:tx>
            <c:v>Référence</c:v>
          </c:tx>
          <c:spPr>
            <a:ln w="28575" cap="rnd">
              <a:solidFill>
                <a:schemeClr val="tx1"/>
              </a:solidFill>
              <a:prstDash val="sysDash"/>
              <a:round/>
            </a:ln>
            <a:effectLst/>
          </c:spPr>
          <c:marker>
            <c:symbol val="none"/>
          </c:marker>
          <c:xVal>
            <c:numRef>
              <c:f>sup_Lobbato_hehs4!$G$88:$G$100</c:f>
              <c:numCache>
                <c:formatCode>General</c:formatCode>
                <c:ptCount val="13"/>
                <c:pt idx="0">
                  <c:v>3</c:v>
                </c:pt>
                <c:pt idx="1">
                  <c:v>4</c:v>
                </c:pt>
                <c:pt idx="2">
                  <c:v>5</c:v>
                </c:pt>
                <c:pt idx="3">
                  <c:v>6</c:v>
                </c:pt>
                <c:pt idx="4">
                  <c:v>7</c:v>
                </c:pt>
                <c:pt idx="5">
                  <c:v>8</c:v>
                </c:pt>
                <c:pt idx="6">
                  <c:v>9</c:v>
                </c:pt>
                <c:pt idx="7">
                  <c:v>10</c:v>
                </c:pt>
                <c:pt idx="8">
                  <c:v>11</c:v>
                </c:pt>
                <c:pt idx="9">
                  <c:v>12</c:v>
                </c:pt>
                <c:pt idx="10">
                  <c:v>14</c:v>
                </c:pt>
                <c:pt idx="11" formatCode="0.00E+00">
                  <c:v>16</c:v>
                </c:pt>
                <c:pt idx="12" formatCode="0.00E+00">
                  <c:v>18</c:v>
                </c:pt>
              </c:numCache>
            </c:numRef>
          </c:xVal>
          <c:yVal>
            <c:numRef>
              <c:f>sup_Lobbato_hehs4!$I$88:$I$100</c:f>
              <c:numCache>
                <c:formatCode>General</c:formatCode>
                <c:ptCount val="13"/>
                <c:pt idx="0">
                  <c:v>13.0561130047</c:v>
                </c:pt>
                <c:pt idx="1">
                  <c:v>13.0561130047</c:v>
                </c:pt>
                <c:pt idx="2">
                  <c:v>13.0561130047</c:v>
                </c:pt>
                <c:pt idx="3">
                  <c:v>13.0561130047</c:v>
                </c:pt>
                <c:pt idx="4">
                  <c:v>13.0561130047</c:v>
                </c:pt>
                <c:pt idx="5">
                  <c:v>13.0561130047</c:v>
                </c:pt>
                <c:pt idx="6">
                  <c:v>13.0561130047</c:v>
                </c:pt>
                <c:pt idx="7">
                  <c:v>13.0561130047</c:v>
                </c:pt>
                <c:pt idx="8">
                  <c:v>13.0561130047</c:v>
                </c:pt>
                <c:pt idx="9">
                  <c:v>13.0561130047</c:v>
                </c:pt>
                <c:pt idx="10">
                  <c:v>13.0561130047</c:v>
                </c:pt>
                <c:pt idx="11">
                  <c:v>13.0561130047</c:v>
                </c:pt>
                <c:pt idx="12">
                  <c:v>13.0561130047</c:v>
                </c:pt>
              </c:numCache>
            </c:numRef>
          </c:yVal>
          <c:smooth val="1"/>
        </c:ser>
        <c:dLbls>
          <c:showLegendKey val="0"/>
          <c:showVal val="0"/>
          <c:showCatName val="0"/>
          <c:showSerName val="0"/>
          <c:showPercent val="0"/>
          <c:showBubbleSize val="0"/>
        </c:dLbls>
        <c:axId val="289601688"/>
        <c:axId val="289597768"/>
      </c:scatterChart>
      <c:valAx>
        <c:axId val="289601688"/>
        <c:scaling>
          <c:orientation val="minMax"/>
          <c:max val="18"/>
          <c:min val="3"/>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Nb of Lobatto point in Y direction</a:t>
                </a:r>
                <a:endParaRPr lang="fr-FR" baseline="0"/>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89597768"/>
        <c:crosses val="autoZero"/>
        <c:crossBetween val="midCat"/>
      </c:valAx>
      <c:valAx>
        <c:axId val="289597768"/>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time [s]</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89601688"/>
        <c:crosses val="autoZero"/>
        <c:crossBetween val="midCat"/>
        <c:majorUnit val="10"/>
      </c:valAx>
      <c:spPr>
        <a:noFill/>
        <a:ln>
          <a:noFill/>
        </a:ln>
        <a:effectLst/>
      </c:spPr>
    </c:plotArea>
    <c:legend>
      <c:legendPos val="t"/>
      <c:layout>
        <c:manualLayout>
          <c:xMode val="edge"/>
          <c:yMode val="edge"/>
          <c:x val="0.3754147568177974"/>
          <c:y val="0.38154118375652485"/>
          <c:w val="0.5556382357470635"/>
          <c:h val="0.17237503317703265"/>
        </c:manualLayout>
      </c:layout>
      <c:overlay val="0"/>
      <c:spPr>
        <a:no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852788115620535E-2"/>
          <c:y val="3.479759375694097E-2"/>
          <c:w val="0.88532466312451652"/>
          <c:h val="0.81474222378837236"/>
        </c:manualLayout>
      </c:layout>
      <c:scatterChart>
        <c:scatterStyle val="lineMarker"/>
        <c:varyColors val="0"/>
        <c:ser>
          <c:idx val="1"/>
          <c:order val="1"/>
          <c:tx>
            <c:v>N=4</c:v>
          </c:tx>
          <c:spPr>
            <a:ln w="19050" cap="rnd">
              <a:solidFill>
                <a:schemeClr val="accent2"/>
              </a:solidFill>
              <a:round/>
            </a:ln>
            <a:effectLst/>
          </c:spPr>
          <c:marker>
            <c:symbol val="none"/>
          </c:marker>
          <c:xVal>
            <c:numRef>
              <c:f>'sup_Lobbato_hehs8 (adi)'!$A$2:$A$83</c:f>
              <c:numCache>
                <c:formatCode>0.000000</c:formatCode>
                <c:ptCount val="82"/>
                <c:pt idx="0">
                  <c:v>3.9968028886505604E-15</c:v>
                </c:pt>
                <c:pt idx="1">
                  <c:v>1.2500000000003999E-2</c:v>
                </c:pt>
                <c:pt idx="2">
                  <c:v>2.5000000000002999E-2</c:v>
                </c:pt>
                <c:pt idx="3">
                  <c:v>3.7500000000003003E-2</c:v>
                </c:pt>
                <c:pt idx="4">
                  <c:v>5.0000000000003E-2</c:v>
                </c:pt>
                <c:pt idx="5">
                  <c:v>6.2500000000002998E-2</c:v>
                </c:pt>
                <c:pt idx="6">
                  <c:v>7.5000000000002995E-2</c:v>
                </c:pt>
                <c:pt idx="7">
                  <c:v>8.7500000000003006E-2</c:v>
                </c:pt>
                <c:pt idx="8">
                  <c:v>0.100000000000003</c:v>
                </c:pt>
                <c:pt idx="9">
                  <c:v>0.112500000000003</c:v>
                </c:pt>
                <c:pt idx="10">
                  <c:v>0.125000000000003</c:v>
                </c:pt>
                <c:pt idx="11">
                  <c:v>0.13750000000000301</c:v>
                </c:pt>
                <c:pt idx="12">
                  <c:v>0.15000000000000299</c:v>
                </c:pt>
                <c:pt idx="13">
                  <c:v>0.162500000000003</c:v>
                </c:pt>
                <c:pt idx="14">
                  <c:v>0.17500000000000299</c:v>
                </c:pt>
                <c:pt idx="15">
                  <c:v>0.187500000000003</c:v>
                </c:pt>
                <c:pt idx="16">
                  <c:v>0.20000000000000301</c:v>
                </c:pt>
                <c:pt idx="17">
                  <c:v>0.21250000000000299</c:v>
                </c:pt>
                <c:pt idx="18">
                  <c:v>0.225000000000003</c:v>
                </c:pt>
                <c:pt idx="19">
                  <c:v>0.23750000000000299</c:v>
                </c:pt>
                <c:pt idx="20">
                  <c:v>0.250000000000003</c:v>
                </c:pt>
                <c:pt idx="21">
                  <c:v>0.26250000000000301</c:v>
                </c:pt>
                <c:pt idx="22">
                  <c:v>0.27500000000000302</c:v>
                </c:pt>
                <c:pt idx="23">
                  <c:v>0.28750000000000298</c:v>
                </c:pt>
                <c:pt idx="24">
                  <c:v>0.30000000000000199</c:v>
                </c:pt>
                <c:pt idx="25">
                  <c:v>0.312500000000002</c:v>
                </c:pt>
                <c:pt idx="26">
                  <c:v>0.32500000000000201</c:v>
                </c:pt>
                <c:pt idx="27">
                  <c:v>0.33750000000000202</c:v>
                </c:pt>
                <c:pt idx="28">
                  <c:v>0.35000000000000198</c:v>
                </c:pt>
                <c:pt idx="29">
                  <c:v>0.36250000000000199</c:v>
                </c:pt>
                <c:pt idx="30">
                  <c:v>0.375000000000002</c:v>
                </c:pt>
                <c:pt idx="31">
                  <c:v>0.38750000000000201</c:v>
                </c:pt>
                <c:pt idx="32">
                  <c:v>0.40000000000000202</c:v>
                </c:pt>
                <c:pt idx="33">
                  <c:v>0.41250000000000198</c:v>
                </c:pt>
                <c:pt idx="34">
                  <c:v>0.42500000000000199</c:v>
                </c:pt>
                <c:pt idx="35">
                  <c:v>0.437500000000002</c:v>
                </c:pt>
                <c:pt idx="36">
                  <c:v>0.45000000000000201</c:v>
                </c:pt>
                <c:pt idx="37">
                  <c:v>0.46250000000000202</c:v>
                </c:pt>
                <c:pt idx="38">
                  <c:v>0.47500000000000198</c:v>
                </c:pt>
                <c:pt idx="39">
                  <c:v>0.48750000000000199</c:v>
                </c:pt>
                <c:pt idx="40">
                  <c:v>0.500000000000002</c:v>
                </c:pt>
                <c:pt idx="41">
                  <c:v>0.51250000000000195</c:v>
                </c:pt>
                <c:pt idx="42">
                  <c:v>0.52500000000000202</c:v>
                </c:pt>
                <c:pt idx="43">
                  <c:v>0.53750000000000198</c:v>
                </c:pt>
                <c:pt idx="44">
                  <c:v>0.55000000000000204</c:v>
                </c:pt>
                <c:pt idx="45">
                  <c:v>0.562500000000002</c:v>
                </c:pt>
                <c:pt idx="46">
                  <c:v>0.57500000000000195</c:v>
                </c:pt>
                <c:pt idx="47">
                  <c:v>0.58750000000000102</c:v>
                </c:pt>
                <c:pt idx="48">
                  <c:v>0.60000000000000098</c:v>
                </c:pt>
                <c:pt idx="49">
                  <c:v>0.61250000000000104</c:v>
                </c:pt>
                <c:pt idx="50">
                  <c:v>0.625000000000001</c:v>
                </c:pt>
                <c:pt idx="51">
                  <c:v>0.63750000000000095</c:v>
                </c:pt>
                <c:pt idx="52">
                  <c:v>0.65000000000000102</c:v>
                </c:pt>
                <c:pt idx="53">
                  <c:v>0.66250000000000098</c:v>
                </c:pt>
                <c:pt idx="54">
                  <c:v>0.67500000000000104</c:v>
                </c:pt>
                <c:pt idx="55">
                  <c:v>0.687500000000001</c:v>
                </c:pt>
                <c:pt idx="56">
                  <c:v>0.70000000000000095</c:v>
                </c:pt>
                <c:pt idx="57">
                  <c:v>0.71250000000000102</c:v>
                </c:pt>
                <c:pt idx="58">
                  <c:v>0.72500000000000098</c:v>
                </c:pt>
                <c:pt idx="59">
                  <c:v>0.73750000000000104</c:v>
                </c:pt>
                <c:pt idx="60">
                  <c:v>0.750000000000001</c:v>
                </c:pt>
                <c:pt idx="61">
                  <c:v>0.76250000000000095</c:v>
                </c:pt>
                <c:pt idx="62">
                  <c:v>0.77500000000000102</c:v>
                </c:pt>
                <c:pt idx="63">
                  <c:v>0.78750000000000098</c:v>
                </c:pt>
                <c:pt idx="64">
                  <c:v>0.80000000000000104</c:v>
                </c:pt>
                <c:pt idx="65">
                  <c:v>0.812500000000001</c:v>
                </c:pt>
                <c:pt idx="66">
                  <c:v>0.82500000000000095</c:v>
                </c:pt>
                <c:pt idx="67">
                  <c:v>0.83750000000000102</c:v>
                </c:pt>
                <c:pt idx="68">
                  <c:v>0.85000000000000098</c:v>
                </c:pt>
                <c:pt idx="69">
                  <c:v>0.86250000000000004</c:v>
                </c:pt>
                <c:pt idx="70">
                  <c:v>0.875</c:v>
                </c:pt>
                <c:pt idx="71">
                  <c:v>0.88749999999999996</c:v>
                </c:pt>
                <c:pt idx="72">
                  <c:v>0.9</c:v>
                </c:pt>
                <c:pt idx="73">
                  <c:v>0.91249999999999998</c:v>
                </c:pt>
                <c:pt idx="74">
                  <c:v>0.92500000000000004</c:v>
                </c:pt>
                <c:pt idx="75">
                  <c:v>0.9375</c:v>
                </c:pt>
                <c:pt idx="76">
                  <c:v>0.95</c:v>
                </c:pt>
                <c:pt idx="77">
                  <c:v>0.96250000000000002</c:v>
                </c:pt>
                <c:pt idx="78">
                  <c:v>0.97499999999999998</c:v>
                </c:pt>
                <c:pt idx="79">
                  <c:v>0.98750000000000004</c:v>
                </c:pt>
                <c:pt idx="80">
                  <c:v>1</c:v>
                </c:pt>
              </c:numCache>
            </c:numRef>
          </c:xVal>
          <c:yVal>
            <c:numRef>
              <c:f>'sup_Lobbato_hehs8 (adi)'!$C$2:$C$82</c:f>
              <c:numCache>
                <c:formatCode>0.00E+00</c:formatCode>
                <c:ptCount val="81"/>
                <c:pt idx="0">
                  <c:v>0</c:v>
                </c:pt>
                <c:pt idx="1">
                  <c:v>-6.5698482359289496</c:v>
                </c:pt>
                <c:pt idx="2">
                  <c:v>-6.5767032975947997</c:v>
                </c:pt>
                <c:pt idx="3">
                  <c:v>-6.5834899687192507</c:v>
                </c:pt>
                <c:pt idx="4">
                  <c:v>-6.5901957306988503</c:v>
                </c:pt>
                <c:pt idx="5">
                  <c:v>-6.5968059601058497</c:v>
                </c:pt>
                <c:pt idx="6">
                  <c:v>-6.6033060010534497</c:v>
                </c:pt>
                <c:pt idx="7">
                  <c:v>-6.6096800967120002</c:v>
                </c:pt>
                <c:pt idx="8">
                  <c:v>-6.6159120406267506</c:v>
                </c:pt>
                <c:pt idx="9">
                  <c:v>-6.6219840904888994</c:v>
                </c:pt>
                <c:pt idx="10">
                  <c:v>-6.6278783090785494</c:v>
                </c:pt>
                <c:pt idx="11">
                  <c:v>-6.6335746159749505</c:v>
                </c:pt>
                <c:pt idx="12">
                  <c:v>-6.6390529909203</c:v>
                </c:pt>
                <c:pt idx="13">
                  <c:v>-6.6442913765182992</c:v>
                </c:pt>
                <c:pt idx="14">
                  <c:v>-6.6492671104521506</c:v>
                </c:pt>
                <c:pt idx="15">
                  <c:v>-6.6539559771894501</c:v>
                </c:pt>
                <c:pt idx="16">
                  <c:v>-6.6583323786987503</c:v>
                </c:pt>
                <c:pt idx="17">
                  <c:v>-6.6623689478496004</c:v>
                </c:pt>
                <c:pt idx="18">
                  <c:v>-6.6660376558609498</c:v>
                </c:pt>
                <c:pt idx="19">
                  <c:v>-6.6693084455736003</c:v>
                </c:pt>
                <c:pt idx="20">
                  <c:v>-6.6721489547862003</c:v>
                </c:pt>
                <c:pt idx="21">
                  <c:v>-6.6745260086663505</c:v>
                </c:pt>
                <c:pt idx="22">
                  <c:v>-6.6764035029259006</c:v>
                </c:pt>
                <c:pt idx="23">
                  <c:v>-6.6777444565802497</c:v>
                </c:pt>
                <c:pt idx="24">
                  <c:v>-6.6785089251458007</c:v>
                </c:pt>
                <c:pt idx="25">
                  <c:v>-6.6786549336558494</c:v>
                </c:pt>
                <c:pt idx="26">
                  <c:v>-6.6781375932123002</c:v>
                </c:pt>
                <c:pt idx="27">
                  <c:v>-6.6769105189558999</c:v>
                </c:pt>
                <c:pt idx="28">
                  <c:v>-6.6749240796725005</c:v>
                </c:pt>
                <c:pt idx="29">
                  <c:v>-6.6721256266495503</c:v>
                </c:pt>
                <c:pt idx="30">
                  <c:v>-6.6684598484255009</c:v>
                </c:pt>
                <c:pt idx="31">
                  <c:v>-6.6638677031240503</c:v>
                </c:pt>
                <c:pt idx="32">
                  <c:v>-6.6582875554688501</c:v>
                </c:pt>
                <c:pt idx="33">
                  <c:v>-6.6516535053815504</c:v>
                </c:pt>
                <c:pt idx="34">
                  <c:v>-6.6438964850544497</c:v>
                </c:pt>
                <c:pt idx="35">
                  <c:v>-6.6349429274125002</c:v>
                </c:pt>
                <c:pt idx="36">
                  <c:v>-6.6247160686361495</c:v>
                </c:pt>
                <c:pt idx="37">
                  <c:v>-6.61313253082165</c:v>
                </c:pt>
                <c:pt idx="38">
                  <c:v>-6.6001074774380495</c:v>
                </c:pt>
                <c:pt idx="39">
                  <c:v>-6.5855483331629001</c:v>
                </c:pt>
                <c:pt idx="40">
                  <c:v>-6.5693586597410007</c:v>
                </c:pt>
                <c:pt idx="41">
                  <c:v>-6.5514363932858499</c:v>
                </c:pt>
                <c:pt idx="42">
                  <c:v>-6.5316734612604508</c:v>
                </c:pt>
                <c:pt idx="43">
                  <c:v>-6.5099580362309997</c:v>
                </c:pt>
                <c:pt idx="44">
                  <c:v>-6.4861699693697501</c:v>
                </c:pt>
                <c:pt idx="45">
                  <c:v>-6.4601823360381996</c:v>
                </c:pt>
                <c:pt idx="46">
                  <c:v>-6.4318627448483499</c:v>
                </c:pt>
                <c:pt idx="47">
                  <c:v>-6.4010729911080997</c:v>
                </c:pt>
                <c:pt idx="48">
                  <c:v>-6.3676658963905002</c:v>
                </c:pt>
                <c:pt idx="49">
                  <c:v>-6.3314876424788498</c:v>
                </c:pt>
                <c:pt idx="50">
                  <c:v>-6.2923723356883503</c:v>
                </c:pt>
                <c:pt idx="51">
                  <c:v>-6.2501530174882003</c:v>
                </c:pt>
                <c:pt idx="52">
                  <c:v>-6.2046399102946506</c:v>
                </c:pt>
                <c:pt idx="53">
                  <c:v>-6.1556034072358994</c:v>
                </c:pt>
                <c:pt idx="54">
                  <c:v>-6.1026339143507498</c:v>
                </c:pt>
                <c:pt idx="55">
                  <c:v>-6.0442744599073004</c:v>
                </c:pt>
                <c:pt idx="56">
                  <c:v>-5.9816475861739002</c:v>
                </c:pt>
                <c:pt idx="57">
                  <c:v>-5.9146525767056506</c:v>
                </c:pt>
                <c:pt idx="58">
                  <c:v>-5.8431385965719995</c:v>
                </c:pt>
                <c:pt idx="59">
                  <c:v>-5.7669514068354504</c:v>
                </c:pt>
                <c:pt idx="60">
                  <c:v>-5.6859511564537497</c:v>
                </c:pt>
                <c:pt idx="61">
                  <c:v>-5.6000226524608996</c:v>
                </c:pt>
                <c:pt idx="62">
                  <c:v>-5.5090835150938</c:v>
                </c:pt>
                <c:pt idx="63">
                  <c:v>-5.4131080792783504</c:v>
                </c:pt>
                <c:pt idx="64">
                  <c:v>-5.3121381424300997</c:v>
                </c:pt>
                <c:pt idx="65">
                  <c:v>-5.2063169234577007</c:v>
                </c:pt>
                <c:pt idx="66">
                  <c:v>-5.0959131857680999</c:v>
                </c:pt>
                <c:pt idx="67">
                  <c:v>-4.9813694892350302</c:v>
                </c:pt>
                <c:pt idx="68">
                  <c:v>-4.863360975205345</c:v>
                </c:pt>
                <c:pt idx="69">
                  <c:v>-4.7428676425216203</c:v>
                </c:pt>
                <c:pt idx="70">
                  <c:v>-4.621278397760995</c:v>
                </c:pt>
                <c:pt idx="71">
                  <c:v>-4.5005289087641502</c:v>
                </c:pt>
                <c:pt idx="72">
                  <c:v>-4.3832888028463302</c:v>
                </c:pt>
                <c:pt idx="73">
                  <c:v>-4.2732168900383449</c:v>
                </c:pt>
                <c:pt idx="74">
                  <c:v>-4.1753175594606002</c:v>
                </c:pt>
                <c:pt idx="75">
                  <c:v>-4.0964362555960445</c:v>
                </c:pt>
                <c:pt idx="76">
                  <c:v>-4.0459640258746701</c:v>
                </c:pt>
                <c:pt idx="77">
                  <c:v>-4.0368463328989446</c:v>
                </c:pt>
                <c:pt idx="78">
                  <c:v>-4.087054517898455</c:v>
                </c:pt>
                <c:pt idx="79">
                  <c:v>-4.2217622854781949</c:v>
                </c:pt>
                <c:pt idx="80">
                  <c:v>-4.4383426052802646</c:v>
                </c:pt>
              </c:numCache>
            </c:numRef>
          </c:yVal>
          <c:smooth val="0"/>
        </c:ser>
        <c:ser>
          <c:idx val="3"/>
          <c:order val="3"/>
          <c:tx>
            <c:v>N=6</c:v>
          </c:tx>
          <c:spPr>
            <a:ln w="19050" cap="rnd">
              <a:solidFill>
                <a:schemeClr val="accent4"/>
              </a:solidFill>
              <a:round/>
            </a:ln>
            <a:effectLst/>
          </c:spPr>
          <c:marker>
            <c:symbol val="none"/>
          </c:marker>
          <c:xVal>
            <c:numRef>
              <c:f>'sup_Lobbato_hehs8 (adi)'!$A$2:$A$83</c:f>
              <c:numCache>
                <c:formatCode>0.000000</c:formatCode>
                <c:ptCount val="82"/>
                <c:pt idx="0">
                  <c:v>3.9968028886505604E-15</c:v>
                </c:pt>
                <c:pt idx="1">
                  <c:v>1.2500000000003999E-2</c:v>
                </c:pt>
                <c:pt idx="2">
                  <c:v>2.5000000000002999E-2</c:v>
                </c:pt>
                <c:pt idx="3">
                  <c:v>3.7500000000003003E-2</c:v>
                </c:pt>
                <c:pt idx="4">
                  <c:v>5.0000000000003E-2</c:v>
                </c:pt>
                <c:pt idx="5">
                  <c:v>6.2500000000002998E-2</c:v>
                </c:pt>
                <c:pt idx="6">
                  <c:v>7.5000000000002995E-2</c:v>
                </c:pt>
                <c:pt idx="7">
                  <c:v>8.7500000000003006E-2</c:v>
                </c:pt>
                <c:pt idx="8">
                  <c:v>0.100000000000003</c:v>
                </c:pt>
                <c:pt idx="9">
                  <c:v>0.112500000000003</c:v>
                </c:pt>
                <c:pt idx="10">
                  <c:v>0.125000000000003</c:v>
                </c:pt>
                <c:pt idx="11">
                  <c:v>0.13750000000000301</c:v>
                </c:pt>
                <c:pt idx="12">
                  <c:v>0.15000000000000299</c:v>
                </c:pt>
                <c:pt idx="13">
                  <c:v>0.162500000000003</c:v>
                </c:pt>
                <c:pt idx="14">
                  <c:v>0.17500000000000299</c:v>
                </c:pt>
                <c:pt idx="15">
                  <c:v>0.187500000000003</c:v>
                </c:pt>
                <c:pt idx="16">
                  <c:v>0.20000000000000301</c:v>
                </c:pt>
                <c:pt idx="17">
                  <c:v>0.21250000000000299</c:v>
                </c:pt>
                <c:pt idx="18">
                  <c:v>0.225000000000003</c:v>
                </c:pt>
                <c:pt idx="19">
                  <c:v>0.23750000000000299</c:v>
                </c:pt>
                <c:pt idx="20">
                  <c:v>0.250000000000003</c:v>
                </c:pt>
                <c:pt idx="21">
                  <c:v>0.26250000000000301</c:v>
                </c:pt>
                <c:pt idx="22">
                  <c:v>0.27500000000000302</c:v>
                </c:pt>
                <c:pt idx="23">
                  <c:v>0.28750000000000298</c:v>
                </c:pt>
                <c:pt idx="24">
                  <c:v>0.30000000000000199</c:v>
                </c:pt>
                <c:pt idx="25">
                  <c:v>0.312500000000002</c:v>
                </c:pt>
                <c:pt idx="26">
                  <c:v>0.32500000000000201</c:v>
                </c:pt>
                <c:pt idx="27">
                  <c:v>0.33750000000000202</c:v>
                </c:pt>
                <c:pt idx="28">
                  <c:v>0.35000000000000198</c:v>
                </c:pt>
                <c:pt idx="29">
                  <c:v>0.36250000000000199</c:v>
                </c:pt>
                <c:pt idx="30">
                  <c:v>0.375000000000002</c:v>
                </c:pt>
                <c:pt idx="31">
                  <c:v>0.38750000000000201</c:v>
                </c:pt>
                <c:pt idx="32">
                  <c:v>0.40000000000000202</c:v>
                </c:pt>
                <c:pt idx="33">
                  <c:v>0.41250000000000198</c:v>
                </c:pt>
                <c:pt idx="34">
                  <c:v>0.42500000000000199</c:v>
                </c:pt>
                <c:pt idx="35">
                  <c:v>0.437500000000002</c:v>
                </c:pt>
                <c:pt idx="36">
                  <c:v>0.45000000000000201</c:v>
                </c:pt>
                <c:pt idx="37">
                  <c:v>0.46250000000000202</c:v>
                </c:pt>
                <c:pt idx="38">
                  <c:v>0.47500000000000198</c:v>
                </c:pt>
                <c:pt idx="39">
                  <c:v>0.48750000000000199</c:v>
                </c:pt>
                <c:pt idx="40">
                  <c:v>0.500000000000002</c:v>
                </c:pt>
                <c:pt idx="41">
                  <c:v>0.51250000000000195</c:v>
                </c:pt>
                <c:pt idx="42">
                  <c:v>0.52500000000000202</c:v>
                </c:pt>
                <c:pt idx="43">
                  <c:v>0.53750000000000198</c:v>
                </c:pt>
                <c:pt idx="44">
                  <c:v>0.55000000000000204</c:v>
                </c:pt>
                <c:pt idx="45">
                  <c:v>0.562500000000002</c:v>
                </c:pt>
                <c:pt idx="46">
                  <c:v>0.57500000000000195</c:v>
                </c:pt>
                <c:pt idx="47">
                  <c:v>0.58750000000000102</c:v>
                </c:pt>
                <c:pt idx="48">
                  <c:v>0.60000000000000098</c:v>
                </c:pt>
                <c:pt idx="49">
                  <c:v>0.61250000000000104</c:v>
                </c:pt>
                <c:pt idx="50">
                  <c:v>0.625000000000001</c:v>
                </c:pt>
                <c:pt idx="51">
                  <c:v>0.63750000000000095</c:v>
                </c:pt>
                <c:pt idx="52">
                  <c:v>0.65000000000000102</c:v>
                </c:pt>
                <c:pt idx="53">
                  <c:v>0.66250000000000098</c:v>
                </c:pt>
                <c:pt idx="54">
                  <c:v>0.67500000000000104</c:v>
                </c:pt>
                <c:pt idx="55">
                  <c:v>0.687500000000001</c:v>
                </c:pt>
                <c:pt idx="56">
                  <c:v>0.70000000000000095</c:v>
                </c:pt>
                <c:pt idx="57">
                  <c:v>0.71250000000000102</c:v>
                </c:pt>
                <c:pt idx="58">
                  <c:v>0.72500000000000098</c:v>
                </c:pt>
                <c:pt idx="59">
                  <c:v>0.73750000000000104</c:v>
                </c:pt>
                <c:pt idx="60">
                  <c:v>0.750000000000001</c:v>
                </c:pt>
                <c:pt idx="61">
                  <c:v>0.76250000000000095</c:v>
                </c:pt>
                <c:pt idx="62">
                  <c:v>0.77500000000000102</c:v>
                </c:pt>
                <c:pt idx="63">
                  <c:v>0.78750000000000098</c:v>
                </c:pt>
                <c:pt idx="64">
                  <c:v>0.80000000000000104</c:v>
                </c:pt>
                <c:pt idx="65">
                  <c:v>0.812500000000001</c:v>
                </c:pt>
                <c:pt idx="66">
                  <c:v>0.82500000000000095</c:v>
                </c:pt>
                <c:pt idx="67">
                  <c:v>0.83750000000000102</c:v>
                </c:pt>
                <c:pt idx="68">
                  <c:v>0.85000000000000098</c:v>
                </c:pt>
                <c:pt idx="69">
                  <c:v>0.86250000000000004</c:v>
                </c:pt>
                <c:pt idx="70">
                  <c:v>0.875</c:v>
                </c:pt>
                <c:pt idx="71">
                  <c:v>0.88749999999999996</c:v>
                </c:pt>
                <c:pt idx="72">
                  <c:v>0.9</c:v>
                </c:pt>
                <c:pt idx="73">
                  <c:v>0.91249999999999998</c:v>
                </c:pt>
                <c:pt idx="74">
                  <c:v>0.92500000000000004</c:v>
                </c:pt>
                <c:pt idx="75">
                  <c:v>0.9375</c:v>
                </c:pt>
                <c:pt idx="76">
                  <c:v>0.95</c:v>
                </c:pt>
                <c:pt idx="77">
                  <c:v>0.96250000000000002</c:v>
                </c:pt>
                <c:pt idx="78">
                  <c:v>0.97499999999999998</c:v>
                </c:pt>
                <c:pt idx="79">
                  <c:v>0.98750000000000004</c:v>
                </c:pt>
                <c:pt idx="80">
                  <c:v>1</c:v>
                </c:pt>
              </c:numCache>
            </c:numRef>
          </c:xVal>
          <c:yVal>
            <c:numRef>
              <c:f>'sup_Lobbato_hehs8 (adi)'!$E$2:$E$82</c:f>
              <c:numCache>
                <c:formatCode>0.00E+00</c:formatCode>
                <c:ptCount val="81"/>
                <c:pt idx="0">
                  <c:v>0</c:v>
                </c:pt>
                <c:pt idx="1">
                  <c:v>-11.395318396817299</c:v>
                </c:pt>
                <c:pt idx="2">
                  <c:v>-11.61611489165735</c:v>
                </c:pt>
                <c:pt idx="3">
                  <c:v>-11.8324516955453</c:v>
                </c:pt>
                <c:pt idx="4">
                  <c:v>-12.04414255084165</c:v>
                </c:pt>
                <c:pt idx="5">
                  <c:v>-12.25101665289635</c:v>
                </c:pt>
                <c:pt idx="6">
                  <c:v>-12.45286375975545</c:v>
                </c:pt>
                <c:pt idx="7">
                  <c:v>-12.64947521705105</c:v>
                </c:pt>
                <c:pt idx="8">
                  <c:v>-12.8406250136461</c:v>
                </c:pt>
                <c:pt idx="9">
                  <c:v>-13.026076695814799</c:v>
                </c:pt>
                <c:pt idx="10">
                  <c:v>-13.205572002892648</c:v>
                </c:pt>
                <c:pt idx="11">
                  <c:v>-13.378842517086948</c:v>
                </c:pt>
                <c:pt idx="12">
                  <c:v>-13.545594988649199</c:v>
                </c:pt>
                <c:pt idx="13">
                  <c:v>-13.705526881233851</c:v>
                </c:pt>
                <c:pt idx="14">
                  <c:v>-13.8583129712818</c:v>
                </c:pt>
                <c:pt idx="15">
                  <c:v>-14.00361181248295</c:v>
                </c:pt>
                <c:pt idx="16">
                  <c:v>-14.141060857165701</c:v>
                </c:pt>
                <c:pt idx="17">
                  <c:v>-14.270276465996849</c:v>
                </c:pt>
                <c:pt idx="18">
                  <c:v>-14.39085854579265</c:v>
                </c:pt>
                <c:pt idx="19">
                  <c:v>-14.5023818556945</c:v>
                </c:pt>
                <c:pt idx="20">
                  <c:v>-14.604395174339951</c:v>
                </c:pt>
                <c:pt idx="21">
                  <c:v>-14.696433177168648</c:v>
                </c:pt>
                <c:pt idx="22">
                  <c:v>-14.777997447713499</c:v>
                </c:pt>
                <c:pt idx="23">
                  <c:v>-14.848578396544951</c:v>
                </c:pt>
                <c:pt idx="24">
                  <c:v>-14.90762679485565</c:v>
                </c:pt>
                <c:pt idx="25">
                  <c:v>-14.954572719202151</c:v>
                </c:pt>
                <c:pt idx="26">
                  <c:v>-14.9888181542286</c:v>
                </c:pt>
                <c:pt idx="27">
                  <c:v>-15.00975826748045</c:v>
                </c:pt>
                <c:pt idx="28">
                  <c:v>-15.016745903576901</c:v>
                </c:pt>
                <c:pt idx="29">
                  <c:v>-15.009106229513501</c:v>
                </c:pt>
                <c:pt idx="30">
                  <c:v>-14.986145400138449</c:v>
                </c:pt>
                <c:pt idx="31">
                  <c:v>-14.947135390326149</c:v>
                </c:pt>
                <c:pt idx="32">
                  <c:v>-14.891341777593102</c:v>
                </c:pt>
                <c:pt idx="33">
                  <c:v>-14.817990819307401</c:v>
                </c:pt>
                <c:pt idx="34">
                  <c:v>-14.726302596301451</c:v>
                </c:pt>
                <c:pt idx="35">
                  <c:v>-14.61546701170175</c:v>
                </c:pt>
                <c:pt idx="36">
                  <c:v>-14.4846758326985</c:v>
                </c:pt>
                <c:pt idx="37">
                  <c:v>-14.33305962666655</c:v>
                </c:pt>
                <c:pt idx="38">
                  <c:v>-14.159820000994799</c:v>
                </c:pt>
                <c:pt idx="39">
                  <c:v>-13.964076341957801</c:v>
                </c:pt>
                <c:pt idx="40">
                  <c:v>-13.744986450856851</c:v>
                </c:pt>
                <c:pt idx="41">
                  <c:v>-13.501709429262551</c:v>
                </c:pt>
                <c:pt idx="42">
                  <c:v>-13.233417676503851</c:v>
                </c:pt>
                <c:pt idx="43">
                  <c:v>-12.939360348734301</c:v>
                </c:pt>
                <c:pt idx="44">
                  <c:v>-12.6187630724376</c:v>
                </c:pt>
                <c:pt idx="45">
                  <c:v>-12.270893481760549</c:v>
                </c:pt>
                <c:pt idx="46">
                  <c:v>-11.895112596707451</c:v>
                </c:pt>
                <c:pt idx="47">
                  <c:v>-11.4908817957875</c:v>
                </c:pt>
                <c:pt idx="48">
                  <c:v>-11.05772491210125</c:v>
                </c:pt>
                <c:pt idx="49">
                  <c:v>-10.595364970302651</c:v>
                </c:pt>
                <c:pt idx="50">
                  <c:v>-10.10522741596715</c:v>
                </c:pt>
                <c:pt idx="51">
                  <c:v>-9.58740355857495</c:v>
                </c:pt>
                <c:pt idx="52">
                  <c:v>-9.0424058344453506</c:v>
                </c:pt>
                <c:pt idx="53">
                  <c:v>-8.4711918454118997</c:v>
                </c:pt>
                <c:pt idx="54">
                  <c:v>-7.87530308873305</c:v>
                </c:pt>
                <c:pt idx="55">
                  <c:v>-7.2565236305128495</c:v>
                </c:pt>
                <c:pt idx="56">
                  <c:v>-6.6173884863167505</c:v>
                </c:pt>
                <c:pt idx="57">
                  <c:v>-5.9608065041199501</c:v>
                </c:pt>
                <c:pt idx="58">
                  <c:v>-5.2905002933315997</c:v>
                </c:pt>
                <c:pt idx="59">
                  <c:v>-4.6099409373833096</c:v>
                </c:pt>
                <c:pt idx="60">
                  <c:v>-3.9221498128265702</c:v>
                </c:pt>
                <c:pt idx="61">
                  <c:v>-3.2410678913663902</c:v>
                </c:pt>
                <c:pt idx="62">
                  <c:v>-2.5756108824079602</c:v>
                </c:pt>
                <c:pt idx="63">
                  <c:v>-1.9361483204718399</c:v>
                </c:pt>
                <c:pt idx="64">
                  <c:v>-1.334433920647915</c:v>
                </c:pt>
                <c:pt idx="65">
                  <c:v>-0.78410806387151999</c:v>
                </c:pt>
                <c:pt idx="66">
                  <c:v>-0.30055158746313099</c:v>
                </c:pt>
                <c:pt idx="67">
                  <c:v>9.883214438271401E-2</c:v>
                </c:pt>
                <c:pt idx="68">
                  <c:v>0.39454064306678649</c:v>
                </c:pt>
                <c:pt idx="69">
                  <c:v>0.56504484280202505</c:v>
                </c:pt>
                <c:pt idx="70">
                  <c:v>0.58681079527654501</c:v>
                </c:pt>
                <c:pt idx="71">
                  <c:v>0.43448757493999446</c:v>
                </c:pt>
                <c:pt idx="72">
                  <c:v>8.1253472895042006E-2</c:v>
                </c:pt>
                <c:pt idx="73">
                  <c:v>-0.50062467209802497</c:v>
                </c:pt>
                <c:pt idx="74">
                  <c:v>-1.3390114218213749</c:v>
                </c:pt>
                <c:pt idx="75">
                  <c:v>-2.4608043351853151</c:v>
                </c:pt>
                <c:pt idx="76">
                  <c:v>-3.8905492341432399</c:v>
                </c:pt>
                <c:pt idx="77">
                  <c:v>-5.6487684157331497</c:v>
                </c:pt>
                <c:pt idx="78">
                  <c:v>-7.7501632139452994</c:v>
                </c:pt>
                <c:pt idx="79">
                  <c:v>-10.201965999640601</c:v>
                </c:pt>
                <c:pt idx="80">
                  <c:v>-12.974996310336351</c:v>
                </c:pt>
              </c:numCache>
            </c:numRef>
          </c:yVal>
          <c:smooth val="0"/>
        </c:ser>
        <c:ser>
          <c:idx val="5"/>
          <c:order val="5"/>
          <c:tx>
            <c:v>N=8</c:v>
          </c:tx>
          <c:marker>
            <c:symbol val="none"/>
          </c:marker>
          <c:xVal>
            <c:numRef>
              <c:f>'sup_Lobbato_hehs8 (adi)'!$A$2:$A$83</c:f>
              <c:numCache>
                <c:formatCode>0.000000</c:formatCode>
                <c:ptCount val="82"/>
                <c:pt idx="0">
                  <c:v>3.9968028886505604E-15</c:v>
                </c:pt>
                <c:pt idx="1">
                  <c:v>1.2500000000003999E-2</c:v>
                </c:pt>
                <c:pt idx="2">
                  <c:v>2.5000000000002999E-2</c:v>
                </c:pt>
                <c:pt idx="3">
                  <c:v>3.7500000000003003E-2</c:v>
                </c:pt>
                <c:pt idx="4">
                  <c:v>5.0000000000003E-2</c:v>
                </c:pt>
                <c:pt idx="5">
                  <c:v>6.2500000000002998E-2</c:v>
                </c:pt>
                <c:pt idx="6">
                  <c:v>7.5000000000002995E-2</c:v>
                </c:pt>
                <c:pt idx="7">
                  <c:v>8.7500000000003006E-2</c:v>
                </c:pt>
                <c:pt idx="8">
                  <c:v>0.100000000000003</c:v>
                </c:pt>
                <c:pt idx="9">
                  <c:v>0.112500000000003</c:v>
                </c:pt>
                <c:pt idx="10">
                  <c:v>0.125000000000003</c:v>
                </c:pt>
                <c:pt idx="11">
                  <c:v>0.13750000000000301</c:v>
                </c:pt>
                <c:pt idx="12">
                  <c:v>0.15000000000000299</c:v>
                </c:pt>
                <c:pt idx="13">
                  <c:v>0.162500000000003</c:v>
                </c:pt>
                <c:pt idx="14">
                  <c:v>0.17500000000000299</c:v>
                </c:pt>
                <c:pt idx="15">
                  <c:v>0.187500000000003</c:v>
                </c:pt>
                <c:pt idx="16">
                  <c:v>0.20000000000000301</c:v>
                </c:pt>
                <c:pt idx="17">
                  <c:v>0.21250000000000299</c:v>
                </c:pt>
                <c:pt idx="18">
                  <c:v>0.225000000000003</c:v>
                </c:pt>
                <c:pt idx="19">
                  <c:v>0.23750000000000299</c:v>
                </c:pt>
                <c:pt idx="20">
                  <c:v>0.250000000000003</c:v>
                </c:pt>
                <c:pt idx="21">
                  <c:v>0.26250000000000301</c:v>
                </c:pt>
                <c:pt idx="22">
                  <c:v>0.27500000000000302</c:v>
                </c:pt>
                <c:pt idx="23">
                  <c:v>0.28750000000000298</c:v>
                </c:pt>
                <c:pt idx="24">
                  <c:v>0.30000000000000199</c:v>
                </c:pt>
                <c:pt idx="25">
                  <c:v>0.312500000000002</c:v>
                </c:pt>
                <c:pt idx="26">
                  <c:v>0.32500000000000201</c:v>
                </c:pt>
                <c:pt idx="27">
                  <c:v>0.33750000000000202</c:v>
                </c:pt>
                <c:pt idx="28">
                  <c:v>0.35000000000000198</c:v>
                </c:pt>
                <c:pt idx="29">
                  <c:v>0.36250000000000199</c:v>
                </c:pt>
                <c:pt idx="30">
                  <c:v>0.375000000000002</c:v>
                </c:pt>
                <c:pt idx="31">
                  <c:v>0.38750000000000201</c:v>
                </c:pt>
                <c:pt idx="32">
                  <c:v>0.40000000000000202</c:v>
                </c:pt>
                <c:pt idx="33">
                  <c:v>0.41250000000000198</c:v>
                </c:pt>
                <c:pt idx="34">
                  <c:v>0.42500000000000199</c:v>
                </c:pt>
                <c:pt idx="35">
                  <c:v>0.437500000000002</c:v>
                </c:pt>
                <c:pt idx="36">
                  <c:v>0.45000000000000201</c:v>
                </c:pt>
                <c:pt idx="37">
                  <c:v>0.46250000000000202</c:v>
                </c:pt>
                <c:pt idx="38">
                  <c:v>0.47500000000000198</c:v>
                </c:pt>
                <c:pt idx="39">
                  <c:v>0.48750000000000199</c:v>
                </c:pt>
                <c:pt idx="40">
                  <c:v>0.500000000000002</c:v>
                </c:pt>
                <c:pt idx="41">
                  <c:v>0.51250000000000195</c:v>
                </c:pt>
                <c:pt idx="42">
                  <c:v>0.52500000000000202</c:v>
                </c:pt>
                <c:pt idx="43">
                  <c:v>0.53750000000000198</c:v>
                </c:pt>
                <c:pt idx="44">
                  <c:v>0.55000000000000204</c:v>
                </c:pt>
                <c:pt idx="45">
                  <c:v>0.562500000000002</c:v>
                </c:pt>
                <c:pt idx="46">
                  <c:v>0.57500000000000195</c:v>
                </c:pt>
                <c:pt idx="47">
                  <c:v>0.58750000000000102</c:v>
                </c:pt>
                <c:pt idx="48">
                  <c:v>0.60000000000000098</c:v>
                </c:pt>
                <c:pt idx="49">
                  <c:v>0.61250000000000104</c:v>
                </c:pt>
                <c:pt idx="50">
                  <c:v>0.625000000000001</c:v>
                </c:pt>
                <c:pt idx="51">
                  <c:v>0.63750000000000095</c:v>
                </c:pt>
                <c:pt idx="52">
                  <c:v>0.65000000000000102</c:v>
                </c:pt>
                <c:pt idx="53">
                  <c:v>0.66250000000000098</c:v>
                </c:pt>
                <c:pt idx="54">
                  <c:v>0.67500000000000104</c:v>
                </c:pt>
                <c:pt idx="55">
                  <c:v>0.687500000000001</c:v>
                </c:pt>
                <c:pt idx="56">
                  <c:v>0.70000000000000095</c:v>
                </c:pt>
                <c:pt idx="57">
                  <c:v>0.71250000000000102</c:v>
                </c:pt>
                <c:pt idx="58">
                  <c:v>0.72500000000000098</c:v>
                </c:pt>
                <c:pt idx="59">
                  <c:v>0.73750000000000104</c:v>
                </c:pt>
                <c:pt idx="60">
                  <c:v>0.750000000000001</c:v>
                </c:pt>
                <c:pt idx="61">
                  <c:v>0.76250000000000095</c:v>
                </c:pt>
                <c:pt idx="62">
                  <c:v>0.77500000000000102</c:v>
                </c:pt>
                <c:pt idx="63">
                  <c:v>0.78750000000000098</c:v>
                </c:pt>
                <c:pt idx="64">
                  <c:v>0.80000000000000104</c:v>
                </c:pt>
                <c:pt idx="65">
                  <c:v>0.812500000000001</c:v>
                </c:pt>
                <c:pt idx="66">
                  <c:v>0.82500000000000095</c:v>
                </c:pt>
                <c:pt idx="67">
                  <c:v>0.83750000000000102</c:v>
                </c:pt>
                <c:pt idx="68">
                  <c:v>0.85000000000000098</c:v>
                </c:pt>
                <c:pt idx="69">
                  <c:v>0.86250000000000004</c:v>
                </c:pt>
                <c:pt idx="70">
                  <c:v>0.875</c:v>
                </c:pt>
                <c:pt idx="71">
                  <c:v>0.88749999999999996</c:v>
                </c:pt>
                <c:pt idx="72">
                  <c:v>0.9</c:v>
                </c:pt>
                <c:pt idx="73">
                  <c:v>0.91249999999999998</c:v>
                </c:pt>
                <c:pt idx="74">
                  <c:v>0.92500000000000004</c:v>
                </c:pt>
                <c:pt idx="75">
                  <c:v>0.9375</c:v>
                </c:pt>
                <c:pt idx="76">
                  <c:v>0.95</c:v>
                </c:pt>
                <c:pt idx="77">
                  <c:v>0.96250000000000002</c:v>
                </c:pt>
                <c:pt idx="78">
                  <c:v>0.97499999999999998</c:v>
                </c:pt>
                <c:pt idx="79">
                  <c:v>0.98750000000000004</c:v>
                </c:pt>
                <c:pt idx="80">
                  <c:v>1</c:v>
                </c:pt>
              </c:numCache>
            </c:numRef>
          </c:xVal>
          <c:yVal>
            <c:numRef>
              <c:f>'sup_Lobbato_hehs8 (adi)'!$G$2:$G$82</c:f>
              <c:numCache>
                <c:formatCode>0.00E+00</c:formatCode>
                <c:ptCount val="81"/>
                <c:pt idx="0">
                  <c:v>0</c:v>
                </c:pt>
                <c:pt idx="1">
                  <c:v>-9.2889442713410499</c:v>
                </c:pt>
                <c:pt idx="2">
                  <c:v>-9.3856129877423502</c:v>
                </c:pt>
                <c:pt idx="3">
                  <c:v>-9.48016032685425</c:v>
                </c:pt>
                <c:pt idx="4">
                  <c:v>-9.572472650390349</c:v>
                </c:pt>
                <c:pt idx="5">
                  <c:v>-9.6623473230469994</c:v>
                </c:pt>
                <c:pt idx="6">
                  <c:v>-9.7496295769248498</c:v>
                </c:pt>
                <c:pt idx="7">
                  <c:v>-9.8341134155960503</c:v>
                </c:pt>
                <c:pt idx="8">
                  <c:v>-9.9155923729508011</c:v>
                </c:pt>
                <c:pt idx="9">
                  <c:v>-9.9938151212877493</c:v>
                </c:pt>
                <c:pt idx="10">
                  <c:v>-10.06855507079335</c:v>
                </c:pt>
                <c:pt idx="11">
                  <c:v>-10.13951243140685</c:v>
                </c:pt>
                <c:pt idx="12">
                  <c:v>-10.206454095986901</c:v>
                </c:pt>
                <c:pt idx="13">
                  <c:v>-10.269046954504899</c:v>
                </c:pt>
                <c:pt idx="14">
                  <c:v>-10.327004771264651</c:v>
                </c:pt>
                <c:pt idx="15">
                  <c:v>-10.37997974729935</c:v>
                </c:pt>
                <c:pt idx="16">
                  <c:v>-10.42761966967455</c:v>
                </c:pt>
                <c:pt idx="17">
                  <c:v>-10.46955905369485</c:v>
                </c:pt>
                <c:pt idx="18">
                  <c:v>-10.505462961662051</c:v>
                </c:pt>
                <c:pt idx="19">
                  <c:v>-10.534887266647949</c:v>
                </c:pt>
                <c:pt idx="20">
                  <c:v>-10.557373795217449</c:v>
                </c:pt>
                <c:pt idx="21">
                  <c:v>-10.5725403241059</c:v>
                </c:pt>
                <c:pt idx="22">
                  <c:v>-10.579885422006651</c:v>
                </c:pt>
                <c:pt idx="23">
                  <c:v>-10.578998901674151</c:v>
                </c:pt>
                <c:pt idx="24">
                  <c:v>-10.569327669</c:v>
                </c:pt>
                <c:pt idx="25">
                  <c:v>-10.550346910013399</c:v>
                </c:pt>
                <c:pt idx="26">
                  <c:v>-10.5215051098073</c:v>
                </c:pt>
                <c:pt idx="27">
                  <c:v>-10.482347777298049</c:v>
                </c:pt>
                <c:pt idx="28">
                  <c:v>-10.43230093380445</c:v>
                </c:pt>
                <c:pt idx="29">
                  <c:v>-10.37077384282585</c:v>
                </c:pt>
                <c:pt idx="30">
                  <c:v>-10.297203595587799</c:v>
                </c:pt>
                <c:pt idx="31">
                  <c:v>-10.210977534643201</c:v>
                </c:pt>
                <c:pt idx="32">
                  <c:v>-10.111569259029601</c:v>
                </c:pt>
                <c:pt idx="33">
                  <c:v>-9.9983796115554</c:v>
                </c:pt>
                <c:pt idx="34">
                  <c:v>-9.8708898270758993</c:v>
                </c:pt>
                <c:pt idx="35">
                  <c:v>-9.7285518813226002</c:v>
                </c:pt>
                <c:pt idx="36">
                  <c:v>-9.5709228507149007</c:v>
                </c:pt>
                <c:pt idx="37">
                  <c:v>-9.3974014912777513</c:v>
                </c:pt>
                <c:pt idx="38">
                  <c:v>-9.2077542222441497</c:v>
                </c:pt>
                <c:pt idx="39">
                  <c:v>-9.0015088635105993</c:v>
                </c:pt>
                <c:pt idx="40">
                  <c:v>-8.7784052539140003</c:v>
                </c:pt>
                <c:pt idx="41">
                  <c:v>-8.538246156611951</c:v>
                </c:pt>
                <c:pt idx="42">
                  <c:v>-8.2809257929795503</c:v>
                </c:pt>
                <c:pt idx="43">
                  <c:v>-8.0066315258253997</c:v>
                </c:pt>
                <c:pt idx="44">
                  <c:v>-7.7154885447768509</c:v>
                </c:pt>
                <c:pt idx="45">
                  <c:v>-7.4077393303234498</c:v>
                </c:pt>
                <c:pt idx="46">
                  <c:v>-7.0838797744627993</c:v>
                </c:pt>
                <c:pt idx="47">
                  <c:v>-6.7456804713861995</c:v>
                </c:pt>
                <c:pt idx="48">
                  <c:v>-6.3939152290615002</c:v>
                </c:pt>
                <c:pt idx="49">
                  <c:v>-6.0300789657933995</c:v>
                </c:pt>
                <c:pt idx="50">
                  <c:v>-5.6558880601801498</c:v>
                </c:pt>
                <c:pt idx="51">
                  <c:v>-5.2738092461950998</c:v>
                </c:pt>
                <c:pt idx="52">
                  <c:v>-4.8864294831823347</c:v>
                </c:pt>
                <c:pt idx="53">
                  <c:v>-4.4967107289925057</c:v>
                </c:pt>
                <c:pt idx="54">
                  <c:v>-4.1083784398809202</c:v>
                </c:pt>
                <c:pt idx="55">
                  <c:v>-3.7250048819951305</c:v>
                </c:pt>
                <c:pt idx="56">
                  <c:v>-3.3506921383124251</c:v>
                </c:pt>
                <c:pt idx="57">
                  <c:v>-2.9917893773422701</c:v>
                </c:pt>
                <c:pt idx="58">
                  <c:v>-2.6552951556967299</c:v>
                </c:pt>
                <c:pt idx="59">
                  <c:v>-2.3472959366321247</c:v>
                </c:pt>
                <c:pt idx="60">
                  <c:v>-2.0744022727570348</c:v>
                </c:pt>
                <c:pt idx="61">
                  <c:v>-1.8455056192576802</c:v>
                </c:pt>
                <c:pt idx="62">
                  <c:v>-1.665875035672445</c:v>
                </c:pt>
                <c:pt idx="63">
                  <c:v>-1.5417265711648551</c:v>
                </c:pt>
                <c:pt idx="64">
                  <c:v>-1.4784434201083001</c:v>
                </c:pt>
                <c:pt idx="65">
                  <c:v>-1.480751180779815</c:v>
                </c:pt>
                <c:pt idx="66">
                  <c:v>-1.552104286841165</c:v>
                </c:pt>
                <c:pt idx="67">
                  <c:v>-1.6947501140096499</c:v>
                </c:pt>
                <c:pt idx="68">
                  <c:v>-1.9096201265844499</c:v>
                </c:pt>
                <c:pt idx="69">
                  <c:v>-2.1963906213175601</c:v>
                </c:pt>
                <c:pt idx="70">
                  <c:v>-2.5540122332037849</c:v>
                </c:pt>
                <c:pt idx="71">
                  <c:v>-2.9816406043349599</c:v>
                </c:pt>
                <c:pt idx="72">
                  <c:v>-3.48023954615915</c:v>
                </c:pt>
                <c:pt idx="73">
                  <c:v>-4.0550698590012555</c:v>
                </c:pt>
                <c:pt idx="74">
                  <c:v>-4.71937224653926</c:v>
                </c:pt>
                <c:pt idx="75">
                  <c:v>-5.4994427724280497</c:v>
                </c:pt>
                <c:pt idx="76">
                  <c:v>-6.4414559004829499</c:v>
                </c:pt>
                <c:pt idx="77">
                  <c:v>-7.6201962396197498</c:v>
                </c:pt>
                <c:pt idx="78">
                  <c:v>-9.1500208109829497</c:v>
                </c:pt>
                <c:pt idx="79">
                  <c:v>-11.198382788200501</c:v>
                </c:pt>
                <c:pt idx="80">
                  <c:v>-13.902349945474402</c:v>
                </c:pt>
              </c:numCache>
            </c:numRef>
          </c:yVal>
          <c:smooth val="0"/>
        </c:ser>
        <c:ser>
          <c:idx val="8"/>
          <c:order val="7"/>
          <c:tx>
            <c:v>N=10</c:v>
          </c:tx>
          <c:marker>
            <c:symbol val="none"/>
          </c:marker>
          <c:xVal>
            <c:numRef>
              <c:f>'sup_Lobbato_hehs8 (adi)'!$A$2:$A$83</c:f>
              <c:numCache>
                <c:formatCode>0.000000</c:formatCode>
                <c:ptCount val="82"/>
                <c:pt idx="0">
                  <c:v>3.9968028886505604E-15</c:v>
                </c:pt>
                <c:pt idx="1">
                  <c:v>1.2500000000003999E-2</c:v>
                </c:pt>
                <c:pt idx="2">
                  <c:v>2.5000000000002999E-2</c:v>
                </c:pt>
                <c:pt idx="3">
                  <c:v>3.7500000000003003E-2</c:v>
                </c:pt>
                <c:pt idx="4">
                  <c:v>5.0000000000003E-2</c:v>
                </c:pt>
                <c:pt idx="5">
                  <c:v>6.2500000000002998E-2</c:v>
                </c:pt>
                <c:pt idx="6">
                  <c:v>7.5000000000002995E-2</c:v>
                </c:pt>
                <c:pt idx="7">
                  <c:v>8.7500000000003006E-2</c:v>
                </c:pt>
                <c:pt idx="8">
                  <c:v>0.100000000000003</c:v>
                </c:pt>
                <c:pt idx="9">
                  <c:v>0.112500000000003</c:v>
                </c:pt>
                <c:pt idx="10">
                  <c:v>0.125000000000003</c:v>
                </c:pt>
                <c:pt idx="11">
                  <c:v>0.13750000000000301</c:v>
                </c:pt>
                <c:pt idx="12">
                  <c:v>0.15000000000000299</c:v>
                </c:pt>
                <c:pt idx="13">
                  <c:v>0.162500000000003</c:v>
                </c:pt>
                <c:pt idx="14">
                  <c:v>0.17500000000000299</c:v>
                </c:pt>
                <c:pt idx="15">
                  <c:v>0.187500000000003</c:v>
                </c:pt>
                <c:pt idx="16">
                  <c:v>0.20000000000000301</c:v>
                </c:pt>
                <c:pt idx="17">
                  <c:v>0.21250000000000299</c:v>
                </c:pt>
                <c:pt idx="18">
                  <c:v>0.225000000000003</c:v>
                </c:pt>
                <c:pt idx="19">
                  <c:v>0.23750000000000299</c:v>
                </c:pt>
                <c:pt idx="20">
                  <c:v>0.250000000000003</c:v>
                </c:pt>
                <c:pt idx="21">
                  <c:v>0.26250000000000301</c:v>
                </c:pt>
                <c:pt idx="22">
                  <c:v>0.27500000000000302</c:v>
                </c:pt>
                <c:pt idx="23">
                  <c:v>0.28750000000000298</c:v>
                </c:pt>
                <c:pt idx="24">
                  <c:v>0.30000000000000199</c:v>
                </c:pt>
                <c:pt idx="25">
                  <c:v>0.312500000000002</c:v>
                </c:pt>
                <c:pt idx="26">
                  <c:v>0.32500000000000201</c:v>
                </c:pt>
                <c:pt idx="27">
                  <c:v>0.33750000000000202</c:v>
                </c:pt>
                <c:pt idx="28">
                  <c:v>0.35000000000000198</c:v>
                </c:pt>
                <c:pt idx="29">
                  <c:v>0.36250000000000199</c:v>
                </c:pt>
                <c:pt idx="30">
                  <c:v>0.375000000000002</c:v>
                </c:pt>
                <c:pt idx="31">
                  <c:v>0.38750000000000201</c:v>
                </c:pt>
                <c:pt idx="32">
                  <c:v>0.40000000000000202</c:v>
                </c:pt>
                <c:pt idx="33">
                  <c:v>0.41250000000000198</c:v>
                </c:pt>
                <c:pt idx="34">
                  <c:v>0.42500000000000199</c:v>
                </c:pt>
                <c:pt idx="35">
                  <c:v>0.437500000000002</c:v>
                </c:pt>
                <c:pt idx="36">
                  <c:v>0.45000000000000201</c:v>
                </c:pt>
                <c:pt idx="37">
                  <c:v>0.46250000000000202</c:v>
                </c:pt>
                <c:pt idx="38">
                  <c:v>0.47500000000000198</c:v>
                </c:pt>
                <c:pt idx="39">
                  <c:v>0.48750000000000199</c:v>
                </c:pt>
                <c:pt idx="40">
                  <c:v>0.500000000000002</c:v>
                </c:pt>
                <c:pt idx="41">
                  <c:v>0.51250000000000195</c:v>
                </c:pt>
                <c:pt idx="42">
                  <c:v>0.52500000000000202</c:v>
                </c:pt>
                <c:pt idx="43">
                  <c:v>0.53750000000000198</c:v>
                </c:pt>
                <c:pt idx="44">
                  <c:v>0.55000000000000204</c:v>
                </c:pt>
                <c:pt idx="45">
                  <c:v>0.562500000000002</c:v>
                </c:pt>
                <c:pt idx="46">
                  <c:v>0.57500000000000195</c:v>
                </c:pt>
                <c:pt idx="47">
                  <c:v>0.58750000000000102</c:v>
                </c:pt>
                <c:pt idx="48">
                  <c:v>0.60000000000000098</c:v>
                </c:pt>
                <c:pt idx="49">
                  <c:v>0.61250000000000104</c:v>
                </c:pt>
                <c:pt idx="50">
                  <c:v>0.625000000000001</c:v>
                </c:pt>
                <c:pt idx="51">
                  <c:v>0.63750000000000095</c:v>
                </c:pt>
                <c:pt idx="52">
                  <c:v>0.65000000000000102</c:v>
                </c:pt>
                <c:pt idx="53">
                  <c:v>0.66250000000000098</c:v>
                </c:pt>
                <c:pt idx="54">
                  <c:v>0.67500000000000104</c:v>
                </c:pt>
                <c:pt idx="55">
                  <c:v>0.687500000000001</c:v>
                </c:pt>
                <c:pt idx="56">
                  <c:v>0.70000000000000095</c:v>
                </c:pt>
                <c:pt idx="57">
                  <c:v>0.71250000000000102</c:v>
                </c:pt>
                <c:pt idx="58">
                  <c:v>0.72500000000000098</c:v>
                </c:pt>
                <c:pt idx="59">
                  <c:v>0.73750000000000104</c:v>
                </c:pt>
                <c:pt idx="60">
                  <c:v>0.750000000000001</c:v>
                </c:pt>
                <c:pt idx="61">
                  <c:v>0.76250000000000095</c:v>
                </c:pt>
                <c:pt idx="62">
                  <c:v>0.77500000000000102</c:v>
                </c:pt>
                <c:pt idx="63">
                  <c:v>0.78750000000000098</c:v>
                </c:pt>
                <c:pt idx="64">
                  <c:v>0.80000000000000104</c:v>
                </c:pt>
                <c:pt idx="65">
                  <c:v>0.812500000000001</c:v>
                </c:pt>
                <c:pt idx="66">
                  <c:v>0.82500000000000095</c:v>
                </c:pt>
                <c:pt idx="67">
                  <c:v>0.83750000000000102</c:v>
                </c:pt>
                <c:pt idx="68">
                  <c:v>0.85000000000000098</c:v>
                </c:pt>
                <c:pt idx="69">
                  <c:v>0.86250000000000004</c:v>
                </c:pt>
                <c:pt idx="70">
                  <c:v>0.875</c:v>
                </c:pt>
                <c:pt idx="71">
                  <c:v>0.88749999999999996</c:v>
                </c:pt>
                <c:pt idx="72">
                  <c:v>0.9</c:v>
                </c:pt>
                <c:pt idx="73">
                  <c:v>0.91249999999999998</c:v>
                </c:pt>
                <c:pt idx="74">
                  <c:v>0.92500000000000004</c:v>
                </c:pt>
                <c:pt idx="75">
                  <c:v>0.9375</c:v>
                </c:pt>
                <c:pt idx="76">
                  <c:v>0.95</c:v>
                </c:pt>
                <c:pt idx="77">
                  <c:v>0.96250000000000002</c:v>
                </c:pt>
                <c:pt idx="78">
                  <c:v>0.97499999999999998</c:v>
                </c:pt>
                <c:pt idx="79">
                  <c:v>0.98750000000000004</c:v>
                </c:pt>
                <c:pt idx="80">
                  <c:v>1</c:v>
                </c:pt>
              </c:numCache>
            </c:numRef>
          </c:xVal>
          <c:yVal>
            <c:numRef>
              <c:f>'sup_Lobbato_hehs8 (adi)'!$I$2:$I$82</c:f>
              <c:numCache>
                <c:formatCode>0.00E+00</c:formatCode>
                <c:ptCount val="81"/>
                <c:pt idx="0">
                  <c:v>0</c:v>
                </c:pt>
                <c:pt idx="1">
                  <c:v>-14.022551999719051</c:v>
                </c:pt>
                <c:pt idx="2">
                  <c:v>-14.047649643047501</c:v>
                </c:pt>
                <c:pt idx="3">
                  <c:v>-14.05996432658435</c:v>
                </c:pt>
                <c:pt idx="4">
                  <c:v>-14.0624861607289</c:v>
                </c:pt>
                <c:pt idx="5">
                  <c:v>-14.056154682161599</c:v>
                </c:pt>
                <c:pt idx="6">
                  <c:v>-14.042385920881699</c:v>
                </c:pt>
                <c:pt idx="7">
                  <c:v>-14.02168487420165</c:v>
                </c:pt>
                <c:pt idx="8">
                  <c:v>-13.99452580099925</c:v>
                </c:pt>
                <c:pt idx="9">
                  <c:v>-13.960852246774049</c:v>
                </c:pt>
                <c:pt idx="10">
                  <c:v>-13.92100529223965</c:v>
                </c:pt>
                <c:pt idx="11">
                  <c:v>-13.874565384427001</c:v>
                </c:pt>
                <c:pt idx="12">
                  <c:v>-13.822027278461352</c:v>
                </c:pt>
                <c:pt idx="13">
                  <c:v>-13.7628925378087</c:v>
                </c:pt>
                <c:pt idx="14">
                  <c:v>-13.697328875131149</c:v>
                </c:pt>
                <c:pt idx="15">
                  <c:v>-13.625008212685501</c:v>
                </c:pt>
                <c:pt idx="16">
                  <c:v>-13.545716794204901</c:v>
                </c:pt>
                <c:pt idx="17">
                  <c:v>-13.459280404806099</c:v>
                </c:pt>
                <c:pt idx="18">
                  <c:v>-13.365964552324749</c:v>
                </c:pt>
                <c:pt idx="19">
                  <c:v>-13.265212396118201</c:v>
                </c:pt>
                <c:pt idx="20">
                  <c:v>-13.156496840172149</c:v>
                </c:pt>
                <c:pt idx="21">
                  <c:v>-13.040065282878649</c:v>
                </c:pt>
                <c:pt idx="22">
                  <c:v>-12.915365622219301</c:v>
                </c:pt>
                <c:pt idx="23">
                  <c:v>-12.782694623694599</c:v>
                </c:pt>
                <c:pt idx="24">
                  <c:v>-12.641428188719001</c:v>
                </c:pt>
                <c:pt idx="25">
                  <c:v>-12.4912460087999</c:v>
                </c:pt>
                <c:pt idx="26">
                  <c:v>-12.33173635140475</c:v>
                </c:pt>
                <c:pt idx="27">
                  <c:v>-12.16325094422875</c:v>
                </c:pt>
                <c:pt idx="28">
                  <c:v>-11.98549142925385</c:v>
                </c:pt>
                <c:pt idx="29">
                  <c:v>-11.798123012910199</c:v>
                </c:pt>
                <c:pt idx="30">
                  <c:v>-11.6010331881683</c:v>
                </c:pt>
                <c:pt idx="31">
                  <c:v>-11.3938453007107</c:v>
                </c:pt>
                <c:pt idx="32">
                  <c:v>-11.176682159606349</c:v>
                </c:pt>
                <c:pt idx="33">
                  <c:v>-10.949267304296601</c:v>
                </c:pt>
                <c:pt idx="34">
                  <c:v>-10.71170827754495</c:v>
                </c:pt>
                <c:pt idx="35">
                  <c:v>-10.46390907563195</c:v>
                </c:pt>
                <c:pt idx="36">
                  <c:v>-10.206225093045051</c:v>
                </c:pt>
                <c:pt idx="37">
                  <c:v>-9.9381037329579005</c:v>
                </c:pt>
                <c:pt idx="38">
                  <c:v>-9.6605181785830503</c:v>
                </c:pt>
                <c:pt idx="39">
                  <c:v>-9.3732525031072988</c:v>
                </c:pt>
                <c:pt idx="40">
                  <c:v>-9.0767112864295996</c:v>
                </c:pt>
                <c:pt idx="41">
                  <c:v>-8.7712814433680997</c:v>
                </c:pt>
                <c:pt idx="42">
                  <c:v>-8.4573536000718512</c:v>
                </c:pt>
                <c:pt idx="43">
                  <c:v>-8.1361330925580511</c:v>
                </c:pt>
                <c:pt idx="44">
                  <c:v>-7.8083693953201507</c:v>
                </c:pt>
                <c:pt idx="45">
                  <c:v>-7.4745409485051493</c:v>
                </c:pt>
                <c:pt idx="46">
                  <c:v>-7.135890601463549</c:v>
                </c:pt>
                <c:pt idx="47">
                  <c:v>-6.7938865431625004</c:v>
                </c:pt>
                <c:pt idx="48">
                  <c:v>-6.4498379575303506</c:v>
                </c:pt>
                <c:pt idx="49">
                  <c:v>-6.1053502021870996</c:v>
                </c:pt>
                <c:pt idx="50">
                  <c:v>-5.7616556534975505</c:v>
                </c:pt>
                <c:pt idx="51">
                  <c:v>-5.4209694872526999</c:v>
                </c:pt>
                <c:pt idx="52">
                  <c:v>-5.0850015134452002</c:v>
                </c:pt>
                <c:pt idx="53">
                  <c:v>-4.7553681281674249</c:v>
                </c:pt>
                <c:pt idx="54">
                  <c:v>-4.4344795905551946</c:v>
                </c:pt>
                <c:pt idx="55">
                  <c:v>-4.1226410971350251</c:v>
                </c:pt>
                <c:pt idx="56">
                  <c:v>-3.82166099982325</c:v>
                </c:pt>
                <c:pt idx="57">
                  <c:v>-3.5338188520104352</c:v>
                </c:pt>
                <c:pt idx="58">
                  <c:v>-3.2607900539205454</c:v>
                </c:pt>
                <c:pt idx="59">
                  <c:v>-3.00430089869266</c:v>
                </c:pt>
                <c:pt idx="60">
                  <c:v>-2.7660313270377199</c:v>
                </c:pt>
                <c:pt idx="61">
                  <c:v>-2.5483132528424552</c:v>
                </c:pt>
                <c:pt idx="62">
                  <c:v>-2.3524005898318201</c:v>
                </c:pt>
                <c:pt idx="63">
                  <c:v>-2.1797979839590598</c:v>
                </c:pt>
                <c:pt idx="64">
                  <c:v>-2.0327318262169447</c:v>
                </c:pt>
                <c:pt idx="65">
                  <c:v>-1.9147675134527797</c:v>
                </c:pt>
                <c:pt idx="66">
                  <c:v>-1.83105739700102</c:v>
                </c:pt>
                <c:pt idx="67">
                  <c:v>-1.7893346649175801</c:v>
                </c:pt>
                <c:pt idx="68">
                  <c:v>-1.8006851897540153</c:v>
                </c:pt>
                <c:pt idx="69">
                  <c:v>-1.8803171826781402</c:v>
                </c:pt>
                <c:pt idx="70">
                  <c:v>-2.0484281487993701</c:v>
                </c:pt>
                <c:pt idx="71">
                  <c:v>-2.33078255375466</c:v>
                </c:pt>
                <c:pt idx="72">
                  <c:v>-2.7589861638175153</c:v>
                </c:pt>
                <c:pt idx="73">
                  <c:v>-3.3703360489886101</c:v>
                </c:pt>
                <c:pt idx="74">
                  <c:v>-4.2073974735807447</c:v>
                </c:pt>
                <c:pt idx="75">
                  <c:v>-5.3174941716988995</c:v>
                </c:pt>
                <c:pt idx="76">
                  <c:v>-6.7531450494526997</c:v>
                </c:pt>
                <c:pt idx="77">
                  <c:v>-8.5749602039605506</c:v>
                </c:pt>
                <c:pt idx="78">
                  <c:v>-10.86006118865515</c:v>
                </c:pt>
                <c:pt idx="79">
                  <c:v>-13.72057381626845</c:v>
                </c:pt>
                <c:pt idx="80">
                  <c:v>-17.306784315538501</c:v>
                </c:pt>
              </c:numCache>
            </c:numRef>
          </c:yVal>
          <c:smooth val="0"/>
        </c:ser>
        <c:ser>
          <c:idx val="10"/>
          <c:order val="9"/>
          <c:tx>
            <c:v>N=12</c:v>
          </c:tx>
          <c:marker>
            <c:symbol val="none"/>
          </c:marker>
          <c:xVal>
            <c:numRef>
              <c:f>'sup_Lobbato_hehs8 (adi)'!$A$2:$A$83</c:f>
              <c:numCache>
                <c:formatCode>0.000000</c:formatCode>
                <c:ptCount val="82"/>
                <c:pt idx="0">
                  <c:v>3.9968028886505604E-15</c:v>
                </c:pt>
                <c:pt idx="1">
                  <c:v>1.2500000000003999E-2</c:v>
                </c:pt>
                <c:pt idx="2">
                  <c:v>2.5000000000002999E-2</c:v>
                </c:pt>
                <c:pt idx="3">
                  <c:v>3.7500000000003003E-2</c:v>
                </c:pt>
                <c:pt idx="4">
                  <c:v>5.0000000000003E-2</c:v>
                </c:pt>
                <c:pt idx="5">
                  <c:v>6.2500000000002998E-2</c:v>
                </c:pt>
                <c:pt idx="6">
                  <c:v>7.5000000000002995E-2</c:v>
                </c:pt>
                <c:pt idx="7">
                  <c:v>8.7500000000003006E-2</c:v>
                </c:pt>
                <c:pt idx="8">
                  <c:v>0.100000000000003</c:v>
                </c:pt>
                <c:pt idx="9">
                  <c:v>0.112500000000003</c:v>
                </c:pt>
                <c:pt idx="10">
                  <c:v>0.125000000000003</c:v>
                </c:pt>
                <c:pt idx="11">
                  <c:v>0.13750000000000301</c:v>
                </c:pt>
                <c:pt idx="12">
                  <c:v>0.15000000000000299</c:v>
                </c:pt>
                <c:pt idx="13">
                  <c:v>0.162500000000003</c:v>
                </c:pt>
                <c:pt idx="14">
                  <c:v>0.17500000000000299</c:v>
                </c:pt>
                <c:pt idx="15">
                  <c:v>0.187500000000003</c:v>
                </c:pt>
                <c:pt idx="16">
                  <c:v>0.20000000000000301</c:v>
                </c:pt>
                <c:pt idx="17">
                  <c:v>0.21250000000000299</c:v>
                </c:pt>
                <c:pt idx="18">
                  <c:v>0.225000000000003</c:v>
                </c:pt>
                <c:pt idx="19">
                  <c:v>0.23750000000000299</c:v>
                </c:pt>
                <c:pt idx="20">
                  <c:v>0.250000000000003</c:v>
                </c:pt>
                <c:pt idx="21">
                  <c:v>0.26250000000000301</c:v>
                </c:pt>
                <c:pt idx="22">
                  <c:v>0.27500000000000302</c:v>
                </c:pt>
                <c:pt idx="23">
                  <c:v>0.28750000000000298</c:v>
                </c:pt>
                <c:pt idx="24">
                  <c:v>0.30000000000000199</c:v>
                </c:pt>
                <c:pt idx="25">
                  <c:v>0.312500000000002</c:v>
                </c:pt>
                <c:pt idx="26">
                  <c:v>0.32500000000000201</c:v>
                </c:pt>
                <c:pt idx="27">
                  <c:v>0.33750000000000202</c:v>
                </c:pt>
                <c:pt idx="28">
                  <c:v>0.35000000000000198</c:v>
                </c:pt>
                <c:pt idx="29">
                  <c:v>0.36250000000000199</c:v>
                </c:pt>
                <c:pt idx="30">
                  <c:v>0.375000000000002</c:v>
                </c:pt>
                <c:pt idx="31">
                  <c:v>0.38750000000000201</c:v>
                </c:pt>
                <c:pt idx="32">
                  <c:v>0.40000000000000202</c:v>
                </c:pt>
                <c:pt idx="33">
                  <c:v>0.41250000000000198</c:v>
                </c:pt>
                <c:pt idx="34">
                  <c:v>0.42500000000000199</c:v>
                </c:pt>
                <c:pt idx="35">
                  <c:v>0.437500000000002</c:v>
                </c:pt>
                <c:pt idx="36">
                  <c:v>0.45000000000000201</c:v>
                </c:pt>
                <c:pt idx="37">
                  <c:v>0.46250000000000202</c:v>
                </c:pt>
                <c:pt idx="38">
                  <c:v>0.47500000000000198</c:v>
                </c:pt>
                <c:pt idx="39">
                  <c:v>0.48750000000000199</c:v>
                </c:pt>
                <c:pt idx="40">
                  <c:v>0.500000000000002</c:v>
                </c:pt>
                <c:pt idx="41">
                  <c:v>0.51250000000000195</c:v>
                </c:pt>
                <c:pt idx="42">
                  <c:v>0.52500000000000202</c:v>
                </c:pt>
                <c:pt idx="43">
                  <c:v>0.53750000000000198</c:v>
                </c:pt>
                <c:pt idx="44">
                  <c:v>0.55000000000000204</c:v>
                </c:pt>
                <c:pt idx="45">
                  <c:v>0.562500000000002</c:v>
                </c:pt>
                <c:pt idx="46">
                  <c:v>0.57500000000000195</c:v>
                </c:pt>
                <c:pt idx="47">
                  <c:v>0.58750000000000102</c:v>
                </c:pt>
                <c:pt idx="48">
                  <c:v>0.60000000000000098</c:v>
                </c:pt>
                <c:pt idx="49">
                  <c:v>0.61250000000000104</c:v>
                </c:pt>
                <c:pt idx="50">
                  <c:v>0.625000000000001</c:v>
                </c:pt>
                <c:pt idx="51">
                  <c:v>0.63750000000000095</c:v>
                </c:pt>
                <c:pt idx="52">
                  <c:v>0.65000000000000102</c:v>
                </c:pt>
                <c:pt idx="53">
                  <c:v>0.66250000000000098</c:v>
                </c:pt>
                <c:pt idx="54">
                  <c:v>0.67500000000000104</c:v>
                </c:pt>
                <c:pt idx="55">
                  <c:v>0.687500000000001</c:v>
                </c:pt>
                <c:pt idx="56">
                  <c:v>0.70000000000000095</c:v>
                </c:pt>
                <c:pt idx="57">
                  <c:v>0.71250000000000102</c:v>
                </c:pt>
                <c:pt idx="58">
                  <c:v>0.72500000000000098</c:v>
                </c:pt>
                <c:pt idx="59">
                  <c:v>0.73750000000000104</c:v>
                </c:pt>
                <c:pt idx="60">
                  <c:v>0.750000000000001</c:v>
                </c:pt>
                <c:pt idx="61">
                  <c:v>0.76250000000000095</c:v>
                </c:pt>
                <c:pt idx="62">
                  <c:v>0.77500000000000102</c:v>
                </c:pt>
                <c:pt idx="63">
                  <c:v>0.78750000000000098</c:v>
                </c:pt>
                <c:pt idx="64">
                  <c:v>0.80000000000000104</c:v>
                </c:pt>
                <c:pt idx="65">
                  <c:v>0.812500000000001</c:v>
                </c:pt>
                <c:pt idx="66">
                  <c:v>0.82500000000000095</c:v>
                </c:pt>
                <c:pt idx="67">
                  <c:v>0.83750000000000102</c:v>
                </c:pt>
                <c:pt idx="68">
                  <c:v>0.85000000000000098</c:v>
                </c:pt>
                <c:pt idx="69">
                  <c:v>0.86250000000000004</c:v>
                </c:pt>
                <c:pt idx="70">
                  <c:v>0.875</c:v>
                </c:pt>
                <c:pt idx="71">
                  <c:v>0.88749999999999996</c:v>
                </c:pt>
                <c:pt idx="72">
                  <c:v>0.9</c:v>
                </c:pt>
                <c:pt idx="73">
                  <c:v>0.91249999999999998</c:v>
                </c:pt>
                <c:pt idx="74">
                  <c:v>0.92500000000000004</c:v>
                </c:pt>
                <c:pt idx="75">
                  <c:v>0.9375</c:v>
                </c:pt>
                <c:pt idx="76">
                  <c:v>0.95</c:v>
                </c:pt>
                <c:pt idx="77">
                  <c:v>0.96250000000000002</c:v>
                </c:pt>
                <c:pt idx="78">
                  <c:v>0.97499999999999998</c:v>
                </c:pt>
                <c:pt idx="79">
                  <c:v>0.98750000000000004</c:v>
                </c:pt>
                <c:pt idx="80">
                  <c:v>1</c:v>
                </c:pt>
              </c:numCache>
            </c:numRef>
          </c:xVal>
          <c:yVal>
            <c:numRef>
              <c:f>'sup_Lobbato_hehs8 (adi)'!$K$2:$K$82</c:f>
              <c:numCache>
                <c:formatCode>0.00E+00</c:formatCode>
                <c:ptCount val="81"/>
                <c:pt idx="0">
                  <c:v>0</c:v>
                </c:pt>
                <c:pt idx="1">
                  <c:v>-12.336031667641249</c:v>
                </c:pt>
                <c:pt idx="2">
                  <c:v>-12.328460935951099</c:v>
                </c:pt>
                <c:pt idx="3">
                  <c:v>-12.315261506351849</c:v>
                </c:pt>
                <c:pt idx="4">
                  <c:v>-12.2981291833035</c:v>
                </c:pt>
                <c:pt idx="5">
                  <c:v>-12.275080443100149</c:v>
                </c:pt>
                <c:pt idx="6">
                  <c:v>-12.24735762064075</c:v>
                </c:pt>
                <c:pt idx="7">
                  <c:v>-12.214621668244501</c:v>
                </c:pt>
                <c:pt idx="8">
                  <c:v>-12.177220628611551</c:v>
                </c:pt>
                <c:pt idx="9">
                  <c:v>-12.134323428385901</c:v>
                </c:pt>
                <c:pt idx="10">
                  <c:v>-12.08667081041035</c:v>
                </c:pt>
                <c:pt idx="11">
                  <c:v>-12.0328623499289</c:v>
                </c:pt>
                <c:pt idx="12">
                  <c:v>-11.974418001495501</c:v>
                </c:pt>
                <c:pt idx="13">
                  <c:v>-11.910124122576651</c:v>
                </c:pt>
                <c:pt idx="14">
                  <c:v>-11.840754224627</c:v>
                </c:pt>
                <c:pt idx="15">
                  <c:v>-11.765796960398649</c:v>
                </c:pt>
                <c:pt idx="16">
                  <c:v>-11.685022208663749</c:v>
                </c:pt>
                <c:pt idx="17">
                  <c:v>-11.5982689234768</c:v>
                </c:pt>
                <c:pt idx="18">
                  <c:v>-11.506806871651801</c:v>
                </c:pt>
                <c:pt idx="19">
                  <c:v>-11.4098443413185</c:v>
                </c:pt>
                <c:pt idx="20">
                  <c:v>-11.306434942032151</c:v>
                </c:pt>
                <c:pt idx="21">
                  <c:v>-11.197705833395101</c:v>
                </c:pt>
                <c:pt idx="22">
                  <c:v>-11.08273567110635</c:v>
                </c:pt>
                <c:pt idx="23">
                  <c:v>-10.962864616146749</c:v>
                </c:pt>
                <c:pt idx="24">
                  <c:v>-10.8372692897213</c:v>
                </c:pt>
                <c:pt idx="25">
                  <c:v>-10.7057459811868</c:v>
                </c:pt>
                <c:pt idx="26">
                  <c:v>-10.56767297202515</c:v>
                </c:pt>
                <c:pt idx="27">
                  <c:v>-10.424272945875099</c:v>
                </c:pt>
                <c:pt idx="28">
                  <c:v>-10.275428431389351</c:v>
                </c:pt>
                <c:pt idx="29">
                  <c:v>-10.12087477674555</c:v>
                </c:pt>
                <c:pt idx="30">
                  <c:v>-9.9608216879754501</c:v>
                </c:pt>
                <c:pt idx="31">
                  <c:v>-9.7948013779337</c:v>
                </c:pt>
                <c:pt idx="32">
                  <c:v>-9.6233601734440999</c:v>
                </c:pt>
                <c:pt idx="33">
                  <c:v>-9.4461544890769495</c:v>
                </c:pt>
                <c:pt idx="34">
                  <c:v>-9.2635243759131001</c:v>
                </c:pt>
                <c:pt idx="35">
                  <c:v>-9.0753023784234497</c:v>
                </c:pt>
                <c:pt idx="36">
                  <c:v>-8.8822134022429005</c:v>
                </c:pt>
                <c:pt idx="37">
                  <c:v>-8.6830149251882496</c:v>
                </c:pt>
                <c:pt idx="38">
                  <c:v>-8.4791480969552495</c:v>
                </c:pt>
                <c:pt idx="39">
                  <c:v>-8.2699111852233003</c:v>
                </c:pt>
                <c:pt idx="40">
                  <c:v>-8.055445760313301</c:v>
                </c:pt>
                <c:pt idx="41">
                  <c:v>-7.8357047952689003</c:v>
                </c:pt>
                <c:pt idx="42">
                  <c:v>-7.6103271247054494</c:v>
                </c:pt>
                <c:pt idx="43">
                  <c:v>-7.3801906777521493</c:v>
                </c:pt>
                <c:pt idx="44">
                  <c:v>-7.1451308951746499</c:v>
                </c:pt>
                <c:pt idx="45">
                  <c:v>-6.9047968131217505</c:v>
                </c:pt>
                <c:pt idx="46">
                  <c:v>-6.6591293517126005</c:v>
                </c:pt>
                <c:pt idx="47">
                  <c:v>-6.4083695857128005</c:v>
                </c:pt>
                <c:pt idx="48">
                  <c:v>-6.1523668234704001</c:v>
                </c:pt>
                <c:pt idx="49">
                  <c:v>-5.8912147311913499</c:v>
                </c:pt>
                <c:pt idx="50">
                  <c:v>-5.6243528205826996</c:v>
                </c:pt>
                <c:pt idx="51">
                  <c:v>-5.3522830622107005</c:v>
                </c:pt>
                <c:pt idx="52">
                  <c:v>-5.0749368867514004</c:v>
                </c:pt>
                <c:pt idx="53">
                  <c:v>-4.7921967105398648</c:v>
                </c:pt>
                <c:pt idx="54">
                  <c:v>-4.5053431798921704</c:v>
                </c:pt>
                <c:pt idx="55">
                  <c:v>-4.21471013736726</c:v>
                </c:pt>
                <c:pt idx="56">
                  <c:v>-3.9216809257657452</c:v>
                </c:pt>
                <c:pt idx="57">
                  <c:v>-3.6273975358222552</c:v>
                </c:pt>
                <c:pt idx="58">
                  <c:v>-3.3276180253976202</c:v>
                </c:pt>
                <c:pt idx="59">
                  <c:v>-3.0325661722747248</c:v>
                </c:pt>
                <c:pt idx="60">
                  <c:v>-2.7477034892978649</c:v>
                </c:pt>
                <c:pt idx="61">
                  <c:v>-2.479584716319295</c:v>
                </c:pt>
                <c:pt idx="62">
                  <c:v>-2.2355105130669402</c:v>
                </c:pt>
                <c:pt idx="63">
                  <c:v>-2.0236904083338247</c:v>
                </c:pt>
                <c:pt idx="64">
                  <c:v>-1.853309270978525</c:v>
                </c:pt>
                <c:pt idx="65">
                  <c:v>-1.7344585916051449</c:v>
                </c:pt>
                <c:pt idx="66">
                  <c:v>-1.6774127635093599</c:v>
                </c:pt>
                <c:pt idx="67">
                  <c:v>-1.6924497842072099</c:v>
                </c:pt>
                <c:pt idx="68">
                  <c:v>-1.7893654015964149</c:v>
                </c:pt>
                <c:pt idx="69">
                  <c:v>-1.9770966230364251</c:v>
                </c:pt>
                <c:pt idx="70">
                  <c:v>-2.26386823606413</c:v>
                </c:pt>
                <c:pt idx="71">
                  <c:v>-2.65786390903666</c:v>
                </c:pt>
                <c:pt idx="72">
                  <c:v>-3.1688793388537002</c:v>
                </c:pt>
                <c:pt idx="73">
                  <c:v>-3.8112677752281101</c:v>
                </c:pt>
                <c:pt idx="74">
                  <c:v>-4.6085689406894401</c:v>
                </c:pt>
                <c:pt idx="75">
                  <c:v>-5.59986396458845</c:v>
                </c:pt>
                <c:pt idx="76">
                  <c:v>-6.8480540707545003</c:v>
                </c:pt>
                <c:pt idx="77">
                  <c:v>-8.4498590234618014</c:v>
                </c:pt>
                <c:pt idx="78">
                  <c:v>-10.547965468371951</c:v>
                </c:pt>
                <c:pt idx="79">
                  <c:v>-13.346703341531551</c:v>
                </c:pt>
                <c:pt idx="80">
                  <c:v>-17.0281895351693</c:v>
                </c:pt>
              </c:numCache>
            </c:numRef>
          </c:yVal>
          <c:smooth val="0"/>
        </c:ser>
        <c:ser>
          <c:idx val="11"/>
          <c:order val="10"/>
          <c:tx>
            <c:v>N=14</c:v>
          </c:tx>
          <c:spPr>
            <a:ln>
              <a:solidFill>
                <a:schemeClr val="bg1">
                  <a:lumMod val="50000"/>
                </a:schemeClr>
              </a:solidFill>
            </a:ln>
          </c:spPr>
          <c:marker>
            <c:symbol val="none"/>
          </c:marker>
          <c:xVal>
            <c:numRef>
              <c:f>'sup_Lobbato_hehs8 (adi)'!$A$2:$A$82</c:f>
              <c:numCache>
                <c:formatCode>0.000000</c:formatCode>
                <c:ptCount val="81"/>
                <c:pt idx="0">
                  <c:v>3.9968028886505604E-15</c:v>
                </c:pt>
                <c:pt idx="1">
                  <c:v>1.2500000000003999E-2</c:v>
                </c:pt>
                <c:pt idx="2">
                  <c:v>2.5000000000002999E-2</c:v>
                </c:pt>
                <c:pt idx="3">
                  <c:v>3.7500000000003003E-2</c:v>
                </c:pt>
                <c:pt idx="4">
                  <c:v>5.0000000000003E-2</c:v>
                </c:pt>
                <c:pt idx="5">
                  <c:v>6.2500000000002998E-2</c:v>
                </c:pt>
                <c:pt idx="6">
                  <c:v>7.5000000000002995E-2</c:v>
                </c:pt>
                <c:pt idx="7">
                  <c:v>8.7500000000003006E-2</c:v>
                </c:pt>
                <c:pt idx="8">
                  <c:v>0.100000000000003</c:v>
                </c:pt>
                <c:pt idx="9">
                  <c:v>0.112500000000003</c:v>
                </c:pt>
                <c:pt idx="10">
                  <c:v>0.125000000000003</c:v>
                </c:pt>
                <c:pt idx="11">
                  <c:v>0.13750000000000301</c:v>
                </c:pt>
                <c:pt idx="12">
                  <c:v>0.15000000000000299</c:v>
                </c:pt>
                <c:pt idx="13">
                  <c:v>0.162500000000003</c:v>
                </c:pt>
                <c:pt idx="14">
                  <c:v>0.17500000000000299</c:v>
                </c:pt>
                <c:pt idx="15">
                  <c:v>0.187500000000003</c:v>
                </c:pt>
                <c:pt idx="16">
                  <c:v>0.20000000000000301</c:v>
                </c:pt>
                <c:pt idx="17">
                  <c:v>0.21250000000000299</c:v>
                </c:pt>
                <c:pt idx="18">
                  <c:v>0.225000000000003</c:v>
                </c:pt>
                <c:pt idx="19">
                  <c:v>0.23750000000000299</c:v>
                </c:pt>
                <c:pt idx="20">
                  <c:v>0.250000000000003</c:v>
                </c:pt>
                <c:pt idx="21">
                  <c:v>0.26250000000000301</c:v>
                </c:pt>
                <c:pt idx="22">
                  <c:v>0.27500000000000302</c:v>
                </c:pt>
                <c:pt idx="23">
                  <c:v>0.28750000000000298</c:v>
                </c:pt>
                <c:pt idx="24">
                  <c:v>0.30000000000000199</c:v>
                </c:pt>
                <c:pt idx="25">
                  <c:v>0.312500000000002</c:v>
                </c:pt>
                <c:pt idx="26">
                  <c:v>0.32500000000000201</c:v>
                </c:pt>
                <c:pt idx="27">
                  <c:v>0.33750000000000202</c:v>
                </c:pt>
                <c:pt idx="28">
                  <c:v>0.35000000000000198</c:v>
                </c:pt>
                <c:pt idx="29">
                  <c:v>0.36250000000000199</c:v>
                </c:pt>
                <c:pt idx="30">
                  <c:v>0.375000000000002</c:v>
                </c:pt>
                <c:pt idx="31">
                  <c:v>0.38750000000000201</c:v>
                </c:pt>
                <c:pt idx="32">
                  <c:v>0.40000000000000202</c:v>
                </c:pt>
                <c:pt idx="33">
                  <c:v>0.41250000000000198</c:v>
                </c:pt>
                <c:pt idx="34">
                  <c:v>0.42500000000000199</c:v>
                </c:pt>
                <c:pt idx="35">
                  <c:v>0.437500000000002</c:v>
                </c:pt>
                <c:pt idx="36">
                  <c:v>0.45000000000000201</c:v>
                </c:pt>
                <c:pt idx="37">
                  <c:v>0.46250000000000202</c:v>
                </c:pt>
                <c:pt idx="38">
                  <c:v>0.47500000000000198</c:v>
                </c:pt>
                <c:pt idx="39">
                  <c:v>0.48750000000000199</c:v>
                </c:pt>
                <c:pt idx="40">
                  <c:v>0.500000000000002</c:v>
                </c:pt>
                <c:pt idx="41">
                  <c:v>0.51250000000000195</c:v>
                </c:pt>
                <c:pt idx="42">
                  <c:v>0.52500000000000202</c:v>
                </c:pt>
                <c:pt idx="43">
                  <c:v>0.53750000000000198</c:v>
                </c:pt>
                <c:pt idx="44">
                  <c:v>0.55000000000000204</c:v>
                </c:pt>
                <c:pt idx="45">
                  <c:v>0.562500000000002</c:v>
                </c:pt>
                <c:pt idx="46">
                  <c:v>0.57500000000000195</c:v>
                </c:pt>
                <c:pt idx="47">
                  <c:v>0.58750000000000102</c:v>
                </c:pt>
                <c:pt idx="48">
                  <c:v>0.60000000000000098</c:v>
                </c:pt>
                <c:pt idx="49">
                  <c:v>0.61250000000000104</c:v>
                </c:pt>
                <c:pt idx="50">
                  <c:v>0.625000000000001</c:v>
                </c:pt>
                <c:pt idx="51">
                  <c:v>0.63750000000000095</c:v>
                </c:pt>
                <c:pt idx="52">
                  <c:v>0.65000000000000102</c:v>
                </c:pt>
                <c:pt idx="53">
                  <c:v>0.66250000000000098</c:v>
                </c:pt>
                <c:pt idx="54">
                  <c:v>0.67500000000000104</c:v>
                </c:pt>
                <c:pt idx="55">
                  <c:v>0.687500000000001</c:v>
                </c:pt>
                <c:pt idx="56">
                  <c:v>0.70000000000000095</c:v>
                </c:pt>
                <c:pt idx="57">
                  <c:v>0.71250000000000102</c:v>
                </c:pt>
                <c:pt idx="58">
                  <c:v>0.72500000000000098</c:v>
                </c:pt>
                <c:pt idx="59">
                  <c:v>0.73750000000000104</c:v>
                </c:pt>
                <c:pt idx="60">
                  <c:v>0.750000000000001</c:v>
                </c:pt>
                <c:pt idx="61">
                  <c:v>0.76250000000000095</c:v>
                </c:pt>
                <c:pt idx="62">
                  <c:v>0.77500000000000102</c:v>
                </c:pt>
                <c:pt idx="63">
                  <c:v>0.78750000000000098</c:v>
                </c:pt>
                <c:pt idx="64">
                  <c:v>0.80000000000000104</c:v>
                </c:pt>
                <c:pt idx="65">
                  <c:v>0.812500000000001</c:v>
                </c:pt>
                <c:pt idx="66">
                  <c:v>0.82500000000000095</c:v>
                </c:pt>
                <c:pt idx="67">
                  <c:v>0.83750000000000102</c:v>
                </c:pt>
                <c:pt idx="68">
                  <c:v>0.85000000000000098</c:v>
                </c:pt>
                <c:pt idx="69">
                  <c:v>0.86250000000000004</c:v>
                </c:pt>
                <c:pt idx="70">
                  <c:v>0.875</c:v>
                </c:pt>
                <c:pt idx="71">
                  <c:v>0.88749999999999996</c:v>
                </c:pt>
                <c:pt idx="72">
                  <c:v>0.9</c:v>
                </c:pt>
                <c:pt idx="73">
                  <c:v>0.91249999999999998</c:v>
                </c:pt>
                <c:pt idx="74">
                  <c:v>0.92500000000000004</c:v>
                </c:pt>
                <c:pt idx="75">
                  <c:v>0.9375</c:v>
                </c:pt>
                <c:pt idx="76">
                  <c:v>0.95</c:v>
                </c:pt>
                <c:pt idx="77">
                  <c:v>0.96250000000000002</c:v>
                </c:pt>
                <c:pt idx="78">
                  <c:v>0.97499999999999998</c:v>
                </c:pt>
                <c:pt idx="79">
                  <c:v>0.98750000000000004</c:v>
                </c:pt>
                <c:pt idx="80">
                  <c:v>1</c:v>
                </c:pt>
              </c:numCache>
            </c:numRef>
          </c:xVal>
          <c:yVal>
            <c:numRef>
              <c:f>'sup_Lobbato_hehs8 (adi)'!$L$2:$L$82</c:f>
              <c:numCache>
                <c:formatCode>0.00E+00</c:formatCode>
                <c:ptCount val="81"/>
                <c:pt idx="0">
                  <c:v>0</c:v>
                </c:pt>
                <c:pt idx="1">
                  <c:v>-10.563195975789451</c:v>
                </c:pt>
                <c:pt idx="2">
                  <c:v>-10.557530362189599</c:v>
                </c:pt>
                <c:pt idx="3">
                  <c:v>-10.547200565852551</c:v>
                </c:pt>
                <c:pt idx="4">
                  <c:v>-10.5355651308414</c:v>
                </c:pt>
                <c:pt idx="5">
                  <c:v>-10.51905955461155</c:v>
                </c:pt>
                <c:pt idx="6">
                  <c:v>-10.499904114902</c:v>
                </c:pt>
                <c:pt idx="7">
                  <c:v>-10.4775793589278</c:v>
                </c:pt>
                <c:pt idx="8">
                  <c:v>-10.452927805285301</c:v>
                </c:pt>
                <c:pt idx="9">
                  <c:v>-10.42454940696085</c:v>
                </c:pt>
                <c:pt idx="10">
                  <c:v>-10.39393863017375</c:v>
                </c:pt>
                <c:pt idx="11">
                  <c:v>-10.3586646381336</c:v>
                </c:pt>
                <c:pt idx="12">
                  <c:v>-10.3214336157784</c:v>
                </c:pt>
                <c:pt idx="13">
                  <c:v>-10.280274555853499</c:v>
                </c:pt>
                <c:pt idx="14">
                  <c:v>-10.236564950642899</c:v>
                </c:pt>
                <c:pt idx="15">
                  <c:v>-10.189646327891101</c:v>
                </c:pt>
                <c:pt idx="16">
                  <c:v>-10.139191491812749</c:v>
                </c:pt>
                <c:pt idx="17">
                  <c:v>-10.084730735912849</c:v>
                </c:pt>
                <c:pt idx="18">
                  <c:v>-10.028348024343551</c:v>
                </c:pt>
                <c:pt idx="19">
                  <c:v>-9.9691186440495496</c:v>
                </c:pt>
                <c:pt idx="20">
                  <c:v>-9.9055008267969491</c:v>
                </c:pt>
                <c:pt idx="21">
                  <c:v>-9.8391927367631489</c:v>
                </c:pt>
                <c:pt idx="22">
                  <c:v>-9.7686592554514498</c:v>
                </c:pt>
                <c:pt idx="23">
                  <c:v>-9.6958475322948505</c:v>
                </c:pt>
                <c:pt idx="24">
                  <c:v>-9.6196864277990493</c:v>
                </c:pt>
                <c:pt idx="25">
                  <c:v>-9.5399327360449497</c:v>
                </c:pt>
                <c:pt idx="26">
                  <c:v>-9.4554643823903</c:v>
                </c:pt>
                <c:pt idx="27">
                  <c:v>-9.3677369739335994</c:v>
                </c:pt>
                <c:pt idx="28">
                  <c:v>-9.2765066023829501</c:v>
                </c:pt>
                <c:pt idx="29">
                  <c:v>-9.1812548870590014</c:v>
                </c:pt>
                <c:pt idx="30">
                  <c:v>-9.0821059251288005</c:v>
                </c:pt>
                <c:pt idx="31">
                  <c:v>-8.9781911329870994</c:v>
                </c:pt>
                <c:pt idx="32">
                  <c:v>-8.8699314539280003</c:v>
                </c:pt>
                <c:pt idx="33">
                  <c:v>-8.7565774825243494</c:v>
                </c:pt>
                <c:pt idx="34">
                  <c:v>-8.6381842727818494</c:v>
                </c:pt>
                <c:pt idx="35">
                  <c:v>-8.5140960700987502</c:v>
                </c:pt>
                <c:pt idx="36">
                  <c:v>-8.3848312836434502</c:v>
                </c:pt>
                <c:pt idx="37">
                  <c:v>-8.2484106775331991</c:v>
                </c:pt>
                <c:pt idx="38">
                  <c:v>-8.1059582754093995</c:v>
                </c:pt>
                <c:pt idx="39">
                  <c:v>-7.9562028887430003</c:v>
                </c:pt>
                <c:pt idx="40">
                  <c:v>-7.7987728590163998</c:v>
                </c:pt>
                <c:pt idx="41">
                  <c:v>-7.6331464577963501</c:v>
                </c:pt>
                <c:pt idx="42">
                  <c:v>-7.4580699124353007</c:v>
                </c:pt>
                <c:pt idx="43">
                  <c:v>-7.27383561899435</c:v>
                </c:pt>
                <c:pt idx="44">
                  <c:v>-7.0797909017537508</c:v>
                </c:pt>
                <c:pt idx="45">
                  <c:v>-6.8751034912043494</c:v>
                </c:pt>
                <c:pt idx="46">
                  <c:v>-6.6592521430284508</c:v>
                </c:pt>
                <c:pt idx="47">
                  <c:v>-6.4321224273734003</c:v>
                </c:pt>
                <c:pt idx="48">
                  <c:v>-6.1933572416642502</c:v>
                </c:pt>
                <c:pt idx="49">
                  <c:v>-5.9430324835085999</c:v>
                </c:pt>
                <c:pt idx="50">
                  <c:v>-5.6807993260274996</c:v>
                </c:pt>
                <c:pt idx="51">
                  <c:v>-5.4075519097000502</c:v>
                </c:pt>
                <c:pt idx="52">
                  <c:v>-5.1240662140243005</c:v>
                </c:pt>
                <c:pt idx="53">
                  <c:v>-4.8310851013175355</c:v>
                </c:pt>
                <c:pt idx="54">
                  <c:v>-4.5305827653495845</c:v>
                </c:pt>
                <c:pt idx="55">
                  <c:v>-4.2241241940178904</c:v>
                </c:pt>
                <c:pt idx="56">
                  <c:v>-3.9146770651192297</c:v>
                </c:pt>
                <c:pt idx="57">
                  <c:v>-3.6080376718074545</c:v>
                </c:pt>
                <c:pt idx="58">
                  <c:v>-3.307128643045175</c:v>
                </c:pt>
                <c:pt idx="59">
                  <c:v>-3.0143424302749802</c:v>
                </c:pt>
                <c:pt idx="60">
                  <c:v>-2.737460614421265</c:v>
                </c:pt>
                <c:pt idx="61">
                  <c:v>-2.4840562152915302</c:v>
                </c:pt>
                <c:pt idx="62">
                  <c:v>-2.2598383731125802</c:v>
                </c:pt>
                <c:pt idx="63">
                  <c:v>-2.0703619579167998</c:v>
                </c:pt>
                <c:pt idx="64">
                  <c:v>-1.92086399951734</c:v>
                </c:pt>
                <c:pt idx="65">
                  <c:v>-1.8166005332124651</c:v>
                </c:pt>
                <c:pt idx="66">
                  <c:v>-1.7627477891975949</c:v>
                </c:pt>
                <c:pt idx="67">
                  <c:v>-1.7651458147586752</c:v>
                </c:pt>
                <c:pt idx="68">
                  <c:v>-1.8310178651742501</c:v>
                </c:pt>
                <c:pt idx="69">
                  <c:v>-1.9699062951931801</c:v>
                </c:pt>
                <c:pt idx="70">
                  <c:v>-2.1949605388237297</c:v>
                </c:pt>
                <c:pt idx="71">
                  <c:v>-2.52420147986876</c:v>
                </c:pt>
                <c:pt idx="72">
                  <c:v>-2.9817429750062248</c:v>
                </c:pt>
                <c:pt idx="73">
                  <c:v>-3.5988591482499102</c:v>
                </c:pt>
                <c:pt idx="74">
                  <c:v>-4.4151061874414799</c:v>
                </c:pt>
                <c:pt idx="75">
                  <c:v>-5.4798267740836497</c:v>
                </c:pt>
                <c:pt idx="76">
                  <c:v>-6.8552601562698996</c:v>
                </c:pt>
                <c:pt idx="77">
                  <c:v>-8.6228987641521009</c:v>
                </c:pt>
                <c:pt idx="78">
                  <c:v>-10.895990767043401</c:v>
                </c:pt>
                <c:pt idx="79">
                  <c:v>-13.8418965151479</c:v>
                </c:pt>
                <c:pt idx="80">
                  <c:v>-17.63733310100735</c:v>
                </c:pt>
              </c:numCache>
            </c:numRef>
          </c:yVal>
          <c:smooth val="0"/>
        </c:ser>
        <c:ser>
          <c:idx val="12"/>
          <c:order val="11"/>
          <c:tx>
            <c:v>N=16</c:v>
          </c:tx>
          <c:spPr>
            <a:ln>
              <a:solidFill>
                <a:schemeClr val="tx2"/>
              </a:solidFill>
            </a:ln>
          </c:spPr>
          <c:marker>
            <c:symbol val="none"/>
          </c:marker>
          <c:xVal>
            <c:numRef>
              <c:f>'sup_Lobbato_hehs8 (adi)'!$A$2:$A$82</c:f>
              <c:numCache>
                <c:formatCode>0.000000</c:formatCode>
                <c:ptCount val="81"/>
                <c:pt idx="0">
                  <c:v>3.9968028886505604E-15</c:v>
                </c:pt>
                <c:pt idx="1">
                  <c:v>1.2500000000003999E-2</c:v>
                </c:pt>
                <c:pt idx="2">
                  <c:v>2.5000000000002999E-2</c:v>
                </c:pt>
                <c:pt idx="3">
                  <c:v>3.7500000000003003E-2</c:v>
                </c:pt>
                <c:pt idx="4">
                  <c:v>5.0000000000003E-2</c:v>
                </c:pt>
                <c:pt idx="5">
                  <c:v>6.2500000000002998E-2</c:v>
                </c:pt>
                <c:pt idx="6">
                  <c:v>7.5000000000002995E-2</c:v>
                </c:pt>
                <c:pt idx="7">
                  <c:v>8.7500000000003006E-2</c:v>
                </c:pt>
                <c:pt idx="8">
                  <c:v>0.100000000000003</c:v>
                </c:pt>
                <c:pt idx="9">
                  <c:v>0.112500000000003</c:v>
                </c:pt>
                <c:pt idx="10">
                  <c:v>0.125000000000003</c:v>
                </c:pt>
                <c:pt idx="11">
                  <c:v>0.13750000000000301</c:v>
                </c:pt>
                <c:pt idx="12">
                  <c:v>0.15000000000000299</c:v>
                </c:pt>
                <c:pt idx="13">
                  <c:v>0.162500000000003</c:v>
                </c:pt>
                <c:pt idx="14">
                  <c:v>0.17500000000000299</c:v>
                </c:pt>
                <c:pt idx="15">
                  <c:v>0.187500000000003</c:v>
                </c:pt>
                <c:pt idx="16">
                  <c:v>0.20000000000000301</c:v>
                </c:pt>
                <c:pt idx="17">
                  <c:v>0.21250000000000299</c:v>
                </c:pt>
                <c:pt idx="18">
                  <c:v>0.225000000000003</c:v>
                </c:pt>
                <c:pt idx="19">
                  <c:v>0.23750000000000299</c:v>
                </c:pt>
                <c:pt idx="20">
                  <c:v>0.250000000000003</c:v>
                </c:pt>
                <c:pt idx="21">
                  <c:v>0.26250000000000301</c:v>
                </c:pt>
                <c:pt idx="22">
                  <c:v>0.27500000000000302</c:v>
                </c:pt>
                <c:pt idx="23">
                  <c:v>0.28750000000000298</c:v>
                </c:pt>
                <c:pt idx="24">
                  <c:v>0.30000000000000199</c:v>
                </c:pt>
                <c:pt idx="25">
                  <c:v>0.312500000000002</c:v>
                </c:pt>
                <c:pt idx="26">
                  <c:v>0.32500000000000201</c:v>
                </c:pt>
                <c:pt idx="27">
                  <c:v>0.33750000000000202</c:v>
                </c:pt>
                <c:pt idx="28">
                  <c:v>0.35000000000000198</c:v>
                </c:pt>
                <c:pt idx="29">
                  <c:v>0.36250000000000199</c:v>
                </c:pt>
                <c:pt idx="30">
                  <c:v>0.375000000000002</c:v>
                </c:pt>
                <c:pt idx="31">
                  <c:v>0.38750000000000201</c:v>
                </c:pt>
                <c:pt idx="32">
                  <c:v>0.40000000000000202</c:v>
                </c:pt>
                <c:pt idx="33">
                  <c:v>0.41250000000000198</c:v>
                </c:pt>
                <c:pt idx="34">
                  <c:v>0.42500000000000199</c:v>
                </c:pt>
                <c:pt idx="35">
                  <c:v>0.437500000000002</c:v>
                </c:pt>
                <c:pt idx="36">
                  <c:v>0.45000000000000201</c:v>
                </c:pt>
                <c:pt idx="37">
                  <c:v>0.46250000000000202</c:v>
                </c:pt>
                <c:pt idx="38">
                  <c:v>0.47500000000000198</c:v>
                </c:pt>
                <c:pt idx="39">
                  <c:v>0.48750000000000199</c:v>
                </c:pt>
                <c:pt idx="40">
                  <c:v>0.500000000000002</c:v>
                </c:pt>
                <c:pt idx="41">
                  <c:v>0.51250000000000195</c:v>
                </c:pt>
                <c:pt idx="42">
                  <c:v>0.52500000000000202</c:v>
                </c:pt>
                <c:pt idx="43">
                  <c:v>0.53750000000000198</c:v>
                </c:pt>
                <c:pt idx="44">
                  <c:v>0.55000000000000204</c:v>
                </c:pt>
                <c:pt idx="45">
                  <c:v>0.562500000000002</c:v>
                </c:pt>
                <c:pt idx="46">
                  <c:v>0.57500000000000195</c:v>
                </c:pt>
                <c:pt idx="47">
                  <c:v>0.58750000000000102</c:v>
                </c:pt>
                <c:pt idx="48">
                  <c:v>0.60000000000000098</c:v>
                </c:pt>
                <c:pt idx="49">
                  <c:v>0.61250000000000104</c:v>
                </c:pt>
                <c:pt idx="50">
                  <c:v>0.625000000000001</c:v>
                </c:pt>
                <c:pt idx="51">
                  <c:v>0.63750000000000095</c:v>
                </c:pt>
                <c:pt idx="52">
                  <c:v>0.65000000000000102</c:v>
                </c:pt>
                <c:pt idx="53">
                  <c:v>0.66250000000000098</c:v>
                </c:pt>
                <c:pt idx="54">
                  <c:v>0.67500000000000104</c:v>
                </c:pt>
                <c:pt idx="55">
                  <c:v>0.687500000000001</c:v>
                </c:pt>
                <c:pt idx="56">
                  <c:v>0.70000000000000095</c:v>
                </c:pt>
                <c:pt idx="57">
                  <c:v>0.71250000000000102</c:v>
                </c:pt>
                <c:pt idx="58">
                  <c:v>0.72500000000000098</c:v>
                </c:pt>
                <c:pt idx="59">
                  <c:v>0.73750000000000104</c:v>
                </c:pt>
                <c:pt idx="60">
                  <c:v>0.750000000000001</c:v>
                </c:pt>
                <c:pt idx="61">
                  <c:v>0.76250000000000095</c:v>
                </c:pt>
                <c:pt idx="62">
                  <c:v>0.77500000000000102</c:v>
                </c:pt>
                <c:pt idx="63">
                  <c:v>0.78750000000000098</c:v>
                </c:pt>
                <c:pt idx="64">
                  <c:v>0.80000000000000104</c:v>
                </c:pt>
                <c:pt idx="65">
                  <c:v>0.812500000000001</c:v>
                </c:pt>
                <c:pt idx="66">
                  <c:v>0.82500000000000095</c:v>
                </c:pt>
                <c:pt idx="67">
                  <c:v>0.83750000000000102</c:v>
                </c:pt>
                <c:pt idx="68">
                  <c:v>0.85000000000000098</c:v>
                </c:pt>
                <c:pt idx="69">
                  <c:v>0.86250000000000004</c:v>
                </c:pt>
                <c:pt idx="70">
                  <c:v>0.875</c:v>
                </c:pt>
                <c:pt idx="71">
                  <c:v>0.88749999999999996</c:v>
                </c:pt>
                <c:pt idx="72">
                  <c:v>0.9</c:v>
                </c:pt>
                <c:pt idx="73">
                  <c:v>0.91249999999999998</c:v>
                </c:pt>
                <c:pt idx="74">
                  <c:v>0.92500000000000004</c:v>
                </c:pt>
                <c:pt idx="75">
                  <c:v>0.9375</c:v>
                </c:pt>
                <c:pt idx="76">
                  <c:v>0.95</c:v>
                </c:pt>
                <c:pt idx="77">
                  <c:v>0.96250000000000002</c:v>
                </c:pt>
                <c:pt idx="78">
                  <c:v>0.97499999999999998</c:v>
                </c:pt>
                <c:pt idx="79">
                  <c:v>0.98750000000000004</c:v>
                </c:pt>
                <c:pt idx="80">
                  <c:v>1</c:v>
                </c:pt>
              </c:numCache>
            </c:numRef>
          </c:xVal>
          <c:yVal>
            <c:numRef>
              <c:f>'sup_Lobbato_hehs8 (adi)'!$M$2:$M$82</c:f>
              <c:numCache>
                <c:formatCode>0.00E+00</c:formatCode>
                <c:ptCount val="81"/>
                <c:pt idx="0">
                  <c:v>0</c:v>
                </c:pt>
                <c:pt idx="1">
                  <c:v>-9.3766789029235493</c:v>
                </c:pt>
                <c:pt idx="2">
                  <c:v>-9.3968806135375509</c:v>
                </c:pt>
                <c:pt idx="3">
                  <c:v>-9.4131854368541994</c:v>
                </c:pt>
                <c:pt idx="4">
                  <c:v>-9.43003605469465</c:v>
                </c:pt>
                <c:pt idx="5">
                  <c:v>-9.4428989546877506</c:v>
                </c:pt>
                <c:pt idx="6">
                  <c:v>-9.4543633011713997</c:v>
                </c:pt>
                <c:pt idx="7">
                  <c:v>-9.4636862160610509</c:v>
                </c:pt>
                <c:pt idx="8">
                  <c:v>-9.4719580240873498</c:v>
                </c:pt>
                <c:pt idx="9">
                  <c:v>-9.4773932454228493</c:v>
                </c:pt>
                <c:pt idx="10">
                  <c:v>-9.4819769911118996</c:v>
                </c:pt>
                <c:pt idx="11">
                  <c:v>-9.4825622359416499</c:v>
                </c:pt>
                <c:pt idx="12">
                  <c:v>-9.4823260264144498</c:v>
                </c:pt>
                <c:pt idx="13">
                  <c:v>-9.4788638222588499</c:v>
                </c:pt>
                <c:pt idx="14">
                  <c:v>-9.4736434908823988</c:v>
                </c:pt>
                <c:pt idx="15">
                  <c:v>-9.4659549958221003</c:v>
                </c:pt>
                <c:pt idx="16">
                  <c:v>-9.4553946468370498</c:v>
                </c:pt>
                <c:pt idx="17">
                  <c:v>-9.4411282757116997</c:v>
                </c:pt>
                <c:pt idx="18">
                  <c:v>-9.4253455554962002</c:v>
                </c:pt>
                <c:pt idx="19">
                  <c:v>-9.4071285700470995</c:v>
                </c:pt>
                <c:pt idx="20">
                  <c:v>-9.3845994240303501</c:v>
                </c:pt>
                <c:pt idx="21">
                  <c:v>-9.3594911613237493</c:v>
                </c:pt>
                <c:pt idx="22">
                  <c:v>-9.3299164034441997</c:v>
                </c:pt>
                <c:pt idx="23">
                  <c:v>-9.2977660364826509</c:v>
                </c:pt>
                <c:pt idx="24">
                  <c:v>-9.2618332237337988</c:v>
                </c:pt>
                <c:pt idx="25">
                  <c:v>-9.2217860360961499</c:v>
                </c:pt>
                <c:pt idx="26">
                  <c:v>-9.176208874768049</c:v>
                </c:pt>
                <c:pt idx="27">
                  <c:v>-9.1263256678013995</c:v>
                </c:pt>
                <c:pt idx="28">
                  <c:v>-9.0717211076783002</c:v>
                </c:pt>
                <c:pt idx="29">
                  <c:v>-9.0116647940792003</c:v>
                </c:pt>
                <c:pt idx="30">
                  <c:v>-8.9460970564592497</c:v>
                </c:pt>
                <c:pt idx="31">
                  <c:v>-8.8739313751623996</c:v>
                </c:pt>
                <c:pt idx="32">
                  <c:v>-8.7953618755325493</c:v>
                </c:pt>
                <c:pt idx="33">
                  <c:v>-8.7094449861856003</c:v>
                </c:pt>
                <c:pt idx="34">
                  <c:v>-8.6160250499046498</c:v>
                </c:pt>
                <c:pt idx="35">
                  <c:v>-8.5142424527844991</c:v>
                </c:pt>
                <c:pt idx="36">
                  <c:v>-8.4044456868706003</c:v>
                </c:pt>
                <c:pt idx="37">
                  <c:v>-8.2845901994133992</c:v>
                </c:pt>
                <c:pt idx="38">
                  <c:v>-8.1555566649298505</c:v>
                </c:pt>
                <c:pt idx="39">
                  <c:v>-8.0160513351974991</c:v>
                </c:pt>
                <c:pt idx="40">
                  <c:v>-7.8655994636591</c:v>
                </c:pt>
                <c:pt idx="41">
                  <c:v>-7.7038185166054998</c:v>
                </c:pt>
                <c:pt idx="42">
                  <c:v>-7.5297579795754999</c:v>
                </c:pt>
                <c:pt idx="43">
                  <c:v>-7.3436602168083498</c:v>
                </c:pt>
                <c:pt idx="44">
                  <c:v>-7.1451401766558007</c:v>
                </c:pt>
                <c:pt idx="45">
                  <c:v>-6.9337357338414503</c:v>
                </c:pt>
                <c:pt idx="46">
                  <c:v>-6.7093483624789005</c:v>
                </c:pt>
                <c:pt idx="47">
                  <c:v>-6.472337192456</c:v>
                </c:pt>
                <c:pt idx="48">
                  <c:v>-6.2229221158664503</c:v>
                </c:pt>
                <c:pt idx="49">
                  <c:v>-5.9617935512604001</c:v>
                </c:pt>
                <c:pt idx="50">
                  <c:v>-5.6892647258447999</c:v>
                </c:pt>
                <c:pt idx="51">
                  <c:v>-5.4067462123729495</c:v>
                </c:pt>
                <c:pt idx="52">
                  <c:v>-5.1155945963380001</c:v>
                </c:pt>
                <c:pt idx="53">
                  <c:v>-4.8172230024302847</c:v>
                </c:pt>
                <c:pt idx="54">
                  <c:v>-4.514088865150355</c:v>
                </c:pt>
                <c:pt idx="55">
                  <c:v>-4.2076777524916746</c:v>
                </c:pt>
                <c:pt idx="56">
                  <c:v>-3.9000042258306351</c:v>
                </c:pt>
                <c:pt idx="57">
                  <c:v>-3.5942705489758304</c:v>
                </c:pt>
                <c:pt idx="58">
                  <c:v>-3.29516427329134</c:v>
                </c:pt>
                <c:pt idx="59">
                  <c:v>-3.0062927003584798</c:v>
                </c:pt>
                <c:pt idx="60">
                  <c:v>-2.73132575092853</c:v>
                </c:pt>
                <c:pt idx="61">
                  <c:v>-2.4769763374520499</c:v>
                </c:pt>
                <c:pt idx="62">
                  <c:v>-2.2482339529265447</c:v>
                </c:pt>
                <c:pt idx="63">
                  <c:v>-2.050737139257675</c:v>
                </c:pt>
                <c:pt idx="64">
                  <c:v>-1.8906555884777649</c:v>
                </c:pt>
                <c:pt idx="65">
                  <c:v>-1.7751476565662199</c:v>
                </c:pt>
                <c:pt idx="66">
                  <c:v>-1.7121357473003449</c:v>
                </c:pt>
                <c:pt idx="67">
                  <c:v>-1.7106593819944549</c:v>
                </c:pt>
                <c:pt idx="68">
                  <c:v>-1.78091277954966</c:v>
                </c:pt>
                <c:pt idx="69">
                  <c:v>-1.9342643640641601</c:v>
                </c:pt>
                <c:pt idx="70">
                  <c:v>-2.1835728831544197</c:v>
                </c:pt>
                <c:pt idx="71">
                  <c:v>-2.5437173602508247</c:v>
                </c:pt>
                <c:pt idx="72">
                  <c:v>-3.0327115919839698</c:v>
                </c:pt>
                <c:pt idx="73">
                  <c:v>-3.67367883244806</c:v>
                </c:pt>
                <c:pt idx="74">
                  <c:v>-4.4980992892302449</c:v>
                </c:pt>
                <c:pt idx="75">
                  <c:v>-5.5504612566681502</c:v>
                </c:pt>
                <c:pt idx="76">
                  <c:v>-6.8947302209174</c:v>
                </c:pt>
                <c:pt idx="77">
                  <c:v>-8.6228358584682496</c:v>
                </c:pt>
                <c:pt idx="78">
                  <c:v>-10.866306863734</c:v>
                </c:pt>
                <c:pt idx="79">
                  <c:v>-13.81347397414655</c:v>
                </c:pt>
                <c:pt idx="80">
                  <c:v>-17.642856892079951</c:v>
                </c:pt>
              </c:numCache>
            </c:numRef>
          </c:yVal>
          <c:smooth val="0"/>
        </c:ser>
        <c:ser>
          <c:idx val="13"/>
          <c:order val="12"/>
          <c:tx>
            <c:v>N=18</c:v>
          </c:tx>
          <c:spPr>
            <a:ln>
              <a:solidFill>
                <a:srgbClr val="92D050"/>
              </a:solidFill>
            </a:ln>
          </c:spPr>
          <c:marker>
            <c:symbol val="none"/>
          </c:marker>
          <c:xVal>
            <c:numRef>
              <c:f>'sup_Lobbato_hehs8 (adi)'!$A$2:$A$82</c:f>
              <c:numCache>
                <c:formatCode>0.000000</c:formatCode>
                <c:ptCount val="81"/>
                <c:pt idx="0">
                  <c:v>3.9968028886505604E-15</c:v>
                </c:pt>
                <c:pt idx="1">
                  <c:v>1.2500000000003999E-2</c:v>
                </c:pt>
                <c:pt idx="2">
                  <c:v>2.5000000000002999E-2</c:v>
                </c:pt>
                <c:pt idx="3">
                  <c:v>3.7500000000003003E-2</c:v>
                </c:pt>
                <c:pt idx="4">
                  <c:v>5.0000000000003E-2</c:v>
                </c:pt>
                <c:pt idx="5">
                  <c:v>6.2500000000002998E-2</c:v>
                </c:pt>
                <c:pt idx="6">
                  <c:v>7.5000000000002995E-2</c:v>
                </c:pt>
                <c:pt idx="7">
                  <c:v>8.7500000000003006E-2</c:v>
                </c:pt>
                <c:pt idx="8">
                  <c:v>0.100000000000003</c:v>
                </c:pt>
                <c:pt idx="9">
                  <c:v>0.112500000000003</c:v>
                </c:pt>
                <c:pt idx="10">
                  <c:v>0.125000000000003</c:v>
                </c:pt>
                <c:pt idx="11">
                  <c:v>0.13750000000000301</c:v>
                </c:pt>
                <c:pt idx="12">
                  <c:v>0.15000000000000299</c:v>
                </c:pt>
                <c:pt idx="13">
                  <c:v>0.162500000000003</c:v>
                </c:pt>
                <c:pt idx="14">
                  <c:v>0.17500000000000299</c:v>
                </c:pt>
                <c:pt idx="15">
                  <c:v>0.187500000000003</c:v>
                </c:pt>
                <c:pt idx="16">
                  <c:v>0.20000000000000301</c:v>
                </c:pt>
                <c:pt idx="17">
                  <c:v>0.21250000000000299</c:v>
                </c:pt>
                <c:pt idx="18">
                  <c:v>0.225000000000003</c:v>
                </c:pt>
                <c:pt idx="19">
                  <c:v>0.23750000000000299</c:v>
                </c:pt>
                <c:pt idx="20">
                  <c:v>0.250000000000003</c:v>
                </c:pt>
                <c:pt idx="21">
                  <c:v>0.26250000000000301</c:v>
                </c:pt>
                <c:pt idx="22">
                  <c:v>0.27500000000000302</c:v>
                </c:pt>
                <c:pt idx="23">
                  <c:v>0.28750000000000298</c:v>
                </c:pt>
                <c:pt idx="24">
                  <c:v>0.30000000000000199</c:v>
                </c:pt>
                <c:pt idx="25">
                  <c:v>0.312500000000002</c:v>
                </c:pt>
                <c:pt idx="26">
                  <c:v>0.32500000000000201</c:v>
                </c:pt>
                <c:pt idx="27">
                  <c:v>0.33750000000000202</c:v>
                </c:pt>
                <c:pt idx="28">
                  <c:v>0.35000000000000198</c:v>
                </c:pt>
                <c:pt idx="29">
                  <c:v>0.36250000000000199</c:v>
                </c:pt>
                <c:pt idx="30">
                  <c:v>0.375000000000002</c:v>
                </c:pt>
                <c:pt idx="31">
                  <c:v>0.38750000000000201</c:v>
                </c:pt>
                <c:pt idx="32">
                  <c:v>0.40000000000000202</c:v>
                </c:pt>
                <c:pt idx="33">
                  <c:v>0.41250000000000198</c:v>
                </c:pt>
                <c:pt idx="34">
                  <c:v>0.42500000000000199</c:v>
                </c:pt>
                <c:pt idx="35">
                  <c:v>0.437500000000002</c:v>
                </c:pt>
                <c:pt idx="36">
                  <c:v>0.45000000000000201</c:v>
                </c:pt>
                <c:pt idx="37">
                  <c:v>0.46250000000000202</c:v>
                </c:pt>
                <c:pt idx="38">
                  <c:v>0.47500000000000198</c:v>
                </c:pt>
                <c:pt idx="39">
                  <c:v>0.48750000000000199</c:v>
                </c:pt>
                <c:pt idx="40">
                  <c:v>0.500000000000002</c:v>
                </c:pt>
                <c:pt idx="41">
                  <c:v>0.51250000000000195</c:v>
                </c:pt>
                <c:pt idx="42">
                  <c:v>0.52500000000000202</c:v>
                </c:pt>
                <c:pt idx="43">
                  <c:v>0.53750000000000198</c:v>
                </c:pt>
                <c:pt idx="44">
                  <c:v>0.55000000000000204</c:v>
                </c:pt>
                <c:pt idx="45">
                  <c:v>0.562500000000002</c:v>
                </c:pt>
                <c:pt idx="46">
                  <c:v>0.57500000000000195</c:v>
                </c:pt>
                <c:pt idx="47">
                  <c:v>0.58750000000000102</c:v>
                </c:pt>
                <c:pt idx="48">
                  <c:v>0.60000000000000098</c:v>
                </c:pt>
                <c:pt idx="49">
                  <c:v>0.61250000000000104</c:v>
                </c:pt>
                <c:pt idx="50">
                  <c:v>0.625000000000001</c:v>
                </c:pt>
                <c:pt idx="51">
                  <c:v>0.63750000000000095</c:v>
                </c:pt>
                <c:pt idx="52">
                  <c:v>0.65000000000000102</c:v>
                </c:pt>
                <c:pt idx="53">
                  <c:v>0.66250000000000098</c:v>
                </c:pt>
                <c:pt idx="54">
                  <c:v>0.67500000000000104</c:v>
                </c:pt>
                <c:pt idx="55">
                  <c:v>0.687500000000001</c:v>
                </c:pt>
                <c:pt idx="56">
                  <c:v>0.70000000000000095</c:v>
                </c:pt>
                <c:pt idx="57">
                  <c:v>0.71250000000000102</c:v>
                </c:pt>
                <c:pt idx="58">
                  <c:v>0.72500000000000098</c:v>
                </c:pt>
                <c:pt idx="59">
                  <c:v>0.73750000000000104</c:v>
                </c:pt>
                <c:pt idx="60">
                  <c:v>0.750000000000001</c:v>
                </c:pt>
                <c:pt idx="61">
                  <c:v>0.76250000000000095</c:v>
                </c:pt>
                <c:pt idx="62">
                  <c:v>0.77500000000000102</c:v>
                </c:pt>
                <c:pt idx="63">
                  <c:v>0.78750000000000098</c:v>
                </c:pt>
                <c:pt idx="64">
                  <c:v>0.80000000000000104</c:v>
                </c:pt>
                <c:pt idx="65">
                  <c:v>0.812500000000001</c:v>
                </c:pt>
                <c:pt idx="66">
                  <c:v>0.82500000000000095</c:v>
                </c:pt>
                <c:pt idx="67">
                  <c:v>0.83750000000000102</c:v>
                </c:pt>
                <c:pt idx="68">
                  <c:v>0.85000000000000098</c:v>
                </c:pt>
                <c:pt idx="69">
                  <c:v>0.86250000000000004</c:v>
                </c:pt>
                <c:pt idx="70">
                  <c:v>0.875</c:v>
                </c:pt>
                <c:pt idx="71">
                  <c:v>0.88749999999999996</c:v>
                </c:pt>
                <c:pt idx="72">
                  <c:v>0.9</c:v>
                </c:pt>
                <c:pt idx="73">
                  <c:v>0.91249999999999998</c:v>
                </c:pt>
                <c:pt idx="74">
                  <c:v>0.92500000000000004</c:v>
                </c:pt>
                <c:pt idx="75">
                  <c:v>0.9375</c:v>
                </c:pt>
                <c:pt idx="76">
                  <c:v>0.95</c:v>
                </c:pt>
                <c:pt idx="77">
                  <c:v>0.96250000000000002</c:v>
                </c:pt>
                <c:pt idx="78">
                  <c:v>0.97499999999999998</c:v>
                </c:pt>
                <c:pt idx="79">
                  <c:v>0.98750000000000004</c:v>
                </c:pt>
                <c:pt idx="80">
                  <c:v>1</c:v>
                </c:pt>
              </c:numCache>
            </c:numRef>
          </c:xVal>
          <c:yVal>
            <c:numRef>
              <c:f>'sup_Lobbato_hehs8 (adi)'!$N$2:$N$82</c:f>
              <c:numCache>
                <c:formatCode>0.00E+00</c:formatCode>
                <c:ptCount val="81"/>
                <c:pt idx="0">
                  <c:v>0</c:v>
                </c:pt>
                <c:pt idx="1">
                  <c:v>-9.2342621362585007</c:v>
                </c:pt>
                <c:pt idx="2">
                  <c:v>-9.2725010372189995</c:v>
                </c:pt>
                <c:pt idx="3">
                  <c:v>-9.3070222573059986</c:v>
                </c:pt>
                <c:pt idx="4">
                  <c:v>-9.3424560434974495</c:v>
                </c:pt>
                <c:pt idx="5">
                  <c:v>-9.3740871285036</c:v>
                </c:pt>
                <c:pt idx="6">
                  <c:v>-9.4044039954472005</c:v>
                </c:pt>
                <c:pt idx="7">
                  <c:v>-9.4325332148214507</c:v>
                </c:pt>
                <c:pt idx="8">
                  <c:v>-9.4595569825272499</c:v>
                </c:pt>
                <c:pt idx="9">
                  <c:v>-9.4835562038117498</c:v>
                </c:pt>
                <c:pt idx="10">
                  <c:v>-9.506528694683599</c:v>
                </c:pt>
                <c:pt idx="11">
                  <c:v>-9.5252069725724997</c:v>
                </c:pt>
                <c:pt idx="12">
                  <c:v>-9.5426289485306501</c:v>
                </c:pt>
                <c:pt idx="13">
                  <c:v>-9.5563661563474991</c:v>
                </c:pt>
                <c:pt idx="14">
                  <c:v>-9.5677746408199003</c:v>
                </c:pt>
                <c:pt idx="15">
                  <c:v>-9.5760850127445494</c:v>
                </c:pt>
                <c:pt idx="16">
                  <c:v>-9.5808575172681998</c:v>
                </c:pt>
                <c:pt idx="17">
                  <c:v>-9.5811313490831491</c:v>
                </c:pt>
                <c:pt idx="18">
                  <c:v>-9.5788678655811488</c:v>
                </c:pt>
                <c:pt idx="19">
                  <c:v>-9.5731968061752006</c:v>
                </c:pt>
                <c:pt idx="20">
                  <c:v>-9.5622186544872996</c:v>
                </c:pt>
                <c:pt idx="21">
                  <c:v>-9.5474917594543491</c:v>
                </c:pt>
                <c:pt idx="22">
                  <c:v>-9.5271152098018508</c:v>
                </c:pt>
                <c:pt idx="23">
                  <c:v>-9.5027530747949989</c:v>
                </c:pt>
                <c:pt idx="24">
                  <c:v>-9.4732192454968995</c:v>
                </c:pt>
                <c:pt idx="25">
                  <c:v>-9.4381637178803999</c:v>
                </c:pt>
                <c:pt idx="26">
                  <c:v>-9.3961767414447497</c:v>
                </c:pt>
                <c:pt idx="27">
                  <c:v>-9.3482918868719498</c:v>
                </c:pt>
                <c:pt idx="28">
                  <c:v>-9.2940774986807995</c:v>
                </c:pt>
                <c:pt idx="29">
                  <c:v>-9.2328102416872504</c:v>
                </c:pt>
                <c:pt idx="30">
                  <c:v>-9.1644091240120993</c:v>
                </c:pt>
                <c:pt idx="31">
                  <c:v>-9.0878539772991012</c:v>
                </c:pt>
                <c:pt idx="32">
                  <c:v>-9.0033180348270498</c:v>
                </c:pt>
                <c:pt idx="33">
                  <c:v>-8.909955413350449</c:v>
                </c:pt>
                <c:pt idx="34">
                  <c:v>-8.8076591211043507</c:v>
                </c:pt>
                <c:pt idx="35">
                  <c:v>-8.6956953307062506</c:v>
                </c:pt>
                <c:pt idx="36">
                  <c:v>-8.5744768378369507</c:v>
                </c:pt>
                <c:pt idx="37">
                  <c:v>-8.4422472592966002</c:v>
                </c:pt>
                <c:pt idx="38">
                  <c:v>-8.299968452645599</c:v>
                </c:pt>
                <c:pt idx="39">
                  <c:v>-8.1466783440700006</c:v>
                </c:pt>
                <c:pt idx="40">
                  <c:v>-7.9820451495784992</c:v>
                </c:pt>
                <c:pt idx="41">
                  <c:v>-7.8058572865712508</c:v>
                </c:pt>
                <c:pt idx="42">
                  <c:v>-7.617554453514801</c:v>
                </c:pt>
                <c:pt idx="43">
                  <c:v>-7.4176065380964999</c:v>
                </c:pt>
                <c:pt idx="44">
                  <c:v>-7.2058970246297509</c:v>
                </c:pt>
                <c:pt idx="45">
                  <c:v>-6.9822307540092989</c:v>
                </c:pt>
                <c:pt idx="46">
                  <c:v>-6.7467356076750509</c:v>
                </c:pt>
                <c:pt idx="47">
                  <c:v>-6.4999295093132998</c:v>
                </c:pt>
                <c:pt idx="48">
                  <c:v>-6.2421365448774502</c:v>
                </c:pt>
                <c:pt idx="49">
                  <c:v>-5.9741303038128502</c:v>
                </c:pt>
                <c:pt idx="50">
                  <c:v>-5.6962735173051495</c:v>
                </c:pt>
                <c:pt idx="51">
                  <c:v>-5.4098810076117996</c:v>
                </c:pt>
                <c:pt idx="52">
                  <c:v>-5.1159978322889996</c:v>
                </c:pt>
                <c:pt idx="53">
                  <c:v>-4.8156865263720805</c:v>
                </c:pt>
                <c:pt idx="54">
                  <c:v>-4.5112412682596652</c:v>
                </c:pt>
                <c:pt idx="55">
                  <c:v>-4.2045371693472902</c:v>
                </c:pt>
                <c:pt idx="56">
                  <c:v>-3.8979226456647753</c:v>
                </c:pt>
                <c:pt idx="57">
                  <c:v>-3.5919571506780548</c:v>
                </c:pt>
                <c:pt idx="58">
                  <c:v>-3.2903121115862151</c:v>
                </c:pt>
                <c:pt idx="59">
                  <c:v>-2.998716348235245</c:v>
                </c:pt>
                <c:pt idx="60">
                  <c:v>-2.7221492871847399</c:v>
                </c:pt>
                <c:pt idx="61">
                  <c:v>-2.4668659558305448</c:v>
                </c:pt>
                <c:pt idx="62">
                  <c:v>-2.2384234155593599</c:v>
                </c:pt>
                <c:pt idx="63">
                  <c:v>-2.0428989093588603</c:v>
                </c:pt>
                <c:pt idx="64">
                  <c:v>-1.886588363428745</c:v>
                </c:pt>
                <c:pt idx="65">
                  <c:v>-1.7763148859069802</c:v>
                </c:pt>
                <c:pt idx="66">
                  <c:v>-1.7191217173705202</c:v>
                </c:pt>
                <c:pt idx="67">
                  <c:v>-1.7226871375479149</c:v>
                </c:pt>
                <c:pt idx="68">
                  <c:v>-1.7956156394275649</c:v>
                </c:pt>
                <c:pt idx="69">
                  <c:v>-1.9479129413145351</c:v>
                </c:pt>
                <c:pt idx="70">
                  <c:v>-2.19188592795002</c:v>
                </c:pt>
                <c:pt idx="71">
                  <c:v>-2.5432170109398653</c:v>
                </c:pt>
                <c:pt idx="72">
                  <c:v>-3.0223293703279799</c:v>
                </c:pt>
                <c:pt idx="73">
                  <c:v>-3.6560427021430302</c:v>
                </c:pt>
                <c:pt idx="74">
                  <c:v>-4.4797630157189197</c:v>
                </c:pt>
                <c:pt idx="75">
                  <c:v>-5.5404440535877999</c:v>
                </c:pt>
                <c:pt idx="76">
                  <c:v>-6.9012610753996499</c:v>
                </c:pt>
                <c:pt idx="77">
                  <c:v>-8.6491377409796506</c:v>
                </c:pt>
                <c:pt idx="78">
                  <c:v>-10.90732833884395</c:v>
                </c:pt>
                <c:pt idx="79">
                  <c:v>-13.85606056801395</c:v>
                </c:pt>
                <c:pt idx="80">
                  <c:v>-17.6753086599144</c:v>
                </c:pt>
              </c:numCache>
            </c:numRef>
          </c:yVal>
          <c:smooth val="0"/>
        </c:ser>
        <c:ser>
          <c:idx val="7"/>
          <c:order val="13"/>
          <c:tx>
            <c:v>Reference</c:v>
          </c:tx>
          <c:spPr>
            <a:ln w="25400">
              <a:solidFill>
                <a:schemeClr val="tx1"/>
              </a:solidFill>
              <a:prstDash val="lgDash"/>
            </a:ln>
          </c:spPr>
          <c:marker>
            <c:symbol val="none"/>
          </c:marker>
          <c:xVal>
            <c:numRef>
              <c:f>'sup_Lobbato_hehs8 (adi)'!$A$2:$A$83</c:f>
              <c:numCache>
                <c:formatCode>0.000000</c:formatCode>
                <c:ptCount val="82"/>
                <c:pt idx="0">
                  <c:v>3.9968028886505604E-15</c:v>
                </c:pt>
                <c:pt idx="1">
                  <c:v>1.2500000000003999E-2</c:v>
                </c:pt>
                <c:pt idx="2">
                  <c:v>2.5000000000002999E-2</c:v>
                </c:pt>
                <c:pt idx="3">
                  <c:v>3.7500000000003003E-2</c:v>
                </c:pt>
                <c:pt idx="4">
                  <c:v>5.0000000000003E-2</c:v>
                </c:pt>
                <c:pt idx="5">
                  <c:v>6.2500000000002998E-2</c:v>
                </c:pt>
                <c:pt idx="6">
                  <c:v>7.5000000000002995E-2</c:v>
                </c:pt>
                <c:pt idx="7">
                  <c:v>8.7500000000003006E-2</c:v>
                </c:pt>
                <c:pt idx="8">
                  <c:v>0.100000000000003</c:v>
                </c:pt>
                <c:pt idx="9">
                  <c:v>0.112500000000003</c:v>
                </c:pt>
                <c:pt idx="10">
                  <c:v>0.125000000000003</c:v>
                </c:pt>
                <c:pt idx="11">
                  <c:v>0.13750000000000301</c:v>
                </c:pt>
                <c:pt idx="12">
                  <c:v>0.15000000000000299</c:v>
                </c:pt>
                <c:pt idx="13">
                  <c:v>0.162500000000003</c:v>
                </c:pt>
                <c:pt idx="14">
                  <c:v>0.17500000000000299</c:v>
                </c:pt>
                <c:pt idx="15">
                  <c:v>0.187500000000003</c:v>
                </c:pt>
                <c:pt idx="16">
                  <c:v>0.20000000000000301</c:v>
                </c:pt>
                <c:pt idx="17">
                  <c:v>0.21250000000000299</c:v>
                </c:pt>
                <c:pt idx="18">
                  <c:v>0.225000000000003</c:v>
                </c:pt>
                <c:pt idx="19">
                  <c:v>0.23750000000000299</c:v>
                </c:pt>
                <c:pt idx="20">
                  <c:v>0.250000000000003</c:v>
                </c:pt>
                <c:pt idx="21">
                  <c:v>0.26250000000000301</c:v>
                </c:pt>
                <c:pt idx="22">
                  <c:v>0.27500000000000302</c:v>
                </c:pt>
                <c:pt idx="23">
                  <c:v>0.28750000000000298</c:v>
                </c:pt>
                <c:pt idx="24">
                  <c:v>0.30000000000000199</c:v>
                </c:pt>
                <c:pt idx="25">
                  <c:v>0.312500000000002</c:v>
                </c:pt>
                <c:pt idx="26">
                  <c:v>0.32500000000000201</c:v>
                </c:pt>
                <c:pt idx="27">
                  <c:v>0.33750000000000202</c:v>
                </c:pt>
                <c:pt idx="28">
                  <c:v>0.35000000000000198</c:v>
                </c:pt>
                <c:pt idx="29">
                  <c:v>0.36250000000000199</c:v>
                </c:pt>
                <c:pt idx="30">
                  <c:v>0.375000000000002</c:v>
                </c:pt>
                <c:pt idx="31">
                  <c:v>0.38750000000000201</c:v>
                </c:pt>
                <c:pt idx="32">
                  <c:v>0.40000000000000202</c:v>
                </c:pt>
                <c:pt idx="33">
                  <c:v>0.41250000000000198</c:v>
                </c:pt>
                <c:pt idx="34">
                  <c:v>0.42500000000000199</c:v>
                </c:pt>
                <c:pt idx="35">
                  <c:v>0.437500000000002</c:v>
                </c:pt>
                <c:pt idx="36">
                  <c:v>0.45000000000000201</c:v>
                </c:pt>
                <c:pt idx="37">
                  <c:v>0.46250000000000202</c:v>
                </c:pt>
                <c:pt idx="38">
                  <c:v>0.47500000000000198</c:v>
                </c:pt>
                <c:pt idx="39">
                  <c:v>0.48750000000000199</c:v>
                </c:pt>
                <c:pt idx="40">
                  <c:v>0.500000000000002</c:v>
                </c:pt>
                <c:pt idx="41">
                  <c:v>0.51250000000000195</c:v>
                </c:pt>
                <c:pt idx="42">
                  <c:v>0.52500000000000202</c:v>
                </c:pt>
                <c:pt idx="43">
                  <c:v>0.53750000000000198</c:v>
                </c:pt>
                <c:pt idx="44">
                  <c:v>0.55000000000000204</c:v>
                </c:pt>
                <c:pt idx="45">
                  <c:v>0.562500000000002</c:v>
                </c:pt>
                <c:pt idx="46">
                  <c:v>0.57500000000000195</c:v>
                </c:pt>
                <c:pt idx="47">
                  <c:v>0.58750000000000102</c:v>
                </c:pt>
                <c:pt idx="48">
                  <c:v>0.60000000000000098</c:v>
                </c:pt>
                <c:pt idx="49">
                  <c:v>0.61250000000000104</c:v>
                </c:pt>
                <c:pt idx="50">
                  <c:v>0.625000000000001</c:v>
                </c:pt>
                <c:pt idx="51">
                  <c:v>0.63750000000000095</c:v>
                </c:pt>
                <c:pt idx="52">
                  <c:v>0.65000000000000102</c:v>
                </c:pt>
                <c:pt idx="53">
                  <c:v>0.66250000000000098</c:v>
                </c:pt>
                <c:pt idx="54">
                  <c:v>0.67500000000000104</c:v>
                </c:pt>
                <c:pt idx="55">
                  <c:v>0.687500000000001</c:v>
                </c:pt>
                <c:pt idx="56">
                  <c:v>0.70000000000000095</c:v>
                </c:pt>
                <c:pt idx="57">
                  <c:v>0.71250000000000102</c:v>
                </c:pt>
                <c:pt idx="58">
                  <c:v>0.72500000000000098</c:v>
                </c:pt>
                <c:pt idx="59">
                  <c:v>0.73750000000000104</c:v>
                </c:pt>
                <c:pt idx="60">
                  <c:v>0.750000000000001</c:v>
                </c:pt>
                <c:pt idx="61">
                  <c:v>0.76250000000000095</c:v>
                </c:pt>
                <c:pt idx="62">
                  <c:v>0.77500000000000102</c:v>
                </c:pt>
                <c:pt idx="63">
                  <c:v>0.78750000000000098</c:v>
                </c:pt>
                <c:pt idx="64">
                  <c:v>0.80000000000000104</c:v>
                </c:pt>
                <c:pt idx="65">
                  <c:v>0.812500000000001</c:v>
                </c:pt>
                <c:pt idx="66">
                  <c:v>0.82500000000000095</c:v>
                </c:pt>
                <c:pt idx="67">
                  <c:v>0.83750000000000102</c:v>
                </c:pt>
                <c:pt idx="68">
                  <c:v>0.85000000000000098</c:v>
                </c:pt>
                <c:pt idx="69">
                  <c:v>0.86250000000000004</c:v>
                </c:pt>
                <c:pt idx="70">
                  <c:v>0.875</c:v>
                </c:pt>
                <c:pt idx="71">
                  <c:v>0.88749999999999996</c:v>
                </c:pt>
                <c:pt idx="72">
                  <c:v>0.9</c:v>
                </c:pt>
                <c:pt idx="73">
                  <c:v>0.91249999999999998</c:v>
                </c:pt>
                <c:pt idx="74">
                  <c:v>0.92500000000000004</c:v>
                </c:pt>
                <c:pt idx="75">
                  <c:v>0.9375</c:v>
                </c:pt>
                <c:pt idx="76">
                  <c:v>0.95</c:v>
                </c:pt>
                <c:pt idx="77">
                  <c:v>0.96250000000000002</c:v>
                </c:pt>
                <c:pt idx="78">
                  <c:v>0.97499999999999998</c:v>
                </c:pt>
                <c:pt idx="79">
                  <c:v>0.98750000000000004</c:v>
                </c:pt>
                <c:pt idx="80">
                  <c:v>1</c:v>
                </c:pt>
              </c:numCache>
            </c:numRef>
          </c:xVal>
          <c:yVal>
            <c:numRef>
              <c:f>'sup_Lobbato_hehs8 (adi)'!$O$2:$O$82</c:f>
              <c:numCache>
                <c:formatCode>0.00E+00</c:formatCode>
                <c:ptCount val="81"/>
                <c:pt idx="0">
                  <c:v>0</c:v>
                </c:pt>
                <c:pt idx="1">
                  <c:v>-9.4845129429197002</c:v>
                </c:pt>
                <c:pt idx="2">
                  <c:v>-9.5210851808087504</c:v>
                </c:pt>
                <c:pt idx="3">
                  <c:v>-9.5550855281289504</c:v>
                </c:pt>
                <c:pt idx="4">
                  <c:v>-9.5864424623390505</c:v>
                </c:pt>
                <c:pt idx="5">
                  <c:v>-9.6150804344927998</c:v>
                </c:pt>
                <c:pt idx="6">
                  <c:v>-9.6409197243308</c:v>
                </c:pt>
                <c:pt idx="7">
                  <c:v>-9.6638762360814496</c:v>
                </c:pt>
                <c:pt idx="8">
                  <c:v>-9.683861303638599</c:v>
                </c:pt>
                <c:pt idx="9">
                  <c:v>-9.7007815497893013</c:v>
                </c:pt>
                <c:pt idx="10">
                  <c:v>-9.7145385722257505</c:v>
                </c:pt>
                <c:pt idx="11">
                  <c:v>-9.7250286868238511</c:v>
                </c:pt>
                <c:pt idx="12">
                  <c:v>-9.7321427445892006</c:v>
                </c:pt>
                <c:pt idx="13">
                  <c:v>-9.7357657168924501</c:v>
                </c:pt>
                <c:pt idx="14">
                  <c:v>-9.7357764450567998</c:v>
                </c:pt>
                <c:pt idx="15">
                  <c:v>-9.7320472814336494</c:v>
                </c:pt>
                <c:pt idx="16">
                  <c:v>-9.7244436476551499</c:v>
                </c:pt>
                <c:pt idx="17">
                  <c:v>-9.7128237065328999</c:v>
                </c:pt>
                <c:pt idx="18">
                  <c:v>-9.6970379507122502</c:v>
                </c:pt>
                <c:pt idx="19">
                  <c:v>-9.676928678931251</c:v>
                </c:pt>
                <c:pt idx="20">
                  <c:v>-9.6523295913483498</c:v>
                </c:pt>
                <c:pt idx="21">
                  <c:v>-9.6230652987065497</c:v>
                </c:pt>
                <c:pt idx="22">
                  <c:v>-9.5889508085006998</c:v>
                </c:pt>
                <c:pt idx="23">
                  <c:v>-9.5497911260120496</c:v>
                </c:pt>
                <c:pt idx="24">
                  <c:v>-9.5053806067018005</c:v>
                </c:pt>
                <c:pt idx="25">
                  <c:v>-9.4555026540958487</c:v>
                </c:pt>
                <c:pt idx="26">
                  <c:v>-9.3999292679245006</c:v>
                </c:pt>
                <c:pt idx="27">
                  <c:v>-9.3384206842266497</c:v>
                </c:pt>
                <c:pt idx="28">
                  <c:v>-9.2707250925503502</c:v>
                </c:pt>
                <c:pt idx="29">
                  <c:v>-9.1965785591403009</c:v>
                </c:pt>
                <c:pt idx="30">
                  <c:v>-9.1157050378140987</c:v>
                </c:pt>
                <c:pt idx="31">
                  <c:v>-9.0278166450901498</c:v>
                </c:pt>
                <c:pt idx="32">
                  <c:v>-8.9326141824196998</c:v>
                </c:pt>
                <c:pt idx="33">
                  <c:v>-8.8297880506195003</c:v>
                </c:pt>
                <c:pt idx="34">
                  <c:v>-8.7190195472298999</c:v>
                </c:pt>
                <c:pt idx="35">
                  <c:v>-8.5999827513032496</c:v>
                </c:pt>
                <c:pt idx="36">
                  <c:v>-8.4723469852772997</c:v>
                </c:pt>
                <c:pt idx="37">
                  <c:v>-8.3357801071968005</c:v>
                </c:pt>
                <c:pt idx="38">
                  <c:v>-8.1899526569771002</c:v>
                </c:pt>
                <c:pt idx="39">
                  <c:v>-8.0345430545444998</c:v>
                </c:pt>
                <c:pt idx="40">
                  <c:v>-7.8692440673384496</c:v>
                </c:pt>
                <c:pt idx="41">
                  <c:v>-7.6937705843167503</c:v>
                </c:pt>
                <c:pt idx="42">
                  <c:v>-7.5078690368500007</c:v>
                </c:pt>
                <c:pt idx="43">
                  <c:v>-7.311328492641449</c:v>
                </c:pt>
                <c:pt idx="44">
                  <c:v>-7.1039936785458</c:v>
                </c:pt>
                <c:pt idx="45">
                  <c:v>-6.8857800517453498</c:v>
                </c:pt>
                <c:pt idx="46">
                  <c:v>-6.656690958910799</c:v>
                </c:pt>
                <c:pt idx="47">
                  <c:v>-6.4168370606121998</c:v>
                </c:pt>
                <c:pt idx="48">
                  <c:v>-6.1664578436027497</c:v>
                </c:pt>
                <c:pt idx="49">
                  <c:v>-5.9059451297286003</c:v>
                </c:pt>
                <c:pt idx="50">
                  <c:v>-5.6358682803919997</c:v>
                </c:pt>
                <c:pt idx="51">
                  <c:v>-5.3570006403566506</c:v>
                </c:pt>
                <c:pt idx="52">
                  <c:v>-5.0703463943792997</c:v>
                </c:pt>
                <c:pt idx="53">
                  <c:v>-4.7771668901681448</c:v>
                </c:pt>
                <c:pt idx="54">
                  <c:v>-4.4790055493540102</c:v>
                </c:pt>
                <c:pt idx="55">
                  <c:v>-4.1777108617544298</c:v>
                </c:pt>
                <c:pt idx="56">
                  <c:v>-3.8754609231656603</c:v>
                </c:pt>
                <c:pt idx="57">
                  <c:v>-3.574806085447725</c:v>
                </c:pt>
                <c:pt idx="58">
                  <c:v>-3.2787896076176599</c:v>
                </c:pt>
                <c:pt idx="59">
                  <c:v>-2.9913097362894652</c:v>
                </c:pt>
                <c:pt idx="60">
                  <c:v>-2.7178535685974299</c:v>
                </c:pt>
                <c:pt idx="61">
                  <c:v>-2.4648730647298249</c:v>
                </c:pt>
                <c:pt idx="62">
                  <c:v>-2.2376004941258349</c:v>
                </c:pt>
                <c:pt idx="63">
                  <c:v>-2.0423387345435549</c:v>
                </c:pt>
                <c:pt idx="64">
                  <c:v>-1.8853613277256251</c:v>
                </c:pt>
                <c:pt idx="65">
                  <c:v>-1.7732484591934949</c:v>
                </c:pt>
                <c:pt idx="66">
                  <c:v>-1.71305960128181</c:v>
                </c:pt>
                <c:pt idx="67">
                  <c:v>-1.7125393998830252</c:v>
                </c:pt>
                <c:pt idx="68">
                  <c:v>-1.7804143171669249</c:v>
                </c:pt>
                <c:pt idx="69">
                  <c:v>-1.926823612542885</c:v>
                </c:pt>
                <c:pt idx="70">
                  <c:v>-2.1639346211723547</c:v>
                </c:pt>
                <c:pt idx="71">
                  <c:v>-2.50680886819843</c:v>
                </c:pt>
                <c:pt idx="72">
                  <c:v>-2.9746137043869498</c:v>
                </c:pt>
                <c:pt idx="73">
                  <c:v>-3.5923207505991348</c:v>
                </c:pt>
                <c:pt idx="74">
                  <c:v>-4.3931090508736652</c:v>
                </c:pt>
                <c:pt idx="75">
                  <c:v>-5.4218184565974497</c:v>
                </c:pt>
                <c:pt idx="76">
                  <c:v>-6.7400155922157499</c:v>
                </c:pt>
                <c:pt idx="77">
                  <c:v>-8.43360997268835</c:v>
                </c:pt>
                <c:pt idx="78">
                  <c:v>-10.624629726503851</c:v>
                </c:pt>
                <c:pt idx="79">
                  <c:v>-13.490004696438998</c:v>
                </c:pt>
                <c:pt idx="80">
                  <c:v>-17.2014734979767</c:v>
                </c:pt>
              </c:numCache>
            </c:numRef>
          </c:yVal>
          <c:smooth val="0"/>
        </c:ser>
        <c:dLbls>
          <c:showLegendKey val="0"/>
          <c:showVal val="0"/>
          <c:showCatName val="0"/>
          <c:showSerName val="0"/>
          <c:showPercent val="0"/>
          <c:showBubbleSize val="0"/>
        </c:dLbls>
        <c:axId val="589598176"/>
        <c:axId val="524873200"/>
        <c:extLst>
          <c:ext xmlns:c15="http://schemas.microsoft.com/office/drawing/2012/chart" uri="{02D57815-91ED-43cb-92C2-25804820EDAC}">
            <c15:filteredScatterSeries>
              <c15:ser>
                <c:idx val="0"/>
                <c:order val="0"/>
                <c:tx>
                  <c:v>N=3</c:v>
                </c:tx>
                <c:spPr>
                  <a:ln w="19050" cap="rnd">
                    <a:solidFill>
                      <a:schemeClr val="accent1"/>
                    </a:solidFill>
                    <a:round/>
                  </a:ln>
                  <a:effectLst/>
                </c:spPr>
                <c:marker>
                  <c:symbol val="none"/>
                </c:marker>
                <c:xVal>
                  <c:numRef>
                    <c:extLst>
                      <c:ext uri="{02D57815-91ED-43cb-92C2-25804820EDAC}">
                        <c15:formulaRef>
                          <c15:sqref>'sup_Lobbato_hehs8 (adi)'!$A$2:$A$82</c15:sqref>
                        </c15:formulaRef>
                      </c:ext>
                    </c:extLst>
                    <c:numCache>
                      <c:formatCode>0.000000</c:formatCode>
                      <c:ptCount val="81"/>
                      <c:pt idx="0">
                        <c:v>3.9968028886505604E-15</c:v>
                      </c:pt>
                      <c:pt idx="1">
                        <c:v>1.2500000000003999E-2</c:v>
                      </c:pt>
                      <c:pt idx="2">
                        <c:v>2.5000000000002999E-2</c:v>
                      </c:pt>
                      <c:pt idx="3">
                        <c:v>3.7500000000003003E-2</c:v>
                      </c:pt>
                      <c:pt idx="4">
                        <c:v>5.0000000000003E-2</c:v>
                      </c:pt>
                      <c:pt idx="5">
                        <c:v>6.2500000000002998E-2</c:v>
                      </c:pt>
                      <c:pt idx="6">
                        <c:v>7.5000000000002995E-2</c:v>
                      </c:pt>
                      <c:pt idx="7">
                        <c:v>8.7500000000003006E-2</c:v>
                      </c:pt>
                      <c:pt idx="8">
                        <c:v>0.100000000000003</c:v>
                      </c:pt>
                      <c:pt idx="9">
                        <c:v>0.112500000000003</c:v>
                      </c:pt>
                      <c:pt idx="10">
                        <c:v>0.125000000000003</c:v>
                      </c:pt>
                      <c:pt idx="11">
                        <c:v>0.13750000000000301</c:v>
                      </c:pt>
                      <c:pt idx="12">
                        <c:v>0.15000000000000299</c:v>
                      </c:pt>
                      <c:pt idx="13">
                        <c:v>0.162500000000003</c:v>
                      </c:pt>
                      <c:pt idx="14">
                        <c:v>0.17500000000000299</c:v>
                      </c:pt>
                      <c:pt idx="15">
                        <c:v>0.187500000000003</c:v>
                      </c:pt>
                      <c:pt idx="16">
                        <c:v>0.20000000000000301</c:v>
                      </c:pt>
                      <c:pt idx="17">
                        <c:v>0.21250000000000299</c:v>
                      </c:pt>
                      <c:pt idx="18">
                        <c:v>0.225000000000003</c:v>
                      </c:pt>
                      <c:pt idx="19">
                        <c:v>0.23750000000000299</c:v>
                      </c:pt>
                      <c:pt idx="20">
                        <c:v>0.250000000000003</c:v>
                      </c:pt>
                      <c:pt idx="21">
                        <c:v>0.26250000000000301</c:v>
                      </c:pt>
                      <c:pt idx="22">
                        <c:v>0.27500000000000302</c:v>
                      </c:pt>
                      <c:pt idx="23">
                        <c:v>0.28750000000000298</c:v>
                      </c:pt>
                      <c:pt idx="24">
                        <c:v>0.30000000000000199</c:v>
                      </c:pt>
                      <c:pt idx="25">
                        <c:v>0.312500000000002</c:v>
                      </c:pt>
                      <c:pt idx="26">
                        <c:v>0.32500000000000201</c:v>
                      </c:pt>
                      <c:pt idx="27">
                        <c:v>0.33750000000000202</c:v>
                      </c:pt>
                      <c:pt idx="28">
                        <c:v>0.35000000000000198</c:v>
                      </c:pt>
                      <c:pt idx="29">
                        <c:v>0.36250000000000199</c:v>
                      </c:pt>
                      <c:pt idx="30">
                        <c:v>0.375000000000002</c:v>
                      </c:pt>
                      <c:pt idx="31">
                        <c:v>0.38750000000000201</c:v>
                      </c:pt>
                      <c:pt idx="32">
                        <c:v>0.40000000000000202</c:v>
                      </c:pt>
                      <c:pt idx="33">
                        <c:v>0.41250000000000198</c:v>
                      </c:pt>
                      <c:pt idx="34">
                        <c:v>0.42500000000000199</c:v>
                      </c:pt>
                      <c:pt idx="35">
                        <c:v>0.437500000000002</c:v>
                      </c:pt>
                      <c:pt idx="36">
                        <c:v>0.45000000000000201</c:v>
                      </c:pt>
                      <c:pt idx="37">
                        <c:v>0.46250000000000202</c:v>
                      </c:pt>
                      <c:pt idx="38">
                        <c:v>0.47500000000000198</c:v>
                      </c:pt>
                      <c:pt idx="39">
                        <c:v>0.48750000000000199</c:v>
                      </c:pt>
                      <c:pt idx="40">
                        <c:v>0.500000000000002</c:v>
                      </c:pt>
                      <c:pt idx="41">
                        <c:v>0.51250000000000195</c:v>
                      </c:pt>
                      <c:pt idx="42">
                        <c:v>0.52500000000000202</c:v>
                      </c:pt>
                      <c:pt idx="43">
                        <c:v>0.53750000000000198</c:v>
                      </c:pt>
                      <c:pt idx="44">
                        <c:v>0.55000000000000204</c:v>
                      </c:pt>
                      <c:pt idx="45">
                        <c:v>0.562500000000002</c:v>
                      </c:pt>
                      <c:pt idx="46">
                        <c:v>0.57500000000000195</c:v>
                      </c:pt>
                      <c:pt idx="47">
                        <c:v>0.58750000000000102</c:v>
                      </c:pt>
                      <c:pt idx="48">
                        <c:v>0.60000000000000098</c:v>
                      </c:pt>
                      <c:pt idx="49">
                        <c:v>0.61250000000000104</c:v>
                      </c:pt>
                      <c:pt idx="50">
                        <c:v>0.625000000000001</c:v>
                      </c:pt>
                      <c:pt idx="51">
                        <c:v>0.63750000000000095</c:v>
                      </c:pt>
                      <c:pt idx="52">
                        <c:v>0.65000000000000102</c:v>
                      </c:pt>
                      <c:pt idx="53">
                        <c:v>0.66250000000000098</c:v>
                      </c:pt>
                      <c:pt idx="54">
                        <c:v>0.67500000000000104</c:v>
                      </c:pt>
                      <c:pt idx="55">
                        <c:v>0.687500000000001</c:v>
                      </c:pt>
                      <c:pt idx="56">
                        <c:v>0.70000000000000095</c:v>
                      </c:pt>
                      <c:pt idx="57">
                        <c:v>0.71250000000000102</c:v>
                      </c:pt>
                      <c:pt idx="58">
                        <c:v>0.72500000000000098</c:v>
                      </c:pt>
                      <c:pt idx="59">
                        <c:v>0.73750000000000104</c:v>
                      </c:pt>
                      <c:pt idx="60">
                        <c:v>0.750000000000001</c:v>
                      </c:pt>
                      <c:pt idx="61">
                        <c:v>0.76250000000000095</c:v>
                      </c:pt>
                      <c:pt idx="62">
                        <c:v>0.77500000000000102</c:v>
                      </c:pt>
                      <c:pt idx="63">
                        <c:v>0.78750000000000098</c:v>
                      </c:pt>
                      <c:pt idx="64">
                        <c:v>0.80000000000000104</c:v>
                      </c:pt>
                      <c:pt idx="65">
                        <c:v>0.812500000000001</c:v>
                      </c:pt>
                      <c:pt idx="66">
                        <c:v>0.82500000000000095</c:v>
                      </c:pt>
                      <c:pt idx="67">
                        <c:v>0.83750000000000102</c:v>
                      </c:pt>
                      <c:pt idx="68">
                        <c:v>0.85000000000000098</c:v>
                      </c:pt>
                      <c:pt idx="69">
                        <c:v>0.86250000000000004</c:v>
                      </c:pt>
                      <c:pt idx="70">
                        <c:v>0.875</c:v>
                      </c:pt>
                      <c:pt idx="71">
                        <c:v>0.88749999999999996</c:v>
                      </c:pt>
                      <c:pt idx="72">
                        <c:v>0.9</c:v>
                      </c:pt>
                      <c:pt idx="73">
                        <c:v>0.91249999999999998</c:v>
                      </c:pt>
                      <c:pt idx="74">
                        <c:v>0.92500000000000004</c:v>
                      </c:pt>
                      <c:pt idx="75">
                        <c:v>0.9375</c:v>
                      </c:pt>
                      <c:pt idx="76">
                        <c:v>0.95</c:v>
                      </c:pt>
                      <c:pt idx="77">
                        <c:v>0.96250000000000002</c:v>
                      </c:pt>
                      <c:pt idx="78">
                        <c:v>0.97499999999999998</c:v>
                      </c:pt>
                      <c:pt idx="79">
                        <c:v>0.98750000000000004</c:v>
                      </c:pt>
                      <c:pt idx="80">
                        <c:v>1</c:v>
                      </c:pt>
                    </c:numCache>
                  </c:numRef>
                </c:xVal>
                <c:yVal>
                  <c:numRef>
                    <c:extLst>
                      <c:ext uri="{02D57815-91ED-43cb-92C2-25804820EDAC}">
                        <c15:formulaRef>
                          <c15:sqref>'sup_Lobbato_hehs8 (adi)'!$B$2:$B$82</c15:sqref>
                        </c15:formulaRef>
                      </c:ext>
                    </c:extLst>
                    <c:numCache>
                      <c:formatCode>0.00E+00</c:formatCode>
                      <c:ptCount val="81"/>
                      <c:pt idx="0">
                        <c:v>0</c:v>
                      </c:pt>
                      <c:pt idx="1">
                        <c:v>-0.1058269991966945</c:v>
                      </c:pt>
                      <c:pt idx="2">
                        <c:v>-0.207377742786097</c:v>
                      </c:pt>
                      <c:pt idx="3">
                        <c:v>-0.30503480134580852</c:v>
                      </c:pt>
                      <c:pt idx="4">
                        <c:v>-0.3991341135142335</c:v>
                      </c:pt>
                      <c:pt idx="5">
                        <c:v>-0.48997226795532056</c:v>
                      </c:pt>
                      <c:pt idx="6">
                        <c:v>-0.57781242931097498</c:v>
                      </c:pt>
                      <c:pt idx="7">
                        <c:v>-0.66288919440323002</c:v>
                      </c:pt>
                      <c:pt idx="8">
                        <c:v>-0.74541260529536502</c:v>
                      </c:pt>
                      <c:pt idx="9">
                        <c:v>-0.82557148715915996</c:v>
                      </c:pt>
                      <c:pt idx="10">
                        <c:v>-0.90353624256474507</c:v>
                      </c:pt>
                      <c:pt idx="11">
                        <c:v>-0.97946120491363509</c:v>
                      </c:pt>
                      <c:pt idx="12">
                        <c:v>-1.0534866323503</c:v>
                      </c:pt>
                      <c:pt idx="13">
                        <c:v>-1.1257404056787699</c:v>
                      </c:pt>
                      <c:pt idx="14">
                        <c:v>-1.196339481407835</c:v>
                      </c:pt>
                      <c:pt idx="15">
                        <c:v>-1.2653911404547249</c:v>
                      </c:pt>
                      <c:pt idx="16">
                        <c:v>-1.33299406771174</c:v>
                      </c:pt>
                      <c:pt idx="17">
                        <c:v>-1.3992392884008999</c:v>
                      </c:pt>
                      <c:pt idx="18">
                        <c:v>-1.4642109824931651</c:v>
                      </c:pt>
                      <c:pt idx="19">
                        <c:v>-1.5279871984426801</c:v>
                      </c:pt>
                      <c:pt idx="20">
                        <c:v>-1.59064047761392</c:v>
                      </c:pt>
                      <c:pt idx="21">
                        <c:v>-1.6522384057634749</c:v>
                      </c:pt>
                      <c:pt idx="22">
                        <c:v>-1.71284409934638</c:v>
                      </c:pt>
                      <c:pt idx="23">
                        <c:v>-1.7725166376002601</c:v>
                      </c:pt>
                      <c:pt idx="24">
                        <c:v>-1.8313114461057751</c:v>
                      </c:pt>
                      <c:pt idx="25">
                        <c:v>-1.88928063930931</c:v>
                      </c:pt>
                      <c:pt idx="26">
                        <c:v>-1.9464733274623101</c:v>
                      </c:pt>
                      <c:pt idx="27">
                        <c:v>-2.00293589194716</c:v>
                      </c:pt>
                      <c:pt idx="28">
                        <c:v>-2.05871223333487</c:v>
                      </c:pt>
                      <c:pt idx="29">
                        <c:v>-2.113843995565345</c:v>
                      </c:pt>
                      <c:pt idx="30">
                        <c:v>-2.1683707688567848</c:v>
                      </c:pt>
                      <c:pt idx="31">
                        <c:v>-2.2223302746584297</c:v>
                      </c:pt>
                      <c:pt idx="32">
                        <c:v>-2.2757585341177902</c:v>
                      </c:pt>
                      <c:pt idx="33">
                        <c:v>-2.3286900223135301</c:v>
                      </c:pt>
                      <c:pt idx="34">
                        <c:v>-2.3811578098830801</c:v>
                      </c:pt>
                      <c:pt idx="35">
                        <c:v>-2.433193693460185</c:v>
                      </c:pt>
                      <c:pt idx="36">
                        <c:v>-2.4848283167393648</c:v>
                      </c:pt>
                      <c:pt idx="37">
                        <c:v>-2.5360912825692101</c:v>
                      </c:pt>
                      <c:pt idx="38">
                        <c:v>-2.5870112577574149</c:v>
                      </c:pt>
                      <c:pt idx="39">
                        <c:v>-2.6376160712314998</c:v>
                      </c:pt>
                      <c:pt idx="40">
                        <c:v>-2.687932806320025</c:v>
                      </c:pt>
                      <c:pt idx="41">
                        <c:v>-2.7379878884717952</c:v>
                      </c:pt>
                      <c:pt idx="42">
                        <c:v>-2.7878071682541301</c:v>
                      </c:pt>
                      <c:pt idx="43">
                        <c:v>-2.8374160012568703</c:v>
                      </c:pt>
                      <c:pt idx="44">
                        <c:v>-2.8868393245821649</c:v>
                      </c:pt>
                      <c:pt idx="45">
                        <c:v>-2.93610173137521</c:v>
                      </c:pt>
                      <c:pt idx="46">
                        <c:v>-2.9852275431119599</c:v>
                      </c:pt>
                      <c:pt idx="47">
                        <c:v>-3.0342408808702999</c:v>
                      </c:pt>
                      <c:pt idx="48">
                        <c:v>-3.0831657357288753</c:v>
                      </c:pt>
                      <c:pt idx="49">
                        <c:v>-3.132026038743545</c:v>
                      </c:pt>
                      <c:pt idx="50">
                        <c:v>-3.1808457315821803</c:v>
                      </c:pt>
                      <c:pt idx="51">
                        <c:v>-3.2296488374402252</c:v>
                      </c:pt>
                      <c:pt idx="52">
                        <c:v>-3.278459533592045</c:v>
                      </c:pt>
                      <c:pt idx="53">
                        <c:v>-3.327302225671315</c:v>
                      </c:pt>
                      <c:pt idx="54">
                        <c:v>-3.3762016245255402</c:v>
                      </c:pt>
                      <c:pt idx="55">
                        <c:v>-3.4251828260646597</c:v>
                      </c:pt>
                      <c:pt idx="56">
                        <c:v>-3.4742713950466353</c:v>
                      </c:pt>
                      <c:pt idx="57">
                        <c:v>-3.5234934533868651</c:v>
                      </c:pt>
                      <c:pt idx="58">
                        <c:v>-3.5728757737695802</c:v>
                      </c:pt>
                      <c:pt idx="59">
                        <c:v>-3.6224458798776551</c:v>
                      </c:pt>
                      <c:pt idx="60">
                        <c:v>-3.67223215364137</c:v>
                      </c:pt>
                      <c:pt idx="61">
                        <c:v>-3.7222639513304303</c:v>
                      </c:pt>
                      <c:pt idx="62">
                        <c:v>-3.7725717294190146</c:v>
                      </c:pt>
                      <c:pt idx="63">
                        <c:v>-3.823187181983605</c:v>
                      </c:pt>
                      <c:pt idx="64">
                        <c:v>-3.8741433911532446</c:v>
                      </c:pt>
                      <c:pt idx="65">
                        <c:v>-3.9254749929544097</c:v>
                      </c:pt>
                      <c:pt idx="66">
                        <c:v>-3.9772183606565497</c:v>
                      </c:pt>
                      <c:pt idx="67">
                        <c:v>-4.0294118083737001</c:v>
                      </c:pt>
                      <c:pt idx="68">
                        <c:v>-4.0820958185462803</c:v>
                      </c:pt>
                      <c:pt idx="69">
                        <c:v>-4.1353132965386497</c:v>
                      </c:pt>
                      <c:pt idx="70">
                        <c:v>-4.1891098570901999</c:v>
                      </c:pt>
                      <c:pt idx="71">
                        <c:v>-4.2435341484935005</c:v>
                      </c:pt>
                      <c:pt idx="72">
                        <c:v>-4.29863821980077</c:v>
                      </c:pt>
                      <c:pt idx="73">
                        <c:v>-4.3544779397597448</c:v>
                      </c:pt>
                      <c:pt idx="74">
                        <c:v>-4.4111134765940951</c:v>
                      </c:pt>
                      <c:pt idx="75">
                        <c:v>-4.4686098493697548</c:v>
                      </c:pt>
                      <c:pt idx="76">
                        <c:v>-4.5270375655090493</c:v>
                      </c:pt>
                      <c:pt idx="77">
                        <c:v>-4.5864733611866857</c:v>
                      </c:pt>
                      <c:pt idx="78">
                        <c:v>-4.6470010654298246</c:v>
                      </c:pt>
                      <c:pt idx="79">
                        <c:v>-4.7087126146222804</c:v>
                      </c:pt>
                      <c:pt idx="80">
                        <c:v>-4.7712826813535996</c:v>
                      </c:pt>
                    </c:numCache>
                  </c:numRef>
                </c:yVal>
                <c:smooth val="0"/>
              </c15:ser>
            </c15:filteredScatterSeries>
            <c15:filteredScatterSeries>
              <c15:ser>
                <c:idx val="2"/>
                <c:order val="2"/>
                <c:tx>
                  <c:v>N=5</c:v>
                </c:tx>
                <c:spPr>
                  <a:ln w="19050" cap="rnd">
                    <a:solidFill>
                      <a:schemeClr val="accent3"/>
                    </a:solidFill>
                    <a:round/>
                  </a:ln>
                  <a:effectLst/>
                </c:spPr>
                <c:marker>
                  <c:symbol val="none"/>
                </c:marker>
                <c:xVal>
                  <c:numRef>
                    <c:extLst xmlns:c15="http://schemas.microsoft.com/office/drawing/2012/chart">
                      <c:ext xmlns:c15="http://schemas.microsoft.com/office/drawing/2012/chart" uri="{02D57815-91ED-43cb-92C2-25804820EDAC}">
                        <c15:formulaRef>
                          <c15:sqref>'sup_Lobbato_hehs8 (adi)'!$A$2:$A$83</c15:sqref>
                        </c15:formulaRef>
                      </c:ext>
                    </c:extLst>
                    <c:numCache>
                      <c:formatCode>0.000000</c:formatCode>
                      <c:ptCount val="82"/>
                      <c:pt idx="0">
                        <c:v>3.9968028886505604E-15</c:v>
                      </c:pt>
                      <c:pt idx="1">
                        <c:v>1.2500000000003999E-2</c:v>
                      </c:pt>
                      <c:pt idx="2">
                        <c:v>2.5000000000002999E-2</c:v>
                      </c:pt>
                      <c:pt idx="3">
                        <c:v>3.7500000000003003E-2</c:v>
                      </c:pt>
                      <c:pt idx="4">
                        <c:v>5.0000000000003E-2</c:v>
                      </c:pt>
                      <c:pt idx="5">
                        <c:v>6.2500000000002998E-2</c:v>
                      </c:pt>
                      <c:pt idx="6">
                        <c:v>7.5000000000002995E-2</c:v>
                      </c:pt>
                      <c:pt idx="7">
                        <c:v>8.7500000000003006E-2</c:v>
                      </c:pt>
                      <c:pt idx="8">
                        <c:v>0.100000000000003</c:v>
                      </c:pt>
                      <c:pt idx="9">
                        <c:v>0.112500000000003</c:v>
                      </c:pt>
                      <c:pt idx="10">
                        <c:v>0.125000000000003</c:v>
                      </c:pt>
                      <c:pt idx="11">
                        <c:v>0.13750000000000301</c:v>
                      </c:pt>
                      <c:pt idx="12">
                        <c:v>0.15000000000000299</c:v>
                      </c:pt>
                      <c:pt idx="13">
                        <c:v>0.162500000000003</c:v>
                      </c:pt>
                      <c:pt idx="14">
                        <c:v>0.17500000000000299</c:v>
                      </c:pt>
                      <c:pt idx="15">
                        <c:v>0.187500000000003</c:v>
                      </c:pt>
                      <c:pt idx="16">
                        <c:v>0.20000000000000301</c:v>
                      </c:pt>
                      <c:pt idx="17">
                        <c:v>0.21250000000000299</c:v>
                      </c:pt>
                      <c:pt idx="18">
                        <c:v>0.225000000000003</c:v>
                      </c:pt>
                      <c:pt idx="19">
                        <c:v>0.23750000000000299</c:v>
                      </c:pt>
                      <c:pt idx="20">
                        <c:v>0.250000000000003</c:v>
                      </c:pt>
                      <c:pt idx="21">
                        <c:v>0.26250000000000301</c:v>
                      </c:pt>
                      <c:pt idx="22">
                        <c:v>0.27500000000000302</c:v>
                      </c:pt>
                      <c:pt idx="23">
                        <c:v>0.28750000000000298</c:v>
                      </c:pt>
                      <c:pt idx="24">
                        <c:v>0.30000000000000199</c:v>
                      </c:pt>
                      <c:pt idx="25">
                        <c:v>0.312500000000002</c:v>
                      </c:pt>
                      <c:pt idx="26">
                        <c:v>0.32500000000000201</c:v>
                      </c:pt>
                      <c:pt idx="27">
                        <c:v>0.33750000000000202</c:v>
                      </c:pt>
                      <c:pt idx="28">
                        <c:v>0.35000000000000198</c:v>
                      </c:pt>
                      <c:pt idx="29">
                        <c:v>0.36250000000000199</c:v>
                      </c:pt>
                      <c:pt idx="30">
                        <c:v>0.375000000000002</c:v>
                      </c:pt>
                      <c:pt idx="31">
                        <c:v>0.38750000000000201</c:v>
                      </c:pt>
                      <c:pt idx="32">
                        <c:v>0.40000000000000202</c:v>
                      </c:pt>
                      <c:pt idx="33">
                        <c:v>0.41250000000000198</c:v>
                      </c:pt>
                      <c:pt idx="34">
                        <c:v>0.42500000000000199</c:v>
                      </c:pt>
                      <c:pt idx="35">
                        <c:v>0.437500000000002</c:v>
                      </c:pt>
                      <c:pt idx="36">
                        <c:v>0.45000000000000201</c:v>
                      </c:pt>
                      <c:pt idx="37">
                        <c:v>0.46250000000000202</c:v>
                      </c:pt>
                      <c:pt idx="38">
                        <c:v>0.47500000000000198</c:v>
                      </c:pt>
                      <c:pt idx="39">
                        <c:v>0.48750000000000199</c:v>
                      </c:pt>
                      <c:pt idx="40">
                        <c:v>0.500000000000002</c:v>
                      </c:pt>
                      <c:pt idx="41">
                        <c:v>0.51250000000000195</c:v>
                      </c:pt>
                      <c:pt idx="42">
                        <c:v>0.52500000000000202</c:v>
                      </c:pt>
                      <c:pt idx="43">
                        <c:v>0.53750000000000198</c:v>
                      </c:pt>
                      <c:pt idx="44">
                        <c:v>0.55000000000000204</c:v>
                      </c:pt>
                      <c:pt idx="45">
                        <c:v>0.562500000000002</c:v>
                      </c:pt>
                      <c:pt idx="46">
                        <c:v>0.57500000000000195</c:v>
                      </c:pt>
                      <c:pt idx="47">
                        <c:v>0.58750000000000102</c:v>
                      </c:pt>
                      <c:pt idx="48">
                        <c:v>0.60000000000000098</c:v>
                      </c:pt>
                      <c:pt idx="49">
                        <c:v>0.61250000000000104</c:v>
                      </c:pt>
                      <c:pt idx="50">
                        <c:v>0.625000000000001</c:v>
                      </c:pt>
                      <c:pt idx="51">
                        <c:v>0.63750000000000095</c:v>
                      </c:pt>
                      <c:pt idx="52">
                        <c:v>0.65000000000000102</c:v>
                      </c:pt>
                      <c:pt idx="53">
                        <c:v>0.66250000000000098</c:v>
                      </c:pt>
                      <c:pt idx="54">
                        <c:v>0.67500000000000104</c:v>
                      </c:pt>
                      <c:pt idx="55">
                        <c:v>0.687500000000001</c:v>
                      </c:pt>
                      <c:pt idx="56">
                        <c:v>0.70000000000000095</c:v>
                      </c:pt>
                      <c:pt idx="57">
                        <c:v>0.71250000000000102</c:v>
                      </c:pt>
                      <c:pt idx="58">
                        <c:v>0.72500000000000098</c:v>
                      </c:pt>
                      <c:pt idx="59">
                        <c:v>0.73750000000000104</c:v>
                      </c:pt>
                      <c:pt idx="60">
                        <c:v>0.750000000000001</c:v>
                      </c:pt>
                      <c:pt idx="61">
                        <c:v>0.76250000000000095</c:v>
                      </c:pt>
                      <c:pt idx="62">
                        <c:v>0.77500000000000102</c:v>
                      </c:pt>
                      <c:pt idx="63">
                        <c:v>0.78750000000000098</c:v>
                      </c:pt>
                      <c:pt idx="64">
                        <c:v>0.80000000000000104</c:v>
                      </c:pt>
                      <c:pt idx="65">
                        <c:v>0.812500000000001</c:v>
                      </c:pt>
                      <c:pt idx="66">
                        <c:v>0.82500000000000095</c:v>
                      </c:pt>
                      <c:pt idx="67">
                        <c:v>0.83750000000000102</c:v>
                      </c:pt>
                      <c:pt idx="68">
                        <c:v>0.85000000000000098</c:v>
                      </c:pt>
                      <c:pt idx="69">
                        <c:v>0.86250000000000004</c:v>
                      </c:pt>
                      <c:pt idx="70">
                        <c:v>0.875</c:v>
                      </c:pt>
                      <c:pt idx="71">
                        <c:v>0.88749999999999996</c:v>
                      </c:pt>
                      <c:pt idx="72">
                        <c:v>0.9</c:v>
                      </c:pt>
                      <c:pt idx="73">
                        <c:v>0.91249999999999998</c:v>
                      </c:pt>
                      <c:pt idx="74">
                        <c:v>0.92500000000000004</c:v>
                      </c:pt>
                      <c:pt idx="75">
                        <c:v>0.9375</c:v>
                      </c:pt>
                      <c:pt idx="76">
                        <c:v>0.95</c:v>
                      </c:pt>
                      <c:pt idx="77">
                        <c:v>0.96250000000000002</c:v>
                      </c:pt>
                      <c:pt idx="78">
                        <c:v>0.97499999999999998</c:v>
                      </c:pt>
                      <c:pt idx="79">
                        <c:v>0.98750000000000004</c:v>
                      </c:pt>
                      <c:pt idx="80">
                        <c:v>1</c:v>
                      </c:pt>
                    </c:numCache>
                  </c:numRef>
                </c:xVal>
                <c:yVal>
                  <c:numRef>
                    <c:extLst xmlns:c15="http://schemas.microsoft.com/office/drawing/2012/chart">
                      <c:ext xmlns:c15="http://schemas.microsoft.com/office/drawing/2012/chart" uri="{02D57815-91ED-43cb-92C2-25804820EDAC}">
                        <c15:formulaRef>
                          <c15:sqref>'sup_Lobbato_hehs8 (adi)'!$D$2:$D$82</c15:sqref>
                        </c15:formulaRef>
                      </c:ext>
                    </c:extLst>
                    <c:numCache>
                      <c:formatCode>0.00E+00</c:formatCode>
                      <c:ptCount val="81"/>
                      <c:pt idx="0">
                        <c:v>0</c:v>
                      </c:pt>
                      <c:pt idx="1">
                        <c:v>-3.4505631764978553</c:v>
                      </c:pt>
                      <c:pt idx="2">
                        <c:v>-3.4647275768764603</c:v>
                      </c:pt>
                      <c:pt idx="3">
                        <c:v>-3.4770202129643701</c:v>
                      </c:pt>
                      <c:pt idx="4">
                        <c:v>-3.4873776941823849</c:v>
                      </c:pt>
                      <c:pt idx="5">
                        <c:v>-3.4957454988917398</c:v>
                      </c:pt>
                      <c:pt idx="6">
                        <c:v>-3.5020821985593651</c:v>
                      </c:pt>
                      <c:pt idx="7">
                        <c:v>-3.5063419814678198</c:v>
                      </c:pt>
                      <c:pt idx="8">
                        <c:v>-3.5085032194523897</c:v>
                      </c:pt>
                      <c:pt idx="9">
                        <c:v>-3.5085382180633302</c:v>
                      </c:pt>
                      <c:pt idx="10">
                        <c:v>-3.506447561924035</c:v>
                      </c:pt>
                      <c:pt idx="11">
                        <c:v>-3.5021930030538697</c:v>
                      </c:pt>
                      <c:pt idx="12">
                        <c:v>-3.4957798484392697</c:v>
                      </c:pt>
                      <c:pt idx="13">
                        <c:v>-3.4872135266382949</c:v>
                      </c:pt>
                      <c:pt idx="14">
                        <c:v>-3.4764886909320949</c:v>
                      </c:pt>
                      <c:pt idx="15">
                        <c:v>-3.4636046122018151</c:v>
                      </c:pt>
                      <c:pt idx="16">
                        <c:v>-3.448567479747775</c:v>
                      </c:pt>
                      <c:pt idx="17">
                        <c:v>-3.4314135623126445</c:v>
                      </c:pt>
                      <c:pt idx="18">
                        <c:v>-3.4121490489105297</c:v>
                      </c:pt>
                      <c:pt idx="19">
                        <c:v>-3.3908002149555152</c:v>
                      </c:pt>
                      <c:pt idx="20">
                        <c:v>-3.3673895771188804</c:v>
                      </c:pt>
                      <c:pt idx="21">
                        <c:v>-3.3419522690272152</c:v>
                      </c:pt>
                      <c:pt idx="22">
                        <c:v>-3.3145261322875399</c:v>
                      </c:pt>
                      <c:pt idx="23">
                        <c:v>-3.2851577065317299</c:v>
                      </c:pt>
                      <c:pt idx="24">
                        <c:v>-3.253897069245395</c:v>
                      </c:pt>
                      <c:pt idx="25">
                        <c:v>-3.2208203230939096</c:v>
                      </c:pt>
                      <c:pt idx="26">
                        <c:v>-3.1859804824032603</c:v>
                      </c:pt>
                      <c:pt idx="27">
                        <c:v>-3.1494208844611302</c:v>
                      </c:pt>
                      <c:pt idx="28">
                        <c:v>-3.1112861053254099</c:v>
                      </c:pt>
                      <c:pt idx="29">
                        <c:v>-3.0716063349713898</c:v>
                      </c:pt>
                      <c:pt idx="30">
                        <c:v>-3.0305219232584948</c:v>
                      </c:pt>
                      <c:pt idx="31">
                        <c:v>-2.98811594404533</c:v>
                      </c:pt>
                      <c:pt idx="32">
                        <c:v>-2.944534214589535</c:v>
                      </c:pt>
                      <c:pt idx="33">
                        <c:v>-2.8998774839241301</c:v>
                      </c:pt>
                      <c:pt idx="34">
                        <c:v>-2.85430244179121</c:v>
                      </c:pt>
                      <c:pt idx="35">
                        <c:v>-2.8078079242443601</c:v>
                      </c:pt>
                      <c:pt idx="36">
                        <c:v>-2.76026079298369</c:v>
                      </c:pt>
                      <c:pt idx="37">
                        <c:v>-2.71245990783581</c:v>
                      </c:pt>
                      <c:pt idx="38">
                        <c:v>-2.6644846448663748</c:v>
                      </c:pt>
                      <c:pt idx="39">
                        <c:v>-2.6166245610267298</c:v>
                      </c:pt>
                      <c:pt idx="40">
                        <c:v>-2.5690892028021701</c:v>
                      </c:pt>
                      <c:pt idx="41">
                        <c:v>-2.5222514143740353</c:v>
                      </c:pt>
                      <c:pt idx="42">
                        <c:v>-2.4763209555606602</c:v>
                      </c:pt>
                      <c:pt idx="43">
                        <c:v>-2.4316399184803248</c:v>
                      </c:pt>
                      <c:pt idx="44">
                        <c:v>-2.38859272587099</c:v>
                      </c:pt>
                      <c:pt idx="45">
                        <c:v>-2.3475493838034249</c:v>
                      </c:pt>
                      <c:pt idx="46">
                        <c:v>-2.3088410800338401</c:v>
                      </c:pt>
                      <c:pt idx="47">
                        <c:v>-2.2730036515977448</c:v>
                      </c:pt>
                      <c:pt idx="48">
                        <c:v>-2.2404895996181002</c:v>
                      </c:pt>
                      <c:pt idx="49">
                        <c:v>-2.2118397835671848</c:v>
                      </c:pt>
                      <c:pt idx="50">
                        <c:v>-2.1876062763245097</c:v>
                      </c:pt>
                      <c:pt idx="51">
                        <c:v>-2.1684414686539197</c:v>
                      </c:pt>
                      <c:pt idx="52">
                        <c:v>-2.1550134056377397</c:v>
                      </c:pt>
                      <c:pt idx="53">
                        <c:v>-2.14804014107004</c:v>
                      </c:pt>
                      <c:pt idx="54">
                        <c:v>-2.1483632409061753</c:v>
                      </c:pt>
                      <c:pt idx="55">
                        <c:v>-2.1568582296428498</c:v>
                      </c:pt>
                      <c:pt idx="56">
                        <c:v>-2.1744864066401948</c:v>
                      </c:pt>
                      <c:pt idx="57">
                        <c:v>-2.2022968549347901</c:v>
                      </c:pt>
                      <c:pt idx="58">
                        <c:v>-2.2414617995649149</c:v>
                      </c:pt>
                      <c:pt idx="59">
                        <c:v>-2.2932504622796896</c:v>
                      </c:pt>
                      <c:pt idx="60">
                        <c:v>-2.35905893260467</c:v>
                      </c:pt>
                      <c:pt idx="61">
                        <c:v>-2.4404399444305351</c:v>
                      </c:pt>
                      <c:pt idx="62">
                        <c:v>-2.5390936344839852</c:v>
                      </c:pt>
                      <c:pt idx="63">
                        <c:v>-2.6569138368881697</c:v>
                      </c:pt>
                      <c:pt idx="64">
                        <c:v>-2.7959991351814151</c:v>
                      </c:pt>
                      <c:pt idx="65">
                        <c:v>-2.9586888517455852</c:v>
                      </c:pt>
                      <c:pt idx="66">
                        <c:v>-3.1475949133268601</c:v>
                      </c:pt>
                      <c:pt idx="67">
                        <c:v>-3.3656568431298246</c:v>
                      </c:pt>
                      <c:pt idx="68">
                        <c:v>-3.6161684788730803</c:v>
                      </c:pt>
                      <c:pt idx="69">
                        <c:v>-3.9028580709635099</c:v>
                      </c:pt>
                      <c:pt idx="70">
                        <c:v>-4.2299720610480103</c:v>
                      </c:pt>
                      <c:pt idx="71">
                        <c:v>-4.6023348622770301</c:v>
                      </c:pt>
                      <c:pt idx="72">
                        <c:v>-5.0254949322380496</c:v>
                      </c:pt>
                      <c:pt idx="73">
                        <c:v>-5.5058400669446499</c:v>
                      </c:pt>
                      <c:pt idx="74">
                        <c:v>-6.0507765174163506</c:v>
                      </c:pt>
                      <c:pt idx="75">
                        <c:v>-6.6689418440045003</c:v>
                      </c:pt>
                      <c:pt idx="76">
                        <c:v>-7.3704901714486493</c:v>
                      </c:pt>
                      <c:pt idx="77">
                        <c:v>-8.1674180795180504</c:v>
                      </c:pt>
                      <c:pt idx="78">
                        <c:v>-9.074026516167951</c:v>
                      </c:pt>
                      <c:pt idx="79">
                        <c:v>-10.107470404931899</c:v>
                      </c:pt>
                      <c:pt idx="80">
                        <c:v>-11.243841720762699</c:v>
                      </c:pt>
                    </c:numCache>
                  </c:numRef>
                </c:yVal>
                <c:smooth val="0"/>
              </c15:ser>
            </c15:filteredScatterSeries>
            <c15:filteredScatterSeries>
              <c15:ser>
                <c:idx val="4"/>
                <c:order val="4"/>
                <c:tx>
                  <c:v>N=7</c:v>
                </c:tx>
                <c:marker>
                  <c:symbol val="none"/>
                </c:marker>
                <c:xVal>
                  <c:numRef>
                    <c:extLst xmlns:c15="http://schemas.microsoft.com/office/drawing/2012/chart">
                      <c:ext xmlns:c15="http://schemas.microsoft.com/office/drawing/2012/chart" uri="{02D57815-91ED-43cb-92C2-25804820EDAC}">
                        <c15:formulaRef>
                          <c15:sqref>'sup_Lobbato_hehs8 (adi)'!$A$2:$A$83</c15:sqref>
                        </c15:formulaRef>
                      </c:ext>
                    </c:extLst>
                    <c:numCache>
                      <c:formatCode>0.000000</c:formatCode>
                      <c:ptCount val="82"/>
                      <c:pt idx="0">
                        <c:v>3.9968028886505604E-15</c:v>
                      </c:pt>
                      <c:pt idx="1">
                        <c:v>1.2500000000003999E-2</c:v>
                      </c:pt>
                      <c:pt idx="2">
                        <c:v>2.5000000000002999E-2</c:v>
                      </c:pt>
                      <c:pt idx="3">
                        <c:v>3.7500000000003003E-2</c:v>
                      </c:pt>
                      <c:pt idx="4">
                        <c:v>5.0000000000003E-2</c:v>
                      </c:pt>
                      <c:pt idx="5">
                        <c:v>6.2500000000002998E-2</c:v>
                      </c:pt>
                      <c:pt idx="6">
                        <c:v>7.5000000000002995E-2</c:v>
                      </c:pt>
                      <c:pt idx="7">
                        <c:v>8.7500000000003006E-2</c:v>
                      </c:pt>
                      <c:pt idx="8">
                        <c:v>0.100000000000003</c:v>
                      </c:pt>
                      <c:pt idx="9">
                        <c:v>0.112500000000003</c:v>
                      </c:pt>
                      <c:pt idx="10">
                        <c:v>0.125000000000003</c:v>
                      </c:pt>
                      <c:pt idx="11">
                        <c:v>0.13750000000000301</c:v>
                      </c:pt>
                      <c:pt idx="12">
                        <c:v>0.15000000000000299</c:v>
                      </c:pt>
                      <c:pt idx="13">
                        <c:v>0.162500000000003</c:v>
                      </c:pt>
                      <c:pt idx="14">
                        <c:v>0.17500000000000299</c:v>
                      </c:pt>
                      <c:pt idx="15">
                        <c:v>0.187500000000003</c:v>
                      </c:pt>
                      <c:pt idx="16">
                        <c:v>0.20000000000000301</c:v>
                      </c:pt>
                      <c:pt idx="17">
                        <c:v>0.21250000000000299</c:v>
                      </c:pt>
                      <c:pt idx="18">
                        <c:v>0.225000000000003</c:v>
                      </c:pt>
                      <c:pt idx="19">
                        <c:v>0.23750000000000299</c:v>
                      </c:pt>
                      <c:pt idx="20">
                        <c:v>0.250000000000003</c:v>
                      </c:pt>
                      <c:pt idx="21">
                        <c:v>0.26250000000000301</c:v>
                      </c:pt>
                      <c:pt idx="22">
                        <c:v>0.27500000000000302</c:v>
                      </c:pt>
                      <c:pt idx="23">
                        <c:v>0.28750000000000298</c:v>
                      </c:pt>
                      <c:pt idx="24">
                        <c:v>0.30000000000000199</c:v>
                      </c:pt>
                      <c:pt idx="25">
                        <c:v>0.312500000000002</c:v>
                      </c:pt>
                      <c:pt idx="26">
                        <c:v>0.32500000000000201</c:v>
                      </c:pt>
                      <c:pt idx="27">
                        <c:v>0.33750000000000202</c:v>
                      </c:pt>
                      <c:pt idx="28">
                        <c:v>0.35000000000000198</c:v>
                      </c:pt>
                      <c:pt idx="29">
                        <c:v>0.36250000000000199</c:v>
                      </c:pt>
                      <c:pt idx="30">
                        <c:v>0.375000000000002</c:v>
                      </c:pt>
                      <c:pt idx="31">
                        <c:v>0.38750000000000201</c:v>
                      </c:pt>
                      <c:pt idx="32">
                        <c:v>0.40000000000000202</c:v>
                      </c:pt>
                      <c:pt idx="33">
                        <c:v>0.41250000000000198</c:v>
                      </c:pt>
                      <c:pt idx="34">
                        <c:v>0.42500000000000199</c:v>
                      </c:pt>
                      <c:pt idx="35">
                        <c:v>0.437500000000002</c:v>
                      </c:pt>
                      <c:pt idx="36">
                        <c:v>0.45000000000000201</c:v>
                      </c:pt>
                      <c:pt idx="37">
                        <c:v>0.46250000000000202</c:v>
                      </c:pt>
                      <c:pt idx="38">
                        <c:v>0.47500000000000198</c:v>
                      </c:pt>
                      <c:pt idx="39">
                        <c:v>0.48750000000000199</c:v>
                      </c:pt>
                      <c:pt idx="40">
                        <c:v>0.500000000000002</c:v>
                      </c:pt>
                      <c:pt idx="41">
                        <c:v>0.51250000000000195</c:v>
                      </c:pt>
                      <c:pt idx="42">
                        <c:v>0.52500000000000202</c:v>
                      </c:pt>
                      <c:pt idx="43">
                        <c:v>0.53750000000000198</c:v>
                      </c:pt>
                      <c:pt idx="44">
                        <c:v>0.55000000000000204</c:v>
                      </c:pt>
                      <c:pt idx="45">
                        <c:v>0.562500000000002</c:v>
                      </c:pt>
                      <c:pt idx="46">
                        <c:v>0.57500000000000195</c:v>
                      </c:pt>
                      <c:pt idx="47">
                        <c:v>0.58750000000000102</c:v>
                      </c:pt>
                      <c:pt idx="48">
                        <c:v>0.60000000000000098</c:v>
                      </c:pt>
                      <c:pt idx="49">
                        <c:v>0.61250000000000104</c:v>
                      </c:pt>
                      <c:pt idx="50">
                        <c:v>0.625000000000001</c:v>
                      </c:pt>
                      <c:pt idx="51">
                        <c:v>0.63750000000000095</c:v>
                      </c:pt>
                      <c:pt idx="52">
                        <c:v>0.65000000000000102</c:v>
                      </c:pt>
                      <c:pt idx="53">
                        <c:v>0.66250000000000098</c:v>
                      </c:pt>
                      <c:pt idx="54">
                        <c:v>0.67500000000000104</c:v>
                      </c:pt>
                      <c:pt idx="55">
                        <c:v>0.687500000000001</c:v>
                      </c:pt>
                      <c:pt idx="56">
                        <c:v>0.70000000000000095</c:v>
                      </c:pt>
                      <c:pt idx="57">
                        <c:v>0.71250000000000102</c:v>
                      </c:pt>
                      <c:pt idx="58">
                        <c:v>0.72500000000000098</c:v>
                      </c:pt>
                      <c:pt idx="59">
                        <c:v>0.73750000000000104</c:v>
                      </c:pt>
                      <c:pt idx="60">
                        <c:v>0.750000000000001</c:v>
                      </c:pt>
                      <c:pt idx="61">
                        <c:v>0.76250000000000095</c:v>
                      </c:pt>
                      <c:pt idx="62">
                        <c:v>0.77500000000000102</c:v>
                      </c:pt>
                      <c:pt idx="63">
                        <c:v>0.78750000000000098</c:v>
                      </c:pt>
                      <c:pt idx="64">
                        <c:v>0.80000000000000104</c:v>
                      </c:pt>
                      <c:pt idx="65">
                        <c:v>0.812500000000001</c:v>
                      </c:pt>
                      <c:pt idx="66">
                        <c:v>0.82500000000000095</c:v>
                      </c:pt>
                      <c:pt idx="67">
                        <c:v>0.83750000000000102</c:v>
                      </c:pt>
                      <c:pt idx="68">
                        <c:v>0.85000000000000098</c:v>
                      </c:pt>
                      <c:pt idx="69">
                        <c:v>0.86250000000000004</c:v>
                      </c:pt>
                      <c:pt idx="70">
                        <c:v>0.875</c:v>
                      </c:pt>
                      <c:pt idx="71">
                        <c:v>0.88749999999999996</c:v>
                      </c:pt>
                      <c:pt idx="72">
                        <c:v>0.9</c:v>
                      </c:pt>
                      <c:pt idx="73">
                        <c:v>0.91249999999999998</c:v>
                      </c:pt>
                      <c:pt idx="74">
                        <c:v>0.92500000000000004</c:v>
                      </c:pt>
                      <c:pt idx="75">
                        <c:v>0.9375</c:v>
                      </c:pt>
                      <c:pt idx="76">
                        <c:v>0.95</c:v>
                      </c:pt>
                      <c:pt idx="77">
                        <c:v>0.96250000000000002</c:v>
                      </c:pt>
                      <c:pt idx="78">
                        <c:v>0.97499999999999998</c:v>
                      </c:pt>
                      <c:pt idx="79">
                        <c:v>0.98750000000000004</c:v>
                      </c:pt>
                      <c:pt idx="80">
                        <c:v>1</c:v>
                      </c:pt>
                    </c:numCache>
                  </c:numRef>
                </c:xVal>
                <c:yVal>
                  <c:numRef>
                    <c:extLst xmlns:c15="http://schemas.microsoft.com/office/drawing/2012/chart">
                      <c:ext xmlns:c15="http://schemas.microsoft.com/office/drawing/2012/chart" uri="{02D57815-91ED-43cb-92C2-25804820EDAC}">
                        <c15:formulaRef>
                          <c15:sqref>'sup_Lobbato_hehs8 (adi)'!$F$2:$F$82</c15:sqref>
                        </c15:formulaRef>
                      </c:ext>
                    </c:extLst>
                    <c:numCache>
                      <c:formatCode>0.00E+00</c:formatCode>
                      <c:ptCount val="81"/>
                      <c:pt idx="0">
                        <c:v>0</c:v>
                      </c:pt>
                      <c:pt idx="1">
                        <c:v>-4.28749312833581</c:v>
                      </c:pt>
                      <c:pt idx="2">
                        <c:v>-4.2875329611460202</c:v>
                      </c:pt>
                      <c:pt idx="3">
                        <c:v>-4.2812030647782056</c:v>
                      </c:pt>
                      <c:pt idx="4">
                        <c:v>-4.2690953242812855</c:v>
                      </c:pt>
                      <c:pt idx="5">
                        <c:v>-4.2516129002354344</c:v>
                      </c:pt>
                      <c:pt idx="6">
                        <c:v>-4.2291307929571698</c:v>
                      </c:pt>
                      <c:pt idx="7">
                        <c:v>-4.2018504106024253</c:v>
                      </c:pt>
                      <c:pt idx="8">
                        <c:v>-4.1702243922675155</c:v>
                      </c:pt>
                      <c:pt idx="9">
                        <c:v>-4.1344972744423849</c:v>
                      </c:pt>
                      <c:pt idx="10">
                        <c:v>-4.0951200183428247</c:v>
                      </c:pt>
                      <c:pt idx="11">
                        <c:v>-4.051991753441345</c:v>
                      </c:pt>
                      <c:pt idx="12">
                        <c:v>-4.0055274834879402</c:v>
                      </c:pt>
                      <c:pt idx="13">
                        <c:v>-3.9560350430809001</c:v>
                      </c:pt>
                      <c:pt idx="14">
                        <c:v>-3.9036449188775797</c:v>
                      </c:pt>
                      <c:pt idx="15">
                        <c:v>-3.8484979317946197</c:v>
                      </c:pt>
                      <c:pt idx="16">
                        <c:v>-3.7907744314952403</c:v>
                      </c:pt>
                      <c:pt idx="17">
                        <c:v>-3.7308727407079552</c:v>
                      </c:pt>
                      <c:pt idx="18">
                        <c:v>-3.6688937197390201</c:v>
                      </c:pt>
                      <c:pt idx="19">
                        <c:v>-3.605067720050795</c:v>
                      </c:pt>
                      <c:pt idx="20">
                        <c:v>-3.5395629208819051</c:v>
                      </c:pt>
                      <c:pt idx="21">
                        <c:v>-3.4726044123431499</c:v>
                      </c:pt>
                      <c:pt idx="22">
                        <c:v>-3.40440159390986</c:v>
                      </c:pt>
                      <c:pt idx="23">
                        <c:v>-3.3351844434915501</c:v>
                      </c:pt>
                      <c:pt idx="24">
                        <c:v>-3.2651691372088352</c:v>
                      </c:pt>
                      <c:pt idx="25">
                        <c:v>-3.1946793692902351</c:v>
                      </c:pt>
                      <c:pt idx="26">
                        <c:v>-3.1238819577587646</c:v>
                      </c:pt>
                      <c:pt idx="27">
                        <c:v>-3.0528602839581249</c:v>
                      </c:pt>
                      <c:pt idx="28">
                        <c:v>-2.9820772389887149</c:v>
                      </c:pt>
                      <c:pt idx="29">
                        <c:v>-2.9118657647916253</c:v>
                      </c:pt>
                      <c:pt idx="30">
                        <c:v>-2.8428504189385699</c:v>
                      </c:pt>
                      <c:pt idx="31">
                        <c:v>-2.7750772102990497</c:v>
                      </c:pt>
                      <c:pt idx="32">
                        <c:v>-2.7089240620250599</c:v>
                      </c:pt>
                      <c:pt idx="33">
                        <c:v>-2.6446467194966901</c:v>
                      </c:pt>
                      <c:pt idx="34">
                        <c:v>-2.5826123072646849</c:v>
                      </c:pt>
                      <c:pt idx="35">
                        <c:v>-2.5229688754846449</c:v>
                      </c:pt>
                      <c:pt idx="36">
                        <c:v>-2.466256326059475</c:v>
                      </c:pt>
                      <c:pt idx="37">
                        <c:v>-2.4130654449886202</c:v>
                      </c:pt>
                      <c:pt idx="38">
                        <c:v>-2.363448496339235</c:v>
                      </c:pt>
                      <c:pt idx="39">
                        <c:v>-2.31802299968433</c:v>
                      </c:pt>
                      <c:pt idx="40">
                        <c:v>-2.27716207433985</c:v>
                      </c:pt>
                      <c:pt idx="41">
                        <c:v>-2.2418728696988901</c:v>
                      </c:pt>
                      <c:pt idx="42">
                        <c:v>-2.2119706899733949</c:v>
                      </c:pt>
                      <c:pt idx="43">
                        <c:v>-2.188193992510485</c:v>
                      </c:pt>
                      <c:pt idx="44">
                        <c:v>-2.171166388979255</c:v>
                      </c:pt>
                      <c:pt idx="45">
                        <c:v>-2.1613216546337148</c:v>
                      </c:pt>
                      <c:pt idx="46">
                        <c:v>-2.1589349441281449</c:v>
                      </c:pt>
                      <c:pt idx="47">
                        <c:v>-2.1650460895750552</c:v>
                      </c:pt>
                      <c:pt idx="48">
                        <c:v>-2.180049036977715</c:v>
                      </c:pt>
                      <c:pt idx="49">
                        <c:v>-2.2046493989385501</c:v>
                      </c:pt>
                      <c:pt idx="50">
                        <c:v>-2.2394366094618148</c:v>
                      </c:pt>
                      <c:pt idx="51">
                        <c:v>-2.285241159743395</c:v>
                      </c:pt>
                      <c:pt idx="52">
                        <c:v>-2.342748467589205</c:v>
                      </c:pt>
                      <c:pt idx="53">
                        <c:v>-2.4126866387549502</c:v>
                      </c:pt>
                      <c:pt idx="54">
                        <c:v>-2.4960401149291647</c:v>
                      </c:pt>
                      <c:pt idx="55">
                        <c:v>-2.5936665465297701</c:v>
                      </c:pt>
                      <c:pt idx="56">
                        <c:v>-2.7065232248262099</c:v>
                      </c:pt>
                      <c:pt idx="57">
                        <c:v>-2.8356394969831249</c:v>
                      </c:pt>
                      <c:pt idx="58">
                        <c:v>-2.9822055554066447</c:v>
                      </c:pt>
                      <c:pt idx="59">
                        <c:v>-3.1474445166468499</c:v>
                      </c:pt>
                      <c:pt idx="60">
                        <c:v>-3.3327064504740846</c:v>
                      </c:pt>
                      <c:pt idx="61">
                        <c:v>-3.5395288897890751</c:v>
                      </c:pt>
                      <c:pt idx="62">
                        <c:v>-3.7695618020522503</c:v>
                      </c:pt>
                      <c:pt idx="63">
                        <c:v>-4.0246940198036496</c:v>
                      </c:pt>
                      <c:pt idx="64">
                        <c:v>-4.3070318946606303</c:v>
                      </c:pt>
                      <c:pt idx="65">
                        <c:v>-4.6189696427842701</c:v>
                      </c:pt>
                      <c:pt idx="66">
                        <c:v>-4.9632290635370051</c:v>
                      </c:pt>
                      <c:pt idx="67">
                        <c:v>-5.3429713447318496</c:v>
                      </c:pt>
                      <c:pt idx="68">
                        <c:v>-5.7617805408778997</c:v>
                      </c:pt>
                      <c:pt idx="69">
                        <c:v>-6.2238438232117002</c:v>
                      </c:pt>
                      <c:pt idx="70">
                        <c:v>-6.7341005742090001</c:v>
                      </c:pt>
                      <c:pt idx="71">
                        <c:v>-7.2982468205774493</c:v>
                      </c:pt>
                      <c:pt idx="72">
                        <c:v>-7.9230786266566495</c:v>
                      </c:pt>
                      <c:pt idx="73">
                        <c:v>-8.6165891057320003</c:v>
                      </c:pt>
                      <c:pt idx="74">
                        <c:v>-9.38827890991465</c:v>
                      </c:pt>
                      <c:pt idx="75">
                        <c:v>-10.2494736986049</c:v>
                      </c:pt>
                      <c:pt idx="76">
                        <c:v>-11.2138124294821</c:v>
                      </c:pt>
                      <c:pt idx="77">
                        <c:v>-12.2976428954548</c:v>
                      </c:pt>
                      <c:pt idx="78">
                        <c:v>-13.520802084051549</c:v>
                      </c:pt>
                      <c:pt idx="79">
                        <c:v>-14.907294796110349</c:v>
                      </c:pt>
                      <c:pt idx="80">
                        <c:v>-16.448015747199001</c:v>
                      </c:pt>
                    </c:numCache>
                  </c:numRef>
                </c:yVal>
                <c:smooth val="0"/>
              </c15:ser>
            </c15:filteredScatterSeries>
            <c15:filteredScatterSeries>
              <c15:ser>
                <c:idx val="6"/>
                <c:order val="6"/>
                <c:tx>
                  <c:v>N=9</c:v>
                </c:tx>
                <c:marker>
                  <c:symbol val="none"/>
                </c:marker>
                <c:xVal>
                  <c:numRef>
                    <c:extLst xmlns:c15="http://schemas.microsoft.com/office/drawing/2012/chart">
                      <c:ext xmlns:c15="http://schemas.microsoft.com/office/drawing/2012/chart" uri="{02D57815-91ED-43cb-92C2-25804820EDAC}">
                        <c15:formulaRef>
                          <c15:sqref>'sup_Lobbato_hehs8 (adi)'!$A$2:$A$83</c15:sqref>
                        </c15:formulaRef>
                      </c:ext>
                    </c:extLst>
                    <c:numCache>
                      <c:formatCode>0.000000</c:formatCode>
                      <c:ptCount val="82"/>
                      <c:pt idx="0">
                        <c:v>3.9968028886505604E-15</c:v>
                      </c:pt>
                      <c:pt idx="1">
                        <c:v>1.2500000000003999E-2</c:v>
                      </c:pt>
                      <c:pt idx="2">
                        <c:v>2.5000000000002999E-2</c:v>
                      </c:pt>
                      <c:pt idx="3">
                        <c:v>3.7500000000003003E-2</c:v>
                      </c:pt>
                      <c:pt idx="4">
                        <c:v>5.0000000000003E-2</c:v>
                      </c:pt>
                      <c:pt idx="5">
                        <c:v>6.2500000000002998E-2</c:v>
                      </c:pt>
                      <c:pt idx="6">
                        <c:v>7.5000000000002995E-2</c:v>
                      </c:pt>
                      <c:pt idx="7">
                        <c:v>8.7500000000003006E-2</c:v>
                      </c:pt>
                      <c:pt idx="8">
                        <c:v>0.100000000000003</c:v>
                      </c:pt>
                      <c:pt idx="9">
                        <c:v>0.112500000000003</c:v>
                      </c:pt>
                      <c:pt idx="10">
                        <c:v>0.125000000000003</c:v>
                      </c:pt>
                      <c:pt idx="11">
                        <c:v>0.13750000000000301</c:v>
                      </c:pt>
                      <c:pt idx="12">
                        <c:v>0.15000000000000299</c:v>
                      </c:pt>
                      <c:pt idx="13">
                        <c:v>0.162500000000003</c:v>
                      </c:pt>
                      <c:pt idx="14">
                        <c:v>0.17500000000000299</c:v>
                      </c:pt>
                      <c:pt idx="15">
                        <c:v>0.187500000000003</c:v>
                      </c:pt>
                      <c:pt idx="16">
                        <c:v>0.20000000000000301</c:v>
                      </c:pt>
                      <c:pt idx="17">
                        <c:v>0.21250000000000299</c:v>
                      </c:pt>
                      <c:pt idx="18">
                        <c:v>0.225000000000003</c:v>
                      </c:pt>
                      <c:pt idx="19">
                        <c:v>0.23750000000000299</c:v>
                      </c:pt>
                      <c:pt idx="20">
                        <c:v>0.250000000000003</c:v>
                      </c:pt>
                      <c:pt idx="21">
                        <c:v>0.26250000000000301</c:v>
                      </c:pt>
                      <c:pt idx="22">
                        <c:v>0.27500000000000302</c:v>
                      </c:pt>
                      <c:pt idx="23">
                        <c:v>0.28750000000000298</c:v>
                      </c:pt>
                      <c:pt idx="24">
                        <c:v>0.30000000000000199</c:v>
                      </c:pt>
                      <c:pt idx="25">
                        <c:v>0.312500000000002</c:v>
                      </c:pt>
                      <c:pt idx="26">
                        <c:v>0.32500000000000201</c:v>
                      </c:pt>
                      <c:pt idx="27">
                        <c:v>0.33750000000000202</c:v>
                      </c:pt>
                      <c:pt idx="28">
                        <c:v>0.35000000000000198</c:v>
                      </c:pt>
                      <c:pt idx="29">
                        <c:v>0.36250000000000199</c:v>
                      </c:pt>
                      <c:pt idx="30">
                        <c:v>0.375000000000002</c:v>
                      </c:pt>
                      <c:pt idx="31">
                        <c:v>0.38750000000000201</c:v>
                      </c:pt>
                      <c:pt idx="32">
                        <c:v>0.40000000000000202</c:v>
                      </c:pt>
                      <c:pt idx="33">
                        <c:v>0.41250000000000198</c:v>
                      </c:pt>
                      <c:pt idx="34">
                        <c:v>0.42500000000000199</c:v>
                      </c:pt>
                      <c:pt idx="35">
                        <c:v>0.437500000000002</c:v>
                      </c:pt>
                      <c:pt idx="36">
                        <c:v>0.45000000000000201</c:v>
                      </c:pt>
                      <c:pt idx="37">
                        <c:v>0.46250000000000202</c:v>
                      </c:pt>
                      <c:pt idx="38">
                        <c:v>0.47500000000000198</c:v>
                      </c:pt>
                      <c:pt idx="39">
                        <c:v>0.48750000000000199</c:v>
                      </c:pt>
                      <c:pt idx="40">
                        <c:v>0.500000000000002</c:v>
                      </c:pt>
                      <c:pt idx="41">
                        <c:v>0.51250000000000195</c:v>
                      </c:pt>
                      <c:pt idx="42">
                        <c:v>0.52500000000000202</c:v>
                      </c:pt>
                      <c:pt idx="43">
                        <c:v>0.53750000000000198</c:v>
                      </c:pt>
                      <c:pt idx="44">
                        <c:v>0.55000000000000204</c:v>
                      </c:pt>
                      <c:pt idx="45">
                        <c:v>0.562500000000002</c:v>
                      </c:pt>
                      <c:pt idx="46">
                        <c:v>0.57500000000000195</c:v>
                      </c:pt>
                      <c:pt idx="47">
                        <c:v>0.58750000000000102</c:v>
                      </c:pt>
                      <c:pt idx="48">
                        <c:v>0.60000000000000098</c:v>
                      </c:pt>
                      <c:pt idx="49">
                        <c:v>0.61250000000000104</c:v>
                      </c:pt>
                      <c:pt idx="50">
                        <c:v>0.625000000000001</c:v>
                      </c:pt>
                      <c:pt idx="51">
                        <c:v>0.63750000000000095</c:v>
                      </c:pt>
                      <c:pt idx="52">
                        <c:v>0.65000000000000102</c:v>
                      </c:pt>
                      <c:pt idx="53">
                        <c:v>0.66250000000000098</c:v>
                      </c:pt>
                      <c:pt idx="54">
                        <c:v>0.67500000000000104</c:v>
                      </c:pt>
                      <c:pt idx="55">
                        <c:v>0.687500000000001</c:v>
                      </c:pt>
                      <c:pt idx="56">
                        <c:v>0.70000000000000095</c:v>
                      </c:pt>
                      <c:pt idx="57">
                        <c:v>0.71250000000000102</c:v>
                      </c:pt>
                      <c:pt idx="58">
                        <c:v>0.72500000000000098</c:v>
                      </c:pt>
                      <c:pt idx="59">
                        <c:v>0.73750000000000104</c:v>
                      </c:pt>
                      <c:pt idx="60">
                        <c:v>0.750000000000001</c:v>
                      </c:pt>
                      <c:pt idx="61">
                        <c:v>0.76250000000000095</c:v>
                      </c:pt>
                      <c:pt idx="62">
                        <c:v>0.77500000000000102</c:v>
                      </c:pt>
                      <c:pt idx="63">
                        <c:v>0.78750000000000098</c:v>
                      </c:pt>
                      <c:pt idx="64">
                        <c:v>0.80000000000000104</c:v>
                      </c:pt>
                      <c:pt idx="65">
                        <c:v>0.812500000000001</c:v>
                      </c:pt>
                      <c:pt idx="66">
                        <c:v>0.82500000000000095</c:v>
                      </c:pt>
                      <c:pt idx="67">
                        <c:v>0.83750000000000102</c:v>
                      </c:pt>
                      <c:pt idx="68">
                        <c:v>0.85000000000000098</c:v>
                      </c:pt>
                      <c:pt idx="69">
                        <c:v>0.86250000000000004</c:v>
                      </c:pt>
                      <c:pt idx="70">
                        <c:v>0.875</c:v>
                      </c:pt>
                      <c:pt idx="71">
                        <c:v>0.88749999999999996</c:v>
                      </c:pt>
                      <c:pt idx="72">
                        <c:v>0.9</c:v>
                      </c:pt>
                      <c:pt idx="73">
                        <c:v>0.91249999999999998</c:v>
                      </c:pt>
                      <c:pt idx="74">
                        <c:v>0.92500000000000004</c:v>
                      </c:pt>
                      <c:pt idx="75">
                        <c:v>0.9375</c:v>
                      </c:pt>
                      <c:pt idx="76">
                        <c:v>0.95</c:v>
                      </c:pt>
                      <c:pt idx="77">
                        <c:v>0.96250000000000002</c:v>
                      </c:pt>
                      <c:pt idx="78">
                        <c:v>0.97499999999999998</c:v>
                      </c:pt>
                      <c:pt idx="79">
                        <c:v>0.98750000000000004</c:v>
                      </c:pt>
                      <c:pt idx="80">
                        <c:v>1</c:v>
                      </c:pt>
                    </c:numCache>
                  </c:numRef>
                </c:xVal>
                <c:yVal>
                  <c:numRef>
                    <c:extLst xmlns:c15="http://schemas.microsoft.com/office/drawing/2012/chart">
                      <c:ext xmlns:c15="http://schemas.microsoft.com/office/drawing/2012/chart" uri="{02D57815-91ED-43cb-92C2-25804820EDAC}">
                        <c15:formulaRef>
                          <c15:sqref>'sup_Lobbato_hehs8 (adi)'!$H$2:$H$82</c15:sqref>
                        </c15:formulaRef>
                      </c:ext>
                    </c:extLst>
                    <c:numCache>
                      <c:formatCode>0.00E+00</c:formatCode>
                      <c:ptCount val="81"/>
                      <c:pt idx="0">
                        <c:v>0</c:v>
                      </c:pt>
                      <c:pt idx="1">
                        <c:v>-4.1943800833511</c:v>
                      </c:pt>
                      <c:pt idx="2">
                        <c:v>-4.1653322868067351</c:v>
                      </c:pt>
                      <c:pt idx="3">
                        <c:v>-4.1356362067655246</c:v>
                      </c:pt>
                      <c:pt idx="4">
                        <c:v>-4.1052485493444602</c:v>
                      </c:pt>
                      <c:pt idx="5">
                        <c:v>-4.07389141007463</c:v>
                      </c:pt>
                      <c:pt idx="6">
                        <c:v>-4.0414385580101548</c:v>
                      </c:pt>
                      <c:pt idx="7">
                        <c:v>-4.007356509191645</c:v>
                      </c:pt>
                      <c:pt idx="8">
                        <c:v>-3.9719254519850802</c:v>
                      </c:pt>
                      <c:pt idx="9">
                        <c:v>-3.934966117898635</c:v>
                      </c:pt>
                      <c:pt idx="10">
                        <c:v>-3.897053346010265</c:v>
                      </c:pt>
                      <c:pt idx="11">
                        <c:v>-3.8573029072765204</c:v>
                      </c:pt>
                      <c:pt idx="12">
                        <c:v>-3.8161128454233202</c:v>
                      </c:pt>
                      <c:pt idx="13">
                        <c:v>-3.773756831669195</c:v>
                      </c:pt>
                      <c:pt idx="14">
                        <c:v>-3.7301306618767347</c:v>
                      </c:pt>
                      <c:pt idx="15">
                        <c:v>-3.6851300443181101</c:v>
                      </c:pt>
                      <c:pt idx="16">
                        <c:v>-3.63868066409441</c:v>
                      </c:pt>
                      <c:pt idx="17">
                        <c:v>-3.5912730440697045</c:v>
                      </c:pt>
                      <c:pt idx="18">
                        <c:v>-3.5427731829663598</c:v>
                      </c:pt>
                      <c:pt idx="19">
                        <c:v>-3.4933180193393802</c:v>
                      </c:pt>
                      <c:pt idx="20">
                        <c:v>-3.4429102821894504</c:v>
                      </c:pt>
                      <c:pt idx="21">
                        <c:v>-3.3916634497720048</c:v>
                      </c:pt>
                      <c:pt idx="22">
                        <c:v>-3.3396666702836351</c:v>
                      </c:pt>
                      <c:pt idx="23">
                        <c:v>-3.2870739114646703</c:v>
                      </c:pt>
                      <c:pt idx="24">
                        <c:v>-3.2335725918579796</c:v>
                      </c:pt>
                      <c:pt idx="25">
                        <c:v>-3.1797497848188252</c:v>
                      </c:pt>
                      <c:pt idx="26">
                        <c:v>-3.12572098616551</c:v>
                      </c:pt>
                      <c:pt idx="27">
                        <c:v>-3.0713278255028951</c:v>
                      </c:pt>
                      <c:pt idx="28">
                        <c:v>-3.0171661409630999</c:v>
                      </c:pt>
                      <c:pt idx="29">
                        <c:v>-2.9630192587382753</c:v>
                      </c:pt>
                      <c:pt idx="30">
                        <c:v>-2.9092522347968499</c:v>
                      </c:pt>
                      <c:pt idx="31">
                        <c:v>-2.8559041992432501</c:v>
                      </c:pt>
                      <c:pt idx="32">
                        <c:v>-2.8032500883954099</c:v>
                      </c:pt>
                      <c:pt idx="33">
                        <c:v>-2.7513834662418253</c:v>
                      </c:pt>
                      <c:pt idx="34">
                        <c:v>-2.70054580298918</c:v>
                      </c:pt>
                      <c:pt idx="35">
                        <c:v>-2.650707316648</c:v>
                      </c:pt>
                      <c:pt idx="36">
                        <c:v>-2.60222118500685</c:v>
                      </c:pt>
                      <c:pt idx="37">
                        <c:v>-2.5555528279333601</c:v>
                      </c:pt>
                      <c:pt idx="38">
                        <c:v>-2.5106501062943147</c:v>
                      </c:pt>
                      <c:pt idx="39">
                        <c:v>-2.46793829403794</c:v>
                      </c:pt>
                      <c:pt idx="40">
                        <c:v>-2.4275920077174749</c:v>
                      </c:pt>
                      <c:pt idx="41">
                        <c:v>-2.3902468056709849</c:v>
                      </c:pt>
                      <c:pt idx="42">
                        <c:v>-2.3559823966201052</c:v>
                      </c:pt>
                      <c:pt idx="43">
                        <c:v>-2.3252955106299051</c:v>
                      </c:pt>
                      <c:pt idx="44">
                        <c:v>-2.2986770898797002</c:v>
                      </c:pt>
                      <c:pt idx="45">
                        <c:v>-2.27648281143974</c:v>
                      </c:pt>
                      <c:pt idx="46">
                        <c:v>-2.2589669711022249</c:v>
                      </c:pt>
                      <c:pt idx="47">
                        <c:v>-2.2471565886139451</c:v>
                      </c:pt>
                      <c:pt idx="48">
                        <c:v>-2.2413693414179749</c:v>
                      </c:pt>
                      <c:pt idx="49">
                        <c:v>-2.2423829584170152</c:v>
                      </c:pt>
                      <c:pt idx="50">
                        <c:v>-2.2508454219271252</c:v>
                      </c:pt>
                      <c:pt idx="51">
                        <c:v>-2.2677308495244048</c:v>
                      </c:pt>
                      <c:pt idx="52">
                        <c:v>-2.293858410626715</c:v>
                      </c:pt>
                      <c:pt idx="53">
                        <c:v>-2.3301847845648398</c:v>
                      </c:pt>
                      <c:pt idx="54">
                        <c:v>-2.378026270665345</c:v>
                      </c:pt>
                      <c:pt idx="55">
                        <c:v>-2.4385522430787501</c:v>
                      </c:pt>
                      <c:pt idx="56">
                        <c:v>-2.513163792103315</c:v>
                      </c:pt>
                      <c:pt idx="57">
                        <c:v>-2.6034142349186449</c:v>
                      </c:pt>
                      <c:pt idx="58">
                        <c:v>-2.71113761163347</c:v>
                      </c:pt>
                      <c:pt idx="59">
                        <c:v>-2.8382541791306197</c:v>
                      </c:pt>
                      <c:pt idx="60">
                        <c:v>-2.9869457382853302</c:v>
                      </c:pt>
                      <c:pt idx="61">
                        <c:v>-3.1597260755333401</c:v>
                      </c:pt>
                      <c:pt idx="62">
                        <c:v>-3.3593046487209599</c:v>
                      </c:pt>
                      <c:pt idx="63">
                        <c:v>-3.58881036968832</c:v>
                      </c:pt>
                      <c:pt idx="64">
                        <c:v>-3.8517118292959949</c:v>
                      </c:pt>
                      <c:pt idx="65">
                        <c:v>-4.1519301239789153</c:v>
                      </c:pt>
                      <c:pt idx="66">
                        <c:v>-4.4938679626401354</c:v>
                      </c:pt>
                      <c:pt idx="67">
                        <c:v>-4.8825668395314654</c:v>
                      </c:pt>
                      <c:pt idx="68">
                        <c:v>-5.3236002985557498</c:v>
                      </c:pt>
                      <c:pt idx="69">
                        <c:v>-5.8233662921373002</c:v>
                      </c:pt>
                      <c:pt idx="70">
                        <c:v>-6.3892277524064003</c:v>
                      </c:pt>
                      <c:pt idx="71">
                        <c:v>-7.029376876210149</c:v>
                      </c:pt>
                      <c:pt idx="72">
                        <c:v>-7.7533824190112499</c:v>
                      </c:pt>
                      <c:pt idx="73">
                        <c:v>-8.5721002722980995</c:v>
                      </c:pt>
                      <c:pt idx="74">
                        <c:v>-9.4980581660674996</c:v>
                      </c:pt>
                      <c:pt idx="75">
                        <c:v>-10.54573146722325</c:v>
                      </c:pt>
                      <c:pt idx="76">
                        <c:v>-11.7320707838812</c:v>
                      </c:pt>
                      <c:pt idx="77">
                        <c:v>-13.076730488437899</c:v>
                      </c:pt>
                      <c:pt idx="78">
                        <c:v>-14.602973407001949</c:v>
                      </c:pt>
                      <c:pt idx="79">
                        <c:v>-16.338136435084998</c:v>
                      </c:pt>
                      <c:pt idx="80">
                        <c:v>-18.280069042587201</c:v>
                      </c:pt>
                    </c:numCache>
                  </c:numRef>
                </c:yVal>
                <c:smooth val="0"/>
              </c15:ser>
            </c15:filteredScatterSeries>
            <c15:filteredScatterSeries>
              <c15:ser>
                <c:idx val="9"/>
                <c:order val="8"/>
                <c:tx>
                  <c:v>N=11</c:v>
                </c:tx>
                <c:marker>
                  <c:symbol val="none"/>
                </c:marker>
                <c:xVal>
                  <c:numRef>
                    <c:extLst xmlns:c15="http://schemas.microsoft.com/office/drawing/2012/chart">
                      <c:ext xmlns:c15="http://schemas.microsoft.com/office/drawing/2012/chart" uri="{02D57815-91ED-43cb-92C2-25804820EDAC}">
                        <c15:formulaRef>
                          <c15:sqref>'sup_Lobbato_hehs8 (adi)'!$A$2:$A$83</c15:sqref>
                        </c15:formulaRef>
                      </c:ext>
                    </c:extLst>
                    <c:numCache>
                      <c:formatCode>0.000000</c:formatCode>
                      <c:ptCount val="82"/>
                      <c:pt idx="0">
                        <c:v>3.9968028886505604E-15</c:v>
                      </c:pt>
                      <c:pt idx="1">
                        <c:v>1.2500000000003999E-2</c:v>
                      </c:pt>
                      <c:pt idx="2">
                        <c:v>2.5000000000002999E-2</c:v>
                      </c:pt>
                      <c:pt idx="3">
                        <c:v>3.7500000000003003E-2</c:v>
                      </c:pt>
                      <c:pt idx="4">
                        <c:v>5.0000000000003E-2</c:v>
                      </c:pt>
                      <c:pt idx="5">
                        <c:v>6.2500000000002998E-2</c:v>
                      </c:pt>
                      <c:pt idx="6">
                        <c:v>7.5000000000002995E-2</c:v>
                      </c:pt>
                      <c:pt idx="7">
                        <c:v>8.7500000000003006E-2</c:v>
                      </c:pt>
                      <c:pt idx="8">
                        <c:v>0.100000000000003</c:v>
                      </c:pt>
                      <c:pt idx="9">
                        <c:v>0.112500000000003</c:v>
                      </c:pt>
                      <c:pt idx="10">
                        <c:v>0.125000000000003</c:v>
                      </c:pt>
                      <c:pt idx="11">
                        <c:v>0.13750000000000301</c:v>
                      </c:pt>
                      <c:pt idx="12">
                        <c:v>0.15000000000000299</c:v>
                      </c:pt>
                      <c:pt idx="13">
                        <c:v>0.162500000000003</c:v>
                      </c:pt>
                      <c:pt idx="14">
                        <c:v>0.17500000000000299</c:v>
                      </c:pt>
                      <c:pt idx="15">
                        <c:v>0.187500000000003</c:v>
                      </c:pt>
                      <c:pt idx="16">
                        <c:v>0.20000000000000301</c:v>
                      </c:pt>
                      <c:pt idx="17">
                        <c:v>0.21250000000000299</c:v>
                      </c:pt>
                      <c:pt idx="18">
                        <c:v>0.225000000000003</c:v>
                      </c:pt>
                      <c:pt idx="19">
                        <c:v>0.23750000000000299</c:v>
                      </c:pt>
                      <c:pt idx="20">
                        <c:v>0.250000000000003</c:v>
                      </c:pt>
                      <c:pt idx="21">
                        <c:v>0.26250000000000301</c:v>
                      </c:pt>
                      <c:pt idx="22">
                        <c:v>0.27500000000000302</c:v>
                      </c:pt>
                      <c:pt idx="23">
                        <c:v>0.28750000000000298</c:v>
                      </c:pt>
                      <c:pt idx="24">
                        <c:v>0.30000000000000199</c:v>
                      </c:pt>
                      <c:pt idx="25">
                        <c:v>0.312500000000002</c:v>
                      </c:pt>
                      <c:pt idx="26">
                        <c:v>0.32500000000000201</c:v>
                      </c:pt>
                      <c:pt idx="27">
                        <c:v>0.33750000000000202</c:v>
                      </c:pt>
                      <c:pt idx="28">
                        <c:v>0.35000000000000198</c:v>
                      </c:pt>
                      <c:pt idx="29">
                        <c:v>0.36250000000000199</c:v>
                      </c:pt>
                      <c:pt idx="30">
                        <c:v>0.375000000000002</c:v>
                      </c:pt>
                      <c:pt idx="31">
                        <c:v>0.38750000000000201</c:v>
                      </c:pt>
                      <c:pt idx="32">
                        <c:v>0.40000000000000202</c:v>
                      </c:pt>
                      <c:pt idx="33">
                        <c:v>0.41250000000000198</c:v>
                      </c:pt>
                      <c:pt idx="34">
                        <c:v>0.42500000000000199</c:v>
                      </c:pt>
                      <c:pt idx="35">
                        <c:v>0.437500000000002</c:v>
                      </c:pt>
                      <c:pt idx="36">
                        <c:v>0.45000000000000201</c:v>
                      </c:pt>
                      <c:pt idx="37">
                        <c:v>0.46250000000000202</c:v>
                      </c:pt>
                      <c:pt idx="38">
                        <c:v>0.47500000000000198</c:v>
                      </c:pt>
                      <c:pt idx="39">
                        <c:v>0.48750000000000199</c:v>
                      </c:pt>
                      <c:pt idx="40">
                        <c:v>0.500000000000002</c:v>
                      </c:pt>
                      <c:pt idx="41">
                        <c:v>0.51250000000000195</c:v>
                      </c:pt>
                      <c:pt idx="42">
                        <c:v>0.52500000000000202</c:v>
                      </c:pt>
                      <c:pt idx="43">
                        <c:v>0.53750000000000198</c:v>
                      </c:pt>
                      <c:pt idx="44">
                        <c:v>0.55000000000000204</c:v>
                      </c:pt>
                      <c:pt idx="45">
                        <c:v>0.562500000000002</c:v>
                      </c:pt>
                      <c:pt idx="46">
                        <c:v>0.57500000000000195</c:v>
                      </c:pt>
                      <c:pt idx="47">
                        <c:v>0.58750000000000102</c:v>
                      </c:pt>
                      <c:pt idx="48">
                        <c:v>0.60000000000000098</c:v>
                      </c:pt>
                      <c:pt idx="49">
                        <c:v>0.61250000000000104</c:v>
                      </c:pt>
                      <c:pt idx="50">
                        <c:v>0.625000000000001</c:v>
                      </c:pt>
                      <c:pt idx="51">
                        <c:v>0.63750000000000095</c:v>
                      </c:pt>
                      <c:pt idx="52">
                        <c:v>0.65000000000000102</c:v>
                      </c:pt>
                      <c:pt idx="53">
                        <c:v>0.66250000000000098</c:v>
                      </c:pt>
                      <c:pt idx="54">
                        <c:v>0.67500000000000104</c:v>
                      </c:pt>
                      <c:pt idx="55">
                        <c:v>0.687500000000001</c:v>
                      </c:pt>
                      <c:pt idx="56">
                        <c:v>0.70000000000000095</c:v>
                      </c:pt>
                      <c:pt idx="57">
                        <c:v>0.71250000000000102</c:v>
                      </c:pt>
                      <c:pt idx="58">
                        <c:v>0.72500000000000098</c:v>
                      </c:pt>
                      <c:pt idx="59">
                        <c:v>0.73750000000000104</c:v>
                      </c:pt>
                      <c:pt idx="60">
                        <c:v>0.750000000000001</c:v>
                      </c:pt>
                      <c:pt idx="61">
                        <c:v>0.76250000000000095</c:v>
                      </c:pt>
                      <c:pt idx="62">
                        <c:v>0.77500000000000102</c:v>
                      </c:pt>
                      <c:pt idx="63">
                        <c:v>0.78750000000000098</c:v>
                      </c:pt>
                      <c:pt idx="64">
                        <c:v>0.80000000000000104</c:v>
                      </c:pt>
                      <c:pt idx="65">
                        <c:v>0.812500000000001</c:v>
                      </c:pt>
                      <c:pt idx="66">
                        <c:v>0.82500000000000095</c:v>
                      </c:pt>
                      <c:pt idx="67">
                        <c:v>0.83750000000000102</c:v>
                      </c:pt>
                      <c:pt idx="68">
                        <c:v>0.85000000000000098</c:v>
                      </c:pt>
                      <c:pt idx="69">
                        <c:v>0.86250000000000004</c:v>
                      </c:pt>
                      <c:pt idx="70">
                        <c:v>0.875</c:v>
                      </c:pt>
                      <c:pt idx="71">
                        <c:v>0.88749999999999996</c:v>
                      </c:pt>
                      <c:pt idx="72">
                        <c:v>0.9</c:v>
                      </c:pt>
                      <c:pt idx="73">
                        <c:v>0.91249999999999998</c:v>
                      </c:pt>
                      <c:pt idx="74">
                        <c:v>0.92500000000000004</c:v>
                      </c:pt>
                      <c:pt idx="75">
                        <c:v>0.9375</c:v>
                      </c:pt>
                      <c:pt idx="76">
                        <c:v>0.95</c:v>
                      </c:pt>
                      <c:pt idx="77">
                        <c:v>0.96250000000000002</c:v>
                      </c:pt>
                      <c:pt idx="78">
                        <c:v>0.97499999999999998</c:v>
                      </c:pt>
                      <c:pt idx="79">
                        <c:v>0.98750000000000004</c:v>
                      </c:pt>
                      <c:pt idx="80">
                        <c:v>1</c:v>
                      </c:pt>
                    </c:numCache>
                  </c:numRef>
                </c:xVal>
                <c:yVal>
                  <c:numRef>
                    <c:extLst xmlns:c15="http://schemas.microsoft.com/office/drawing/2012/chart">
                      <c:ext xmlns:c15="http://schemas.microsoft.com/office/drawing/2012/chart" uri="{02D57815-91ED-43cb-92C2-25804820EDAC}">
                        <c15:formulaRef>
                          <c15:sqref>'sup_Lobbato_hehs8 (adi)'!$J$2:$J$82</c15:sqref>
                        </c15:formulaRef>
                      </c:ext>
                    </c:extLst>
                    <c:numCache>
                      <c:formatCode>0.00E+00</c:formatCode>
                      <c:ptCount val="81"/>
                      <c:pt idx="0">
                        <c:v>0</c:v>
                      </c:pt>
                      <c:pt idx="1">
                        <c:v>-3.73491295966235</c:v>
                      </c:pt>
                      <c:pt idx="2">
                        <c:v>-3.7513660392753501</c:v>
                      </c:pt>
                      <c:pt idx="3">
                        <c:v>-3.7606696095903702</c:v>
                      </c:pt>
                      <c:pt idx="4">
                        <c:v>-3.76414580753229</c:v>
                      </c:pt>
                      <c:pt idx="5">
                        <c:v>-3.762442414548345</c:v>
                      </c:pt>
                      <c:pt idx="6">
                        <c:v>-3.7562767250738096</c:v>
                      </c:pt>
                      <c:pt idx="7">
                        <c:v>-3.7454137056174504</c:v>
                      </c:pt>
                      <c:pt idx="8">
                        <c:v>-3.7307264261671</c:v>
                      </c:pt>
                      <c:pt idx="9">
                        <c:v>-3.7122212335934548</c:v>
                      </c:pt>
                      <c:pt idx="10">
                        <c:v>-3.69115972607253</c:v>
                      </c:pt>
                      <c:pt idx="11">
                        <c:v>-3.6664861910989552</c:v>
                      </c:pt>
                      <c:pt idx="12">
                        <c:v>-3.6388305279682349</c:v>
                      </c:pt>
                      <c:pt idx="13">
                        <c:v>-3.6087108974584603</c:v>
                      </c:pt>
                      <c:pt idx="14">
                        <c:v>-3.5761322229964749</c:v>
                      </c:pt>
                      <c:pt idx="15">
                        <c:v>-3.5410530716023798</c:v>
                      </c:pt>
                      <c:pt idx="16">
                        <c:v>-3.5033474035398151</c:v>
                      </c:pt>
                      <c:pt idx="17">
                        <c:v>-3.4636917919485399</c:v>
                      </c:pt>
                      <c:pt idx="18">
                        <c:v>-3.42194328022752</c:v>
                      </c:pt>
                      <c:pt idx="19">
                        <c:v>-3.3783375716720299</c:v>
                      </c:pt>
                      <c:pt idx="20">
                        <c:v>-3.3330634918930597</c:v>
                      </c:pt>
                      <c:pt idx="21">
                        <c:v>-3.2861110962331255</c:v>
                      </c:pt>
                      <c:pt idx="22">
                        <c:v>-3.2375778621267948</c:v>
                      </c:pt>
                      <c:pt idx="23">
                        <c:v>-3.1876075947149447</c:v>
                      </c:pt>
                      <c:pt idx="24">
                        <c:v>-3.1362588204442901</c:v>
                      </c:pt>
                      <c:pt idx="25">
                        <c:v>-3.0838832845079152</c:v>
                      </c:pt>
                      <c:pt idx="26">
                        <c:v>-3.0306122481844451</c:v>
                      </c:pt>
                      <c:pt idx="27">
                        <c:v>-2.9762528881432999</c:v>
                      </c:pt>
                      <c:pt idx="28">
                        <c:v>-2.9214969506438502</c:v>
                      </c:pt>
                      <c:pt idx="29">
                        <c:v>-2.866126503921635</c:v>
                      </c:pt>
                      <c:pt idx="30">
                        <c:v>-2.8105759576262548</c:v>
                      </c:pt>
                      <c:pt idx="31">
                        <c:v>-2.754905386757065</c:v>
                      </c:pt>
                      <c:pt idx="32">
                        <c:v>-2.6994490341872899</c:v>
                      </c:pt>
                      <c:pt idx="33">
                        <c:v>-2.6440583431155398</c:v>
                      </c:pt>
                      <c:pt idx="34">
                        <c:v>-2.5893035505539452</c:v>
                      </c:pt>
                      <c:pt idx="35">
                        <c:v>-2.53534660467544</c:v>
                      </c:pt>
                      <c:pt idx="36">
                        <c:v>-2.4826478790396203</c:v>
                      </c:pt>
                      <c:pt idx="37">
                        <c:v>-2.4317923285170897</c:v>
                      </c:pt>
                      <c:pt idx="38">
                        <c:v>-2.382842635898855</c:v>
                      </c:pt>
                      <c:pt idx="39">
                        <c:v>-2.3363333153433348</c:v>
                      </c:pt>
                      <c:pt idx="40">
                        <c:v>-2.2925780765790202</c:v>
                      </c:pt>
                      <c:pt idx="41">
                        <c:v>-2.2523085832177099</c:v>
                      </c:pt>
                      <c:pt idx="42">
                        <c:v>-2.2156977100530453</c:v>
                      </c:pt>
                      <c:pt idx="43">
                        <c:v>-2.1834518335627551</c:v>
                      </c:pt>
                      <c:pt idx="44">
                        <c:v>-2.1561827849373598</c:v>
                      </c:pt>
                      <c:pt idx="45">
                        <c:v>-2.1344115970468898</c:v>
                      </c:pt>
                      <c:pt idx="46">
                        <c:v>-2.118553470487095</c:v>
                      </c:pt>
                      <c:pt idx="47">
                        <c:v>-2.1097299414324349</c:v>
                      </c:pt>
                      <c:pt idx="48">
                        <c:v>-2.1084320303860551</c:v>
                      </c:pt>
                      <c:pt idx="49">
                        <c:v>-2.1155708734766998</c:v>
                      </c:pt>
                      <c:pt idx="50">
                        <c:v>-2.1319254863228849</c:v>
                      </c:pt>
                      <c:pt idx="51">
                        <c:v>-2.15857812312013</c:v>
                      </c:pt>
                      <c:pt idx="52">
                        <c:v>-2.1964543002283849</c:v>
                      </c:pt>
                      <c:pt idx="53">
                        <c:v>-2.2466018659633802</c:v>
                      </c:pt>
                      <c:pt idx="54">
                        <c:v>-2.3103914653528448</c:v>
                      </c:pt>
                      <c:pt idx="55">
                        <c:v>-2.3890314256480449</c:v>
                      </c:pt>
                      <c:pt idx="56">
                        <c:v>-2.4839418734746603</c:v>
                      </c:pt>
                      <c:pt idx="57">
                        <c:v>-2.5966567720527749</c:v>
                      </c:pt>
                      <c:pt idx="58">
                        <c:v>-2.7289514804935751</c:v>
                      </c:pt>
                      <c:pt idx="59">
                        <c:v>-2.8826501456649649</c:v>
                      </c:pt>
                      <c:pt idx="60">
                        <c:v>-3.0598034590482448</c:v>
                      </c:pt>
                      <c:pt idx="61">
                        <c:v>-3.2627434995158047</c:v>
                      </c:pt>
                      <c:pt idx="62">
                        <c:v>-3.49395144726165</c:v>
                      </c:pt>
                      <c:pt idx="63">
                        <c:v>-3.7562845245028904</c:v>
                      </c:pt>
                      <c:pt idx="64">
                        <c:v>-4.0528868341147</c:v>
                      </c:pt>
                      <c:pt idx="65">
                        <c:v>-4.3873116937757848</c:v>
                      </c:pt>
                      <c:pt idx="66">
                        <c:v>-4.7635498264638647</c:v>
                      </c:pt>
                      <c:pt idx="67">
                        <c:v>-5.1861912965442496</c:v>
                      </c:pt>
                      <c:pt idx="68">
                        <c:v>-5.6603265314011999</c:v>
                      </c:pt>
                      <c:pt idx="69">
                        <c:v>-6.1918596028934001</c:v>
                      </c:pt>
                      <c:pt idx="70">
                        <c:v>-6.7876440429912508</c:v>
                      </c:pt>
                      <c:pt idx="71">
                        <c:v>-7.4553726542932495</c:v>
                      </c:pt>
                      <c:pt idx="72">
                        <c:v>-8.2041668102656509</c:v>
                      </c:pt>
                      <c:pt idx="73">
                        <c:v>-9.044483004773749</c:v>
                      </c:pt>
                      <c:pt idx="74">
                        <c:v>-9.9885619175817997</c:v>
                      </c:pt>
                      <c:pt idx="75">
                        <c:v>-11.050732059408251</c:v>
                      </c:pt>
                      <c:pt idx="76">
                        <c:v>-12.24799300253345</c:v>
                      </c:pt>
                      <c:pt idx="77">
                        <c:v>-13.6002897157089</c:v>
                      </c:pt>
                      <c:pt idx="78">
                        <c:v>-15.13152206212265</c:v>
                      </c:pt>
                      <c:pt idx="79">
                        <c:v>-16.870058395424898</c:v>
                      </c:pt>
                      <c:pt idx="80">
                        <c:v>-18.81738280149985</c:v>
                      </c:pt>
                    </c:numCache>
                  </c:numRef>
                </c:yVal>
                <c:smooth val="0"/>
              </c15:ser>
            </c15:filteredScatterSeries>
          </c:ext>
        </c:extLst>
      </c:scatterChart>
      <c:valAx>
        <c:axId val="589598176"/>
        <c:scaling>
          <c:orientation val="minMax"/>
          <c:max val="1"/>
        </c:scaling>
        <c:delete val="0"/>
        <c:axPos val="b"/>
        <c:majorGridlines>
          <c:spPr>
            <a:ln w="9525" cap="flat" cmpd="sng" algn="ctr">
              <a:solidFill>
                <a:schemeClr val="tx1">
                  <a:lumMod val="15000"/>
                  <a:lumOff val="85000"/>
                </a:schemeClr>
              </a:solidFill>
              <a:round/>
            </a:ln>
            <a:effectLst/>
          </c:spPr>
        </c:majorGridlines>
        <c:title>
          <c:tx>
            <c:rich>
              <a:bodyPr rot="0" vert="horz"/>
              <a:lstStyle/>
              <a:p>
                <a:pPr>
                  <a:defRPr/>
                </a:pPr>
                <a:r>
                  <a:rPr lang="fr-FR"/>
                  <a:t>dimensionless slider length X/L </a:t>
                </a:r>
              </a:p>
            </c:rich>
          </c:tx>
          <c:layout/>
          <c:overlay val="0"/>
          <c:spPr>
            <a:noFill/>
            <a:ln>
              <a:noFill/>
            </a:ln>
            <a:effectLst/>
          </c:spPr>
        </c:title>
        <c:numFmt formatCode="General" sourceLinked="0"/>
        <c:majorTickMark val="none"/>
        <c:minorTickMark val="none"/>
        <c:tickLblPos val="low"/>
        <c:spPr>
          <a:noFill/>
          <a:ln w="9525" cap="flat" cmpd="sng" algn="ctr">
            <a:solidFill>
              <a:schemeClr val="tx1">
                <a:lumMod val="25000"/>
                <a:lumOff val="75000"/>
              </a:schemeClr>
            </a:solidFill>
            <a:round/>
          </a:ln>
          <a:effectLst/>
        </c:spPr>
        <c:txPr>
          <a:bodyPr rot="-60000000" vert="horz"/>
          <a:lstStyle/>
          <a:p>
            <a:pPr>
              <a:defRPr/>
            </a:pPr>
            <a:endParaRPr lang="fr-FR"/>
          </a:p>
        </c:txPr>
        <c:crossAx val="524873200"/>
        <c:crosses val="autoZero"/>
        <c:crossBetween val="midCat"/>
      </c:valAx>
      <c:valAx>
        <c:axId val="5248732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vert="horz"/>
              <a:lstStyle/>
              <a:p>
                <a:pPr>
                  <a:defRPr/>
                </a:pPr>
                <a:r>
                  <a:rPr lang="en-US"/>
                  <a:t>dimensionless temperature gradient </a:t>
                </a:r>
              </a:p>
            </c:rich>
          </c:tx>
          <c:layout/>
          <c:overlay val="0"/>
          <c:spPr>
            <a:noFill/>
            <a:ln>
              <a:noFill/>
            </a:ln>
            <a:effectLst/>
          </c:sp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pPr>
            <a:endParaRPr lang="fr-FR"/>
          </a:p>
        </c:txPr>
        <c:crossAx val="589598176"/>
        <c:crosses val="autoZero"/>
        <c:crossBetween val="midCat"/>
      </c:valAx>
      <c:spPr>
        <a:noFill/>
        <a:ln>
          <a:noFill/>
        </a:ln>
        <a:effectLst/>
      </c:spPr>
    </c:plotArea>
    <c:legend>
      <c:legendPos val="r"/>
      <c:layout>
        <c:manualLayout>
          <c:xMode val="edge"/>
          <c:yMode val="edge"/>
          <c:x val="0.12020354994300383"/>
          <c:y val="5.5072612279529608E-2"/>
          <c:w val="0.59598736085027004"/>
          <c:h val="0.19932244934765769"/>
        </c:manualLayout>
      </c:layout>
      <c:overlay val="0"/>
      <c:spPr>
        <a:solidFill>
          <a:schemeClr val="bg1"/>
        </a:solidFill>
        <a:ln>
          <a:solidFill>
            <a:schemeClr val="tx1"/>
          </a:solidFill>
        </a:ln>
        <a:effectLst/>
      </c:spPr>
      <c:txPr>
        <a:bodyPr rot="0" vert="horz"/>
        <a:lstStyle/>
        <a:p>
          <a:pPr>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chemeClr val="tx1"/>
          </a:solidFill>
        </a:defRPr>
      </a:pPr>
      <a:endParaRPr lang="fr-FR"/>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451080132648541E-2"/>
          <c:y val="3.479759375694097E-2"/>
          <c:w val="0.88941999000512506"/>
          <c:h val="0.80219234489753566"/>
        </c:manualLayout>
      </c:layout>
      <c:scatterChart>
        <c:scatterStyle val="lineMarker"/>
        <c:varyColors val="0"/>
        <c:ser>
          <c:idx val="3"/>
          <c:order val="2"/>
          <c:tx>
            <c:v>N=6</c:v>
          </c:tx>
          <c:spPr>
            <a:ln w="19050" cap="rnd">
              <a:solidFill>
                <a:schemeClr val="accent4"/>
              </a:solidFill>
              <a:round/>
            </a:ln>
            <a:effectLst/>
          </c:spPr>
          <c:marker>
            <c:symbol val="none"/>
          </c:marker>
          <c:xVal>
            <c:numRef>
              <c:f>'inf_Lobbato_hehs8 (adi)'!$A$2:$A$82</c:f>
              <c:numCache>
                <c:formatCode>0.000000</c:formatCode>
                <c:ptCount val="81"/>
                <c:pt idx="0">
                  <c:v>3.9968028886505604E-15</c:v>
                </c:pt>
                <c:pt idx="1">
                  <c:v>1.2500000000003999E-2</c:v>
                </c:pt>
                <c:pt idx="2">
                  <c:v>2.5000000000002999E-2</c:v>
                </c:pt>
                <c:pt idx="3">
                  <c:v>3.7500000000003003E-2</c:v>
                </c:pt>
                <c:pt idx="4">
                  <c:v>5.0000000000003E-2</c:v>
                </c:pt>
                <c:pt idx="5">
                  <c:v>6.2500000000002998E-2</c:v>
                </c:pt>
                <c:pt idx="6">
                  <c:v>7.5000000000002995E-2</c:v>
                </c:pt>
                <c:pt idx="7">
                  <c:v>8.7500000000003006E-2</c:v>
                </c:pt>
                <c:pt idx="8">
                  <c:v>0.100000000000003</c:v>
                </c:pt>
                <c:pt idx="9">
                  <c:v>0.112500000000003</c:v>
                </c:pt>
                <c:pt idx="10">
                  <c:v>0.125000000000003</c:v>
                </c:pt>
                <c:pt idx="11">
                  <c:v>0.13750000000000301</c:v>
                </c:pt>
                <c:pt idx="12">
                  <c:v>0.15000000000000299</c:v>
                </c:pt>
                <c:pt idx="13">
                  <c:v>0.162500000000003</c:v>
                </c:pt>
                <c:pt idx="14">
                  <c:v>0.17500000000000299</c:v>
                </c:pt>
                <c:pt idx="15">
                  <c:v>0.187500000000003</c:v>
                </c:pt>
                <c:pt idx="16">
                  <c:v>0.20000000000000301</c:v>
                </c:pt>
                <c:pt idx="17">
                  <c:v>0.21250000000000299</c:v>
                </c:pt>
                <c:pt idx="18">
                  <c:v>0.225000000000003</c:v>
                </c:pt>
                <c:pt idx="19">
                  <c:v>0.23750000000000299</c:v>
                </c:pt>
                <c:pt idx="20">
                  <c:v>0.250000000000003</c:v>
                </c:pt>
                <c:pt idx="21">
                  <c:v>0.26250000000000301</c:v>
                </c:pt>
                <c:pt idx="22">
                  <c:v>0.27500000000000302</c:v>
                </c:pt>
                <c:pt idx="23">
                  <c:v>0.28750000000000298</c:v>
                </c:pt>
                <c:pt idx="24">
                  <c:v>0.30000000000000199</c:v>
                </c:pt>
                <c:pt idx="25">
                  <c:v>0.312500000000002</c:v>
                </c:pt>
                <c:pt idx="26">
                  <c:v>0.32500000000000201</c:v>
                </c:pt>
                <c:pt idx="27">
                  <c:v>0.33750000000000202</c:v>
                </c:pt>
                <c:pt idx="28">
                  <c:v>0.35000000000000198</c:v>
                </c:pt>
                <c:pt idx="29">
                  <c:v>0.36250000000000199</c:v>
                </c:pt>
                <c:pt idx="30">
                  <c:v>0.375000000000002</c:v>
                </c:pt>
                <c:pt idx="31">
                  <c:v>0.38750000000000201</c:v>
                </c:pt>
                <c:pt idx="32">
                  <c:v>0.40000000000000202</c:v>
                </c:pt>
                <c:pt idx="33">
                  <c:v>0.41250000000000198</c:v>
                </c:pt>
                <c:pt idx="34">
                  <c:v>0.42500000000000199</c:v>
                </c:pt>
                <c:pt idx="35">
                  <c:v>0.437500000000002</c:v>
                </c:pt>
                <c:pt idx="36">
                  <c:v>0.45000000000000201</c:v>
                </c:pt>
                <c:pt idx="37">
                  <c:v>0.46250000000000202</c:v>
                </c:pt>
                <c:pt idx="38">
                  <c:v>0.47500000000000198</c:v>
                </c:pt>
                <c:pt idx="39">
                  <c:v>0.48750000000000199</c:v>
                </c:pt>
                <c:pt idx="40">
                  <c:v>0.500000000000002</c:v>
                </c:pt>
                <c:pt idx="41">
                  <c:v>0.51250000000000195</c:v>
                </c:pt>
                <c:pt idx="42">
                  <c:v>0.52500000000000202</c:v>
                </c:pt>
                <c:pt idx="43">
                  <c:v>0.53750000000000198</c:v>
                </c:pt>
                <c:pt idx="44">
                  <c:v>0.55000000000000204</c:v>
                </c:pt>
                <c:pt idx="45">
                  <c:v>0.562500000000002</c:v>
                </c:pt>
                <c:pt idx="46">
                  <c:v>0.57500000000000195</c:v>
                </c:pt>
                <c:pt idx="47">
                  <c:v>0.58750000000000102</c:v>
                </c:pt>
                <c:pt idx="48">
                  <c:v>0.60000000000000098</c:v>
                </c:pt>
                <c:pt idx="49">
                  <c:v>0.61250000000000104</c:v>
                </c:pt>
                <c:pt idx="50">
                  <c:v>0.625000000000001</c:v>
                </c:pt>
                <c:pt idx="51">
                  <c:v>0.63750000000000095</c:v>
                </c:pt>
                <c:pt idx="52">
                  <c:v>0.65000000000000102</c:v>
                </c:pt>
                <c:pt idx="53">
                  <c:v>0.66250000000000098</c:v>
                </c:pt>
                <c:pt idx="54">
                  <c:v>0.67500000000000104</c:v>
                </c:pt>
                <c:pt idx="55">
                  <c:v>0.687500000000001</c:v>
                </c:pt>
                <c:pt idx="56">
                  <c:v>0.70000000000000095</c:v>
                </c:pt>
                <c:pt idx="57">
                  <c:v>0.71250000000000102</c:v>
                </c:pt>
                <c:pt idx="58">
                  <c:v>0.72500000000000098</c:v>
                </c:pt>
                <c:pt idx="59">
                  <c:v>0.73750000000000104</c:v>
                </c:pt>
                <c:pt idx="60">
                  <c:v>0.750000000000001</c:v>
                </c:pt>
                <c:pt idx="61">
                  <c:v>0.76250000000000095</c:v>
                </c:pt>
                <c:pt idx="62">
                  <c:v>0.77500000000000102</c:v>
                </c:pt>
                <c:pt idx="63">
                  <c:v>0.78750000000000098</c:v>
                </c:pt>
                <c:pt idx="64">
                  <c:v>0.80000000000000104</c:v>
                </c:pt>
                <c:pt idx="65">
                  <c:v>0.812500000000001</c:v>
                </c:pt>
                <c:pt idx="66">
                  <c:v>0.82500000000000095</c:v>
                </c:pt>
                <c:pt idx="67">
                  <c:v>0.83750000000000102</c:v>
                </c:pt>
                <c:pt idx="68">
                  <c:v>0.85000000000000098</c:v>
                </c:pt>
                <c:pt idx="69">
                  <c:v>0.86250000000000004</c:v>
                </c:pt>
                <c:pt idx="70">
                  <c:v>0.875</c:v>
                </c:pt>
                <c:pt idx="71">
                  <c:v>0.88749999999999996</c:v>
                </c:pt>
                <c:pt idx="72">
                  <c:v>0.9</c:v>
                </c:pt>
                <c:pt idx="73">
                  <c:v>0.91249999999999998</c:v>
                </c:pt>
                <c:pt idx="74">
                  <c:v>0.92500000000000004</c:v>
                </c:pt>
                <c:pt idx="75">
                  <c:v>0.9375</c:v>
                </c:pt>
                <c:pt idx="76">
                  <c:v>0.95</c:v>
                </c:pt>
                <c:pt idx="77">
                  <c:v>0.96250000000000002</c:v>
                </c:pt>
                <c:pt idx="78">
                  <c:v>0.97499999999999998</c:v>
                </c:pt>
                <c:pt idx="79">
                  <c:v>0.98750000000000004</c:v>
                </c:pt>
                <c:pt idx="80">
                  <c:v>1</c:v>
                </c:pt>
              </c:numCache>
            </c:numRef>
          </c:xVal>
          <c:yVal>
            <c:numRef>
              <c:f>'inf_Lobbato_hehs8 (adi)'!$E$2:$E$82</c:f>
              <c:numCache>
                <c:formatCode>0.00E+00</c:formatCode>
                <c:ptCount val="81"/>
                <c:pt idx="0">
                  <c:v>0</c:v>
                </c:pt>
                <c:pt idx="1">
                  <c:v>-2.1992474474362598</c:v>
                </c:pt>
                <c:pt idx="2">
                  <c:v>-2.2584033151565399</c:v>
                </c:pt>
                <c:pt idx="3">
                  <c:v>-2.312598311130925</c:v>
                </c:pt>
                <c:pt idx="4">
                  <c:v>-2.3618157676260649</c:v>
                </c:pt>
                <c:pt idx="5">
                  <c:v>-2.4060185666896099</c:v>
                </c:pt>
                <c:pt idx="6">
                  <c:v>-2.4451715939092251</c:v>
                </c:pt>
                <c:pt idx="7">
                  <c:v>-2.4792294329150502</c:v>
                </c:pt>
                <c:pt idx="8">
                  <c:v>-2.5081434572434249</c:v>
                </c:pt>
                <c:pt idx="9">
                  <c:v>-2.5318531076129949</c:v>
                </c:pt>
                <c:pt idx="10">
                  <c:v>-2.5502979430011901</c:v>
                </c:pt>
                <c:pt idx="11">
                  <c:v>-2.5634018026260201</c:v>
                </c:pt>
                <c:pt idx="12">
                  <c:v>-2.5710925799228947</c:v>
                </c:pt>
                <c:pt idx="13">
                  <c:v>-2.5732832995425197</c:v>
                </c:pt>
                <c:pt idx="14">
                  <c:v>-2.5698868764031753</c:v>
                </c:pt>
                <c:pt idx="15">
                  <c:v>-2.560806974037515</c:v>
                </c:pt>
                <c:pt idx="16">
                  <c:v>-2.5459418017474098</c:v>
                </c:pt>
                <c:pt idx="17">
                  <c:v>-2.5251825436869901</c:v>
                </c:pt>
                <c:pt idx="18">
                  <c:v>-2.4984211382881099</c:v>
                </c:pt>
                <c:pt idx="19">
                  <c:v>-2.46553889652898</c:v>
                </c:pt>
                <c:pt idx="20">
                  <c:v>-2.4264096561947799</c:v>
                </c:pt>
                <c:pt idx="21">
                  <c:v>-2.3809107185079599</c:v>
                </c:pt>
                <c:pt idx="22">
                  <c:v>-2.32890736356276</c:v>
                </c:pt>
                <c:pt idx="23">
                  <c:v>-2.2702700046042099</c:v>
                </c:pt>
                <c:pt idx="24">
                  <c:v>-2.2048582328350852</c:v>
                </c:pt>
                <c:pt idx="25">
                  <c:v>-2.1325317437136149</c:v>
                </c:pt>
                <c:pt idx="26">
                  <c:v>-2.0531463673991399</c:v>
                </c:pt>
                <c:pt idx="27">
                  <c:v>-1.966564854563315</c:v>
                </c:pt>
                <c:pt idx="28">
                  <c:v>-1.8726443441696201</c:v>
                </c:pt>
                <c:pt idx="29">
                  <c:v>-1.7712423992748998</c:v>
                </c:pt>
                <c:pt idx="30">
                  <c:v>-1.6622213917103299</c:v>
                </c:pt>
                <c:pt idx="31">
                  <c:v>-1.54544430259282</c:v>
                </c:pt>
                <c:pt idx="32">
                  <c:v>-1.4207849036571349</c:v>
                </c:pt>
                <c:pt idx="33">
                  <c:v>-1.28811938842383</c:v>
                </c:pt>
                <c:pt idx="34">
                  <c:v>-1.147337304004135</c:v>
                </c:pt>
                <c:pt idx="35">
                  <c:v>-0.99833659464072999</c:v>
                </c:pt>
                <c:pt idx="36">
                  <c:v>-0.84103442782715998</c:v>
                </c:pt>
                <c:pt idx="37">
                  <c:v>-0.67535268308787</c:v>
                </c:pt>
                <c:pt idx="38">
                  <c:v>-0.50125269517690496</c:v>
                </c:pt>
                <c:pt idx="39">
                  <c:v>-0.31870159382688751</c:v>
                </c:pt>
                <c:pt idx="40">
                  <c:v>-0.127702767515327</c:v>
                </c:pt>
                <c:pt idx="41">
                  <c:v>7.1709590180601995E-2</c:v>
                </c:pt>
                <c:pt idx="42">
                  <c:v>0.2794648174026565</c:v>
                </c:pt>
                <c:pt idx="43">
                  <c:v>0.49543866717527196</c:v>
                </c:pt>
                <c:pt idx="44">
                  <c:v>0.71947078595595992</c:v>
                </c:pt>
                <c:pt idx="45">
                  <c:v>0.951346237972025</c:v>
                </c:pt>
                <c:pt idx="46">
                  <c:v>1.1907800178225201</c:v>
                </c:pt>
                <c:pt idx="47">
                  <c:v>1.43740989660439</c:v>
                </c:pt>
                <c:pt idx="48">
                  <c:v>1.6907953697035301</c:v>
                </c:pt>
                <c:pt idx="49">
                  <c:v>1.9503613654288352</c:v>
                </c:pt>
                <c:pt idx="50">
                  <c:v>2.2145362434155502</c:v>
                </c:pt>
                <c:pt idx="51">
                  <c:v>2.48287254485582</c:v>
                </c:pt>
                <c:pt idx="52">
                  <c:v>2.7545497373086301</c:v>
                </c:pt>
                <c:pt idx="53">
                  <c:v>3.028496435045605</c:v>
                </c:pt>
                <c:pt idx="54">
                  <c:v>3.3034406059807901</c:v>
                </c:pt>
                <c:pt idx="55">
                  <c:v>3.5779659088438995</c:v>
                </c:pt>
                <c:pt idx="56">
                  <c:v>3.850440085206555</c:v>
                </c:pt>
                <c:pt idx="57">
                  <c:v>4.1190644358744652</c:v>
                </c:pt>
                <c:pt idx="58">
                  <c:v>4.3818157195023195</c:v>
                </c:pt>
                <c:pt idx="59">
                  <c:v>4.6365897044699746</c:v>
                </c:pt>
                <c:pt idx="60">
                  <c:v>4.8812243656583645</c:v>
                </c:pt>
                <c:pt idx="61">
                  <c:v>5.1120344925626497</c:v>
                </c:pt>
                <c:pt idx="62">
                  <c:v>5.3259590321529995</c:v>
                </c:pt>
                <c:pt idx="63">
                  <c:v>5.5197383987309996</c:v>
                </c:pt>
                <c:pt idx="64">
                  <c:v>5.6899699663565997</c:v>
                </c:pt>
                <c:pt idx="65">
                  <c:v>5.8331149261961004</c:v>
                </c:pt>
                <c:pt idx="66">
                  <c:v>5.9456047300500003</c:v>
                </c:pt>
                <c:pt idx="67">
                  <c:v>6.0239279834751498</c:v>
                </c:pt>
                <c:pt idx="68">
                  <c:v>6.0647822388288501</c:v>
                </c:pt>
                <c:pt idx="69">
                  <c:v>6.0652919713738003</c:v>
                </c:pt>
                <c:pt idx="70">
                  <c:v>6.0232908829052496</c:v>
                </c:pt>
                <c:pt idx="71">
                  <c:v>5.9377173900477498</c:v>
                </c:pt>
                <c:pt idx="72">
                  <c:v>5.809160748319</c:v>
                </c:pt>
                <c:pt idx="73">
                  <c:v>5.6406245239975501</c:v>
                </c:pt>
                <c:pt idx="74">
                  <c:v>5.4386115656275003</c:v>
                </c:pt>
                <c:pt idx="75">
                  <c:v>5.2147153326248503</c:v>
                </c:pt>
                <c:pt idx="76">
                  <c:v>4.9880316229717803</c:v>
                </c:pt>
                <c:pt idx="77">
                  <c:v>4.7889773113217</c:v>
                </c:pt>
                <c:pt idx="78">
                  <c:v>4.6656271026122447</c:v>
                </c:pt>
                <c:pt idx="79">
                  <c:v>4.6947709383592553</c:v>
                </c:pt>
                <c:pt idx="80">
                  <c:v>4.9040690564837046</c:v>
                </c:pt>
              </c:numCache>
            </c:numRef>
          </c:yVal>
          <c:smooth val="0"/>
        </c:ser>
        <c:ser>
          <c:idx val="5"/>
          <c:order val="4"/>
          <c:tx>
            <c:v>N=8</c:v>
          </c:tx>
          <c:marker>
            <c:symbol val="none"/>
          </c:marker>
          <c:xVal>
            <c:numRef>
              <c:f>'inf_Lobbato_hehs8 (adi)'!$A$2:$A$82</c:f>
              <c:numCache>
                <c:formatCode>0.000000</c:formatCode>
                <c:ptCount val="81"/>
                <c:pt idx="0">
                  <c:v>3.9968028886505604E-15</c:v>
                </c:pt>
                <c:pt idx="1">
                  <c:v>1.2500000000003999E-2</c:v>
                </c:pt>
                <c:pt idx="2">
                  <c:v>2.5000000000002999E-2</c:v>
                </c:pt>
                <c:pt idx="3">
                  <c:v>3.7500000000003003E-2</c:v>
                </c:pt>
                <c:pt idx="4">
                  <c:v>5.0000000000003E-2</c:v>
                </c:pt>
                <c:pt idx="5">
                  <c:v>6.2500000000002998E-2</c:v>
                </c:pt>
                <c:pt idx="6">
                  <c:v>7.5000000000002995E-2</c:v>
                </c:pt>
                <c:pt idx="7">
                  <c:v>8.7500000000003006E-2</c:v>
                </c:pt>
                <c:pt idx="8">
                  <c:v>0.100000000000003</c:v>
                </c:pt>
                <c:pt idx="9">
                  <c:v>0.112500000000003</c:v>
                </c:pt>
                <c:pt idx="10">
                  <c:v>0.125000000000003</c:v>
                </c:pt>
                <c:pt idx="11">
                  <c:v>0.13750000000000301</c:v>
                </c:pt>
                <c:pt idx="12">
                  <c:v>0.15000000000000299</c:v>
                </c:pt>
                <c:pt idx="13">
                  <c:v>0.162500000000003</c:v>
                </c:pt>
                <c:pt idx="14">
                  <c:v>0.17500000000000299</c:v>
                </c:pt>
                <c:pt idx="15">
                  <c:v>0.187500000000003</c:v>
                </c:pt>
                <c:pt idx="16">
                  <c:v>0.20000000000000301</c:v>
                </c:pt>
                <c:pt idx="17">
                  <c:v>0.21250000000000299</c:v>
                </c:pt>
                <c:pt idx="18">
                  <c:v>0.225000000000003</c:v>
                </c:pt>
                <c:pt idx="19">
                  <c:v>0.23750000000000299</c:v>
                </c:pt>
                <c:pt idx="20">
                  <c:v>0.250000000000003</c:v>
                </c:pt>
                <c:pt idx="21">
                  <c:v>0.26250000000000301</c:v>
                </c:pt>
                <c:pt idx="22">
                  <c:v>0.27500000000000302</c:v>
                </c:pt>
                <c:pt idx="23">
                  <c:v>0.28750000000000298</c:v>
                </c:pt>
                <c:pt idx="24">
                  <c:v>0.30000000000000199</c:v>
                </c:pt>
                <c:pt idx="25">
                  <c:v>0.312500000000002</c:v>
                </c:pt>
                <c:pt idx="26">
                  <c:v>0.32500000000000201</c:v>
                </c:pt>
                <c:pt idx="27">
                  <c:v>0.33750000000000202</c:v>
                </c:pt>
                <c:pt idx="28">
                  <c:v>0.35000000000000198</c:v>
                </c:pt>
                <c:pt idx="29">
                  <c:v>0.36250000000000199</c:v>
                </c:pt>
                <c:pt idx="30">
                  <c:v>0.375000000000002</c:v>
                </c:pt>
                <c:pt idx="31">
                  <c:v>0.38750000000000201</c:v>
                </c:pt>
                <c:pt idx="32">
                  <c:v>0.40000000000000202</c:v>
                </c:pt>
                <c:pt idx="33">
                  <c:v>0.41250000000000198</c:v>
                </c:pt>
                <c:pt idx="34">
                  <c:v>0.42500000000000199</c:v>
                </c:pt>
                <c:pt idx="35">
                  <c:v>0.437500000000002</c:v>
                </c:pt>
                <c:pt idx="36">
                  <c:v>0.45000000000000201</c:v>
                </c:pt>
                <c:pt idx="37">
                  <c:v>0.46250000000000202</c:v>
                </c:pt>
                <c:pt idx="38">
                  <c:v>0.47500000000000198</c:v>
                </c:pt>
                <c:pt idx="39">
                  <c:v>0.48750000000000199</c:v>
                </c:pt>
                <c:pt idx="40">
                  <c:v>0.500000000000002</c:v>
                </c:pt>
                <c:pt idx="41">
                  <c:v>0.51250000000000195</c:v>
                </c:pt>
                <c:pt idx="42">
                  <c:v>0.52500000000000202</c:v>
                </c:pt>
                <c:pt idx="43">
                  <c:v>0.53750000000000198</c:v>
                </c:pt>
                <c:pt idx="44">
                  <c:v>0.55000000000000204</c:v>
                </c:pt>
                <c:pt idx="45">
                  <c:v>0.562500000000002</c:v>
                </c:pt>
                <c:pt idx="46">
                  <c:v>0.57500000000000195</c:v>
                </c:pt>
                <c:pt idx="47">
                  <c:v>0.58750000000000102</c:v>
                </c:pt>
                <c:pt idx="48">
                  <c:v>0.60000000000000098</c:v>
                </c:pt>
                <c:pt idx="49">
                  <c:v>0.61250000000000104</c:v>
                </c:pt>
                <c:pt idx="50">
                  <c:v>0.625000000000001</c:v>
                </c:pt>
                <c:pt idx="51">
                  <c:v>0.63750000000000095</c:v>
                </c:pt>
                <c:pt idx="52">
                  <c:v>0.65000000000000102</c:v>
                </c:pt>
                <c:pt idx="53">
                  <c:v>0.66250000000000098</c:v>
                </c:pt>
                <c:pt idx="54">
                  <c:v>0.67500000000000104</c:v>
                </c:pt>
                <c:pt idx="55">
                  <c:v>0.687500000000001</c:v>
                </c:pt>
                <c:pt idx="56">
                  <c:v>0.70000000000000095</c:v>
                </c:pt>
                <c:pt idx="57">
                  <c:v>0.71250000000000102</c:v>
                </c:pt>
                <c:pt idx="58">
                  <c:v>0.72500000000000098</c:v>
                </c:pt>
                <c:pt idx="59">
                  <c:v>0.73750000000000104</c:v>
                </c:pt>
                <c:pt idx="60">
                  <c:v>0.750000000000001</c:v>
                </c:pt>
                <c:pt idx="61">
                  <c:v>0.76250000000000095</c:v>
                </c:pt>
                <c:pt idx="62">
                  <c:v>0.77500000000000102</c:v>
                </c:pt>
                <c:pt idx="63">
                  <c:v>0.78750000000000098</c:v>
                </c:pt>
                <c:pt idx="64">
                  <c:v>0.80000000000000104</c:v>
                </c:pt>
                <c:pt idx="65">
                  <c:v>0.812500000000001</c:v>
                </c:pt>
                <c:pt idx="66">
                  <c:v>0.82500000000000095</c:v>
                </c:pt>
                <c:pt idx="67">
                  <c:v>0.83750000000000102</c:v>
                </c:pt>
                <c:pt idx="68">
                  <c:v>0.85000000000000098</c:v>
                </c:pt>
                <c:pt idx="69">
                  <c:v>0.86250000000000004</c:v>
                </c:pt>
                <c:pt idx="70">
                  <c:v>0.875</c:v>
                </c:pt>
                <c:pt idx="71">
                  <c:v>0.88749999999999996</c:v>
                </c:pt>
                <c:pt idx="72">
                  <c:v>0.9</c:v>
                </c:pt>
                <c:pt idx="73">
                  <c:v>0.91249999999999998</c:v>
                </c:pt>
                <c:pt idx="74">
                  <c:v>0.92500000000000004</c:v>
                </c:pt>
                <c:pt idx="75">
                  <c:v>0.9375</c:v>
                </c:pt>
                <c:pt idx="76">
                  <c:v>0.95</c:v>
                </c:pt>
                <c:pt idx="77">
                  <c:v>0.96250000000000002</c:v>
                </c:pt>
                <c:pt idx="78">
                  <c:v>0.97499999999999998</c:v>
                </c:pt>
                <c:pt idx="79">
                  <c:v>0.98750000000000004</c:v>
                </c:pt>
                <c:pt idx="80">
                  <c:v>1</c:v>
                </c:pt>
              </c:numCache>
            </c:numRef>
          </c:xVal>
          <c:yVal>
            <c:numRef>
              <c:f>'inf_Lobbato_hehs8 (adi)'!$G$2:$G$82</c:f>
              <c:numCache>
                <c:formatCode>0.00E+00</c:formatCode>
                <c:ptCount val="81"/>
                <c:pt idx="0">
                  <c:v>0</c:v>
                </c:pt>
                <c:pt idx="1">
                  <c:v>-1.0817663499679251</c:v>
                </c:pt>
                <c:pt idx="2">
                  <c:v>-1.032879532201525</c:v>
                </c:pt>
                <c:pt idx="3">
                  <c:v>-0.97651219964743508</c:v>
                </c:pt>
                <c:pt idx="4">
                  <c:v>-0.91320201076231</c:v>
                </c:pt>
                <c:pt idx="5">
                  <c:v>-0.84338122449759501</c:v>
                </c:pt>
                <c:pt idx="6">
                  <c:v>-0.76742689329009495</c:v>
                </c:pt>
                <c:pt idx="7">
                  <c:v>-0.68564915238876001</c:v>
                </c:pt>
                <c:pt idx="8">
                  <c:v>-0.59831158299534004</c:v>
                </c:pt>
                <c:pt idx="9">
                  <c:v>-0.50562526672074992</c:v>
                </c:pt>
                <c:pt idx="10">
                  <c:v>-0.40777300526070903</c:v>
                </c:pt>
                <c:pt idx="11">
                  <c:v>-0.30489098381311852</c:v>
                </c:pt>
                <c:pt idx="12">
                  <c:v>-0.19710263706364001</c:v>
                </c:pt>
                <c:pt idx="13">
                  <c:v>-8.4493670410193497E-2</c:v>
                </c:pt>
                <c:pt idx="14">
                  <c:v>3.2861776663037801E-2</c:v>
                </c:pt>
                <c:pt idx="15">
                  <c:v>0.154912652829653</c:v>
                </c:pt>
                <c:pt idx="16">
                  <c:v>0.2816219905041315</c:v>
                </c:pt>
                <c:pt idx="17">
                  <c:v>0.412966896094144</c:v>
                </c:pt>
                <c:pt idx="18">
                  <c:v>0.54892632818954001</c:v>
                </c:pt>
                <c:pt idx="19">
                  <c:v>0.68949619727611</c:v>
                </c:pt>
                <c:pt idx="20">
                  <c:v>0.83468101015279006</c:v>
                </c:pt>
                <c:pt idx="21">
                  <c:v>0.98447773635723002</c:v>
                </c:pt>
                <c:pt idx="22">
                  <c:v>1.138897370113735</c:v>
                </c:pt>
                <c:pt idx="23">
                  <c:v>1.2979384843504751</c:v>
                </c:pt>
                <c:pt idx="24">
                  <c:v>1.4616100848379601</c:v>
                </c:pt>
                <c:pt idx="25">
                  <c:v>1.6299132499895752</c:v>
                </c:pt>
                <c:pt idx="26">
                  <c:v>1.8028460244114801</c:v>
                </c:pt>
                <c:pt idx="27">
                  <c:v>1.9803876290056699</c:v>
                </c:pt>
                <c:pt idx="28">
                  <c:v>2.16251674754001</c:v>
                </c:pt>
                <c:pt idx="29">
                  <c:v>2.3492007539616901</c:v>
                </c:pt>
                <c:pt idx="30">
                  <c:v>2.5403889168979399</c:v>
                </c:pt>
                <c:pt idx="31">
                  <c:v>2.73601785750395</c:v>
                </c:pt>
                <c:pt idx="32">
                  <c:v>2.9359965338733951</c:v>
                </c:pt>
                <c:pt idx="33">
                  <c:v>3.1402182160071299</c:v>
                </c:pt>
                <c:pt idx="34">
                  <c:v>3.3485444352444951</c:v>
                </c:pt>
                <c:pt idx="35">
                  <c:v>3.5608122389016201</c:v>
                </c:pt>
                <c:pt idx="36">
                  <c:v>3.77681937910162</c:v>
                </c:pt>
                <c:pt idx="37">
                  <c:v>3.9963443459344901</c:v>
                </c:pt>
                <c:pt idx="38">
                  <c:v>4.2190996838208594</c:v>
                </c:pt>
                <c:pt idx="39">
                  <c:v>4.4447794057701104</c:v>
                </c:pt>
                <c:pt idx="40">
                  <c:v>4.6730185534081503</c:v>
                </c:pt>
                <c:pt idx="41">
                  <c:v>4.9034030682755398</c:v>
                </c:pt>
                <c:pt idx="42">
                  <c:v>5.1354647598985501</c:v>
                </c:pt>
                <c:pt idx="43">
                  <c:v>5.3686645666427504</c:v>
                </c:pt>
                <c:pt idx="44">
                  <c:v>5.6024176100676</c:v>
                </c:pt>
                <c:pt idx="45">
                  <c:v>5.8360723595845503</c:v>
                </c:pt>
                <c:pt idx="46">
                  <c:v>6.0688825063747505</c:v>
                </c:pt>
                <c:pt idx="47">
                  <c:v>6.2993072308825999</c:v>
                </c:pt>
                <c:pt idx="48">
                  <c:v>6.5269302975718997</c:v>
                </c:pt>
                <c:pt idx="49">
                  <c:v>6.7508328684055998</c:v>
                </c:pt>
                <c:pt idx="50">
                  <c:v>6.9699834138422503</c:v>
                </c:pt>
                <c:pt idx="51">
                  <c:v>7.1832453548914001</c:v>
                </c:pt>
                <c:pt idx="52">
                  <c:v>7.3894327560972002</c:v>
                </c:pt>
                <c:pt idx="53">
                  <c:v>7.5872963333201495</c:v>
                </c:pt>
                <c:pt idx="54">
                  <c:v>7.7755072368610501</c:v>
                </c:pt>
                <c:pt idx="55">
                  <c:v>7.9527149172735507</c:v>
                </c:pt>
                <c:pt idx="56">
                  <c:v>8.1174679479714005</c:v>
                </c:pt>
                <c:pt idx="57">
                  <c:v>8.2673972247637</c:v>
                </c:pt>
                <c:pt idx="58">
                  <c:v>8.4010042250407491</c:v>
                </c:pt>
                <c:pt idx="59">
                  <c:v>8.5177013158848496</c:v>
                </c:pt>
                <c:pt idx="60">
                  <c:v>8.6163219400398994</c:v>
                </c:pt>
                <c:pt idx="61">
                  <c:v>8.6955934738984499</c:v>
                </c:pt>
                <c:pt idx="62">
                  <c:v>8.7545283081608503</c:v>
                </c:pt>
                <c:pt idx="63">
                  <c:v>8.7921281430210492</c:v>
                </c:pt>
                <c:pt idx="64">
                  <c:v>8.8074562495441491</c:v>
                </c:pt>
                <c:pt idx="65">
                  <c:v>8.7995765703123006</c:v>
                </c:pt>
                <c:pt idx="66">
                  <c:v>8.7674995376212497</c:v>
                </c:pt>
                <c:pt idx="67">
                  <c:v>8.7100743740927502</c:v>
                </c:pt>
                <c:pt idx="68">
                  <c:v>8.6258704102618502</c:v>
                </c:pt>
                <c:pt idx="69">
                  <c:v>8.5130420510263498</c:v>
                </c:pt>
                <c:pt idx="70">
                  <c:v>8.3692018400045498</c:v>
                </c:pt>
                <c:pt idx="71">
                  <c:v>8.1913643053705503</c:v>
                </c:pt>
                <c:pt idx="72">
                  <c:v>7.9760566582316503</c:v>
                </c:pt>
                <c:pt idx="73">
                  <c:v>7.7197713642618</c:v>
                </c:pt>
                <c:pt idx="74">
                  <c:v>7.4200527747071501</c:v>
                </c:pt>
                <c:pt idx="75">
                  <c:v>7.0777097779140501</c:v>
                </c:pt>
                <c:pt idx="76">
                  <c:v>6.7009583552736007</c:v>
                </c:pt>
                <c:pt idx="77">
                  <c:v>6.3128439921443995</c:v>
                </c:pt>
                <c:pt idx="78">
                  <c:v>5.9642263764027001</c:v>
                </c:pt>
                <c:pt idx="79">
                  <c:v>5.7563466183593004</c:v>
                </c:pt>
                <c:pt idx="80">
                  <c:v>5.7792121351076506</c:v>
                </c:pt>
              </c:numCache>
            </c:numRef>
          </c:yVal>
          <c:smooth val="0"/>
        </c:ser>
        <c:ser>
          <c:idx val="8"/>
          <c:order val="6"/>
          <c:tx>
            <c:v>N=10</c:v>
          </c:tx>
          <c:marker>
            <c:symbol val="none"/>
          </c:marker>
          <c:xVal>
            <c:numRef>
              <c:f>'inf_Lobbato_hehs8 (adi)'!$A$2:$A$82</c:f>
              <c:numCache>
                <c:formatCode>0.000000</c:formatCode>
                <c:ptCount val="81"/>
                <c:pt idx="0">
                  <c:v>3.9968028886505604E-15</c:v>
                </c:pt>
                <c:pt idx="1">
                  <c:v>1.2500000000003999E-2</c:v>
                </c:pt>
                <c:pt idx="2">
                  <c:v>2.5000000000002999E-2</c:v>
                </c:pt>
                <c:pt idx="3">
                  <c:v>3.7500000000003003E-2</c:v>
                </c:pt>
                <c:pt idx="4">
                  <c:v>5.0000000000003E-2</c:v>
                </c:pt>
                <c:pt idx="5">
                  <c:v>6.2500000000002998E-2</c:v>
                </c:pt>
                <c:pt idx="6">
                  <c:v>7.5000000000002995E-2</c:v>
                </c:pt>
                <c:pt idx="7">
                  <c:v>8.7500000000003006E-2</c:v>
                </c:pt>
                <c:pt idx="8">
                  <c:v>0.100000000000003</c:v>
                </c:pt>
                <c:pt idx="9">
                  <c:v>0.112500000000003</c:v>
                </c:pt>
                <c:pt idx="10">
                  <c:v>0.125000000000003</c:v>
                </c:pt>
                <c:pt idx="11">
                  <c:v>0.13750000000000301</c:v>
                </c:pt>
                <c:pt idx="12">
                  <c:v>0.15000000000000299</c:v>
                </c:pt>
                <c:pt idx="13">
                  <c:v>0.162500000000003</c:v>
                </c:pt>
                <c:pt idx="14">
                  <c:v>0.17500000000000299</c:v>
                </c:pt>
                <c:pt idx="15">
                  <c:v>0.187500000000003</c:v>
                </c:pt>
                <c:pt idx="16">
                  <c:v>0.20000000000000301</c:v>
                </c:pt>
                <c:pt idx="17">
                  <c:v>0.21250000000000299</c:v>
                </c:pt>
                <c:pt idx="18">
                  <c:v>0.225000000000003</c:v>
                </c:pt>
                <c:pt idx="19">
                  <c:v>0.23750000000000299</c:v>
                </c:pt>
                <c:pt idx="20">
                  <c:v>0.250000000000003</c:v>
                </c:pt>
                <c:pt idx="21">
                  <c:v>0.26250000000000301</c:v>
                </c:pt>
                <c:pt idx="22">
                  <c:v>0.27500000000000302</c:v>
                </c:pt>
                <c:pt idx="23">
                  <c:v>0.28750000000000298</c:v>
                </c:pt>
                <c:pt idx="24">
                  <c:v>0.30000000000000199</c:v>
                </c:pt>
                <c:pt idx="25">
                  <c:v>0.312500000000002</c:v>
                </c:pt>
                <c:pt idx="26">
                  <c:v>0.32500000000000201</c:v>
                </c:pt>
                <c:pt idx="27">
                  <c:v>0.33750000000000202</c:v>
                </c:pt>
                <c:pt idx="28">
                  <c:v>0.35000000000000198</c:v>
                </c:pt>
                <c:pt idx="29">
                  <c:v>0.36250000000000199</c:v>
                </c:pt>
                <c:pt idx="30">
                  <c:v>0.375000000000002</c:v>
                </c:pt>
                <c:pt idx="31">
                  <c:v>0.38750000000000201</c:v>
                </c:pt>
                <c:pt idx="32">
                  <c:v>0.40000000000000202</c:v>
                </c:pt>
                <c:pt idx="33">
                  <c:v>0.41250000000000198</c:v>
                </c:pt>
                <c:pt idx="34">
                  <c:v>0.42500000000000199</c:v>
                </c:pt>
                <c:pt idx="35">
                  <c:v>0.437500000000002</c:v>
                </c:pt>
                <c:pt idx="36">
                  <c:v>0.45000000000000201</c:v>
                </c:pt>
                <c:pt idx="37">
                  <c:v>0.46250000000000202</c:v>
                </c:pt>
                <c:pt idx="38">
                  <c:v>0.47500000000000198</c:v>
                </c:pt>
                <c:pt idx="39">
                  <c:v>0.48750000000000199</c:v>
                </c:pt>
                <c:pt idx="40">
                  <c:v>0.500000000000002</c:v>
                </c:pt>
                <c:pt idx="41">
                  <c:v>0.51250000000000195</c:v>
                </c:pt>
                <c:pt idx="42">
                  <c:v>0.52500000000000202</c:v>
                </c:pt>
                <c:pt idx="43">
                  <c:v>0.53750000000000198</c:v>
                </c:pt>
                <c:pt idx="44">
                  <c:v>0.55000000000000204</c:v>
                </c:pt>
                <c:pt idx="45">
                  <c:v>0.562500000000002</c:v>
                </c:pt>
                <c:pt idx="46">
                  <c:v>0.57500000000000195</c:v>
                </c:pt>
                <c:pt idx="47">
                  <c:v>0.58750000000000102</c:v>
                </c:pt>
                <c:pt idx="48">
                  <c:v>0.60000000000000098</c:v>
                </c:pt>
                <c:pt idx="49">
                  <c:v>0.61250000000000104</c:v>
                </c:pt>
                <c:pt idx="50">
                  <c:v>0.625000000000001</c:v>
                </c:pt>
                <c:pt idx="51">
                  <c:v>0.63750000000000095</c:v>
                </c:pt>
                <c:pt idx="52">
                  <c:v>0.65000000000000102</c:v>
                </c:pt>
                <c:pt idx="53">
                  <c:v>0.66250000000000098</c:v>
                </c:pt>
                <c:pt idx="54">
                  <c:v>0.67500000000000104</c:v>
                </c:pt>
                <c:pt idx="55">
                  <c:v>0.687500000000001</c:v>
                </c:pt>
                <c:pt idx="56">
                  <c:v>0.70000000000000095</c:v>
                </c:pt>
                <c:pt idx="57">
                  <c:v>0.71250000000000102</c:v>
                </c:pt>
                <c:pt idx="58">
                  <c:v>0.72500000000000098</c:v>
                </c:pt>
                <c:pt idx="59">
                  <c:v>0.73750000000000104</c:v>
                </c:pt>
                <c:pt idx="60">
                  <c:v>0.750000000000001</c:v>
                </c:pt>
                <c:pt idx="61">
                  <c:v>0.76250000000000095</c:v>
                </c:pt>
                <c:pt idx="62">
                  <c:v>0.77500000000000102</c:v>
                </c:pt>
                <c:pt idx="63">
                  <c:v>0.78750000000000098</c:v>
                </c:pt>
                <c:pt idx="64">
                  <c:v>0.80000000000000104</c:v>
                </c:pt>
                <c:pt idx="65">
                  <c:v>0.812500000000001</c:v>
                </c:pt>
                <c:pt idx="66">
                  <c:v>0.82500000000000095</c:v>
                </c:pt>
                <c:pt idx="67">
                  <c:v>0.83750000000000102</c:v>
                </c:pt>
                <c:pt idx="68">
                  <c:v>0.85000000000000098</c:v>
                </c:pt>
                <c:pt idx="69">
                  <c:v>0.86250000000000004</c:v>
                </c:pt>
                <c:pt idx="70">
                  <c:v>0.875</c:v>
                </c:pt>
                <c:pt idx="71">
                  <c:v>0.88749999999999996</c:v>
                </c:pt>
                <c:pt idx="72">
                  <c:v>0.9</c:v>
                </c:pt>
                <c:pt idx="73">
                  <c:v>0.91249999999999998</c:v>
                </c:pt>
                <c:pt idx="74">
                  <c:v>0.92500000000000004</c:v>
                </c:pt>
                <c:pt idx="75">
                  <c:v>0.9375</c:v>
                </c:pt>
                <c:pt idx="76">
                  <c:v>0.95</c:v>
                </c:pt>
                <c:pt idx="77">
                  <c:v>0.96250000000000002</c:v>
                </c:pt>
                <c:pt idx="78">
                  <c:v>0.97499999999999998</c:v>
                </c:pt>
                <c:pt idx="79">
                  <c:v>0.98750000000000004</c:v>
                </c:pt>
                <c:pt idx="80">
                  <c:v>1</c:v>
                </c:pt>
              </c:numCache>
            </c:numRef>
          </c:xVal>
          <c:yVal>
            <c:numRef>
              <c:f>'inf_Lobbato_hehs8 (adi)'!$I$2:$I$82</c:f>
              <c:numCache>
                <c:formatCode>0.00E+00</c:formatCode>
                <c:ptCount val="81"/>
                <c:pt idx="0">
                  <c:v>0</c:v>
                </c:pt>
                <c:pt idx="1">
                  <c:v>-0.36409316367689903</c:v>
                </c:pt>
                <c:pt idx="2">
                  <c:v>-0.31297588521537251</c:v>
                </c:pt>
                <c:pt idx="3">
                  <c:v>-0.22302706668032099</c:v>
                </c:pt>
                <c:pt idx="4">
                  <c:v>-0.10518343130331149</c:v>
                </c:pt>
                <c:pt idx="5">
                  <c:v>3.3305353721426498E-2</c:v>
                </c:pt>
                <c:pt idx="6">
                  <c:v>0.1874316502802135</c:v>
                </c:pt>
                <c:pt idx="7">
                  <c:v>0.35372336372335</c:v>
                </c:pt>
                <c:pt idx="8">
                  <c:v>0.52970207081776</c:v>
                </c:pt>
                <c:pt idx="9">
                  <c:v>0.71358973276856008</c:v>
                </c:pt>
                <c:pt idx="10">
                  <c:v>0.90405494630010996</c:v>
                </c:pt>
                <c:pt idx="11">
                  <c:v>1.1001297208551999</c:v>
                </c:pt>
                <c:pt idx="12">
                  <c:v>1.3010311309354798</c:v>
                </c:pt>
                <c:pt idx="13">
                  <c:v>1.5061941414682649</c:v>
                </c:pt>
                <c:pt idx="14">
                  <c:v>1.7151376128931548</c:v>
                </c:pt>
                <c:pt idx="15">
                  <c:v>1.9274932001588649</c:v>
                </c:pt>
                <c:pt idx="16">
                  <c:v>2.1429466707712903</c:v>
                </c:pt>
                <c:pt idx="17">
                  <c:v>2.3612228403750448</c:v>
                </c:pt>
                <c:pt idx="18">
                  <c:v>2.5820570831693948</c:v>
                </c:pt>
                <c:pt idx="19">
                  <c:v>2.805249842841</c:v>
                </c:pt>
                <c:pt idx="20">
                  <c:v>3.03060670001453</c:v>
                </c:pt>
                <c:pt idx="21">
                  <c:v>3.2578995041500298</c:v>
                </c:pt>
                <c:pt idx="22">
                  <c:v>3.4869413912780702</c:v>
                </c:pt>
                <c:pt idx="23">
                  <c:v>3.7174993731361345</c:v>
                </c:pt>
                <c:pt idx="24">
                  <c:v>3.94938240825108</c:v>
                </c:pt>
                <c:pt idx="25">
                  <c:v>4.1823709744054955</c:v>
                </c:pt>
                <c:pt idx="26">
                  <c:v>4.4162339896608351</c:v>
                </c:pt>
                <c:pt idx="27">
                  <c:v>4.650687198753805</c:v>
                </c:pt>
                <c:pt idx="28">
                  <c:v>4.8854660106292451</c:v>
                </c:pt>
                <c:pt idx="29">
                  <c:v>5.1202873650336498</c:v>
                </c:pt>
                <c:pt idx="30">
                  <c:v>5.3548358740688498</c:v>
                </c:pt>
                <c:pt idx="31">
                  <c:v>5.58878625560485</c:v>
                </c:pt>
                <c:pt idx="32">
                  <c:v>5.8217641842113999</c:v>
                </c:pt>
                <c:pt idx="33">
                  <c:v>6.0533918083584997</c:v>
                </c:pt>
                <c:pt idx="34">
                  <c:v>6.2832461937772006</c:v>
                </c:pt>
                <c:pt idx="35">
                  <c:v>6.5108895525914505</c:v>
                </c:pt>
                <c:pt idx="36">
                  <c:v>6.73583745320785</c:v>
                </c:pt>
                <c:pt idx="37">
                  <c:v>6.9576244743578997</c:v>
                </c:pt>
                <c:pt idx="38">
                  <c:v>7.1756820806414492</c:v>
                </c:pt>
                <c:pt idx="39">
                  <c:v>7.3894832568211495</c:v>
                </c:pt>
                <c:pt idx="40">
                  <c:v>7.5984440876989492</c:v>
                </c:pt>
                <c:pt idx="41">
                  <c:v>7.8019621549147997</c:v>
                </c:pt>
                <c:pt idx="42">
                  <c:v>7.999415859317951</c:v>
                </c:pt>
                <c:pt idx="43">
                  <c:v>8.1901249108520009</c:v>
                </c:pt>
                <c:pt idx="44">
                  <c:v>8.3734321846326498</c:v>
                </c:pt>
                <c:pt idx="45">
                  <c:v>8.5489629551980997</c:v>
                </c:pt>
                <c:pt idx="46">
                  <c:v>8.7158852354427498</c:v>
                </c:pt>
                <c:pt idx="47">
                  <c:v>8.8735420879786009</c:v>
                </c:pt>
                <c:pt idx="48">
                  <c:v>9.0213063964254996</c:v>
                </c:pt>
                <c:pt idx="49">
                  <c:v>9.1585612819364002</c:v>
                </c:pt>
                <c:pt idx="50">
                  <c:v>9.2847349476753998</c:v>
                </c:pt>
                <c:pt idx="51">
                  <c:v>9.3992470790234002</c:v>
                </c:pt>
                <c:pt idx="52">
                  <c:v>9.5015646851446505</c:v>
                </c:pt>
                <c:pt idx="53">
                  <c:v>9.5911869982454512</c:v>
                </c:pt>
                <c:pt idx="54">
                  <c:v>9.6676345574014508</c:v>
                </c:pt>
                <c:pt idx="55">
                  <c:v>9.731186573793801</c:v>
                </c:pt>
                <c:pt idx="56">
                  <c:v>9.7816539884896994</c:v>
                </c:pt>
                <c:pt idx="57">
                  <c:v>9.8182094282212002</c:v>
                </c:pt>
                <c:pt idx="58">
                  <c:v>9.8402196372850987</c:v>
                </c:pt>
                <c:pt idx="59">
                  <c:v>9.8466271245346508</c:v>
                </c:pt>
                <c:pt idx="60">
                  <c:v>9.8367254259672503</c:v>
                </c:pt>
                <c:pt idx="61">
                  <c:v>9.8095215849401001</c:v>
                </c:pt>
                <c:pt idx="62">
                  <c:v>9.7632443456838001</c:v>
                </c:pt>
                <c:pt idx="63">
                  <c:v>9.6955074440195013</c:v>
                </c:pt>
                <c:pt idx="64">
                  <c:v>9.6032108334118007</c:v>
                </c:pt>
                <c:pt idx="65">
                  <c:v>9.4824975011967005</c:v>
                </c:pt>
                <c:pt idx="66">
                  <c:v>9.3287632608262996</c:v>
                </c:pt>
                <c:pt idx="67">
                  <c:v>9.1367732249607005</c:v>
                </c:pt>
                <c:pt idx="68">
                  <c:v>8.9009343068528501</c:v>
                </c:pt>
                <c:pt idx="69">
                  <c:v>8.6157767880666007</c:v>
                </c:pt>
                <c:pt idx="70">
                  <c:v>8.2767064199959997</c:v>
                </c:pt>
                <c:pt idx="71">
                  <c:v>7.8810931121536001</c:v>
                </c:pt>
                <c:pt idx="72">
                  <c:v>7.4297581530854995</c:v>
                </c:pt>
                <c:pt idx="73">
                  <c:v>6.9289279788383498</c:v>
                </c:pt>
                <c:pt idx="74">
                  <c:v>6.3927415753562995</c:v>
                </c:pt>
                <c:pt idx="75">
                  <c:v>5.8464715950746502</c:v>
                </c:pt>
                <c:pt idx="76">
                  <c:v>5.33079694111425</c:v>
                </c:pt>
                <c:pt idx="77">
                  <c:v>4.9078835735081903</c:v>
                </c:pt>
                <c:pt idx="78">
                  <c:v>4.6708907270048599</c:v>
                </c:pt>
                <c:pt idx="79">
                  <c:v>4.7602487305302397</c:v>
                </c:pt>
                <c:pt idx="80">
                  <c:v>5.2555943166249497</c:v>
                </c:pt>
              </c:numCache>
            </c:numRef>
          </c:yVal>
          <c:smooth val="0"/>
        </c:ser>
        <c:ser>
          <c:idx val="10"/>
          <c:order val="8"/>
          <c:tx>
            <c:v>N=12</c:v>
          </c:tx>
          <c:marker>
            <c:symbol val="none"/>
          </c:marker>
          <c:xVal>
            <c:numRef>
              <c:f>'inf_Lobbato_hehs8 (adi)'!$A$2:$A$82</c:f>
              <c:numCache>
                <c:formatCode>0.000000</c:formatCode>
                <c:ptCount val="81"/>
                <c:pt idx="0">
                  <c:v>3.9968028886505604E-15</c:v>
                </c:pt>
                <c:pt idx="1">
                  <c:v>1.2500000000003999E-2</c:v>
                </c:pt>
                <c:pt idx="2">
                  <c:v>2.5000000000002999E-2</c:v>
                </c:pt>
                <c:pt idx="3">
                  <c:v>3.7500000000003003E-2</c:v>
                </c:pt>
                <c:pt idx="4">
                  <c:v>5.0000000000003E-2</c:v>
                </c:pt>
                <c:pt idx="5">
                  <c:v>6.2500000000002998E-2</c:v>
                </c:pt>
                <c:pt idx="6">
                  <c:v>7.5000000000002995E-2</c:v>
                </c:pt>
                <c:pt idx="7">
                  <c:v>8.7500000000003006E-2</c:v>
                </c:pt>
                <c:pt idx="8">
                  <c:v>0.100000000000003</c:v>
                </c:pt>
                <c:pt idx="9">
                  <c:v>0.112500000000003</c:v>
                </c:pt>
                <c:pt idx="10">
                  <c:v>0.125000000000003</c:v>
                </c:pt>
                <c:pt idx="11">
                  <c:v>0.13750000000000301</c:v>
                </c:pt>
                <c:pt idx="12">
                  <c:v>0.15000000000000299</c:v>
                </c:pt>
                <c:pt idx="13">
                  <c:v>0.162500000000003</c:v>
                </c:pt>
                <c:pt idx="14">
                  <c:v>0.17500000000000299</c:v>
                </c:pt>
                <c:pt idx="15">
                  <c:v>0.187500000000003</c:v>
                </c:pt>
                <c:pt idx="16">
                  <c:v>0.20000000000000301</c:v>
                </c:pt>
                <c:pt idx="17">
                  <c:v>0.21250000000000299</c:v>
                </c:pt>
                <c:pt idx="18">
                  <c:v>0.225000000000003</c:v>
                </c:pt>
                <c:pt idx="19">
                  <c:v>0.23750000000000299</c:v>
                </c:pt>
                <c:pt idx="20">
                  <c:v>0.250000000000003</c:v>
                </c:pt>
                <c:pt idx="21">
                  <c:v>0.26250000000000301</c:v>
                </c:pt>
                <c:pt idx="22">
                  <c:v>0.27500000000000302</c:v>
                </c:pt>
                <c:pt idx="23">
                  <c:v>0.28750000000000298</c:v>
                </c:pt>
                <c:pt idx="24">
                  <c:v>0.30000000000000199</c:v>
                </c:pt>
                <c:pt idx="25">
                  <c:v>0.312500000000002</c:v>
                </c:pt>
                <c:pt idx="26">
                  <c:v>0.32500000000000201</c:v>
                </c:pt>
                <c:pt idx="27">
                  <c:v>0.33750000000000202</c:v>
                </c:pt>
                <c:pt idx="28">
                  <c:v>0.35000000000000198</c:v>
                </c:pt>
                <c:pt idx="29">
                  <c:v>0.36250000000000199</c:v>
                </c:pt>
                <c:pt idx="30">
                  <c:v>0.375000000000002</c:v>
                </c:pt>
                <c:pt idx="31">
                  <c:v>0.38750000000000201</c:v>
                </c:pt>
                <c:pt idx="32">
                  <c:v>0.40000000000000202</c:v>
                </c:pt>
                <c:pt idx="33">
                  <c:v>0.41250000000000198</c:v>
                </c:pt>
                <c:pt idx="34">
                  <c:v>0.42500000000000199</c:v>
                </c:pt>
                <c:pt idx="35">
                  <c:v>0.437500000000002</c:v>
                </c:pt>
                <c:pt idx="36">
                  <c:v>0.45000000000000201</c:v>
                </c:pt>
                <c:pt idx="37">
                  <c:v>0.46250000000000202</c:v>
                </c:pt>
                <c:pt idx="38">
                  <c:v>0.47500000000000198</c:v>
                </c:pt>
                <c:pt idx="39">
                  <c:v>0.48750000000000199</c:v>
                </c:pt>
                <c:pt idx="40">
                  <c:v>0.500000000000002</c:v>
                </c:pt>
                <c:pt idx="41">
                  <c:v>0.51250000000000195</c:v>
                </c:pt>
                <c:pt idx="42">
                  <c:v>0.52500000000000202</c:v>
                </c:pt>
                <c:pt idx="43">
                  <c:v>0.53750000000000198</c:v>
                </c:pt>
                <c:pt idx="44">
                  <c:v>0.55000000000000204</c:v>
                </c:pt>
                <c:pt idx="45">
                  <c:v>0.562500000000002</c:v>
                </c:pt>
                <c:pt idx="46">
                  <c:v>0.57500000000000195</c:v>
                </c:pt>
                <c:pt idx="47">
                  <c:v>0.58750000000000102</c:v>
                </c:pt>
                <c:pt idx="48">
                  <c:v>0.60000000000000098</c:v>
                </c:pt>
                <c:pt idx="49">
                  <c:v>0.61250000000000104</c:v>
                </c:pt>
                <c:pt idx="50">
                  <c:v>0.625000000000001</c:v>
                </c:pt>
                <c:pt idx="51">
                  <c:v>0.63750000000000095</c:v>
                </c:pt>
                <c:pt idx="52">
                  <c:v>0.65000000000000102</c:v>
                </c:pt>
                <c:pt idx="53">
                  <c:v>0.66250000000000098</c:v>
                </c:pt>
                <c:pt idx="54">
                  <c:v>0.67500000000000104</c:v>
                </c:pt>
                <c:pt idx="55">
                  <c:v>0.687500000000001</c:v>
                </c:pt>
                <c:pt idx="56">
                  <c:v>0.70000000000000095</c:v>
                </c:pt>
                <c:pt idx="57">
                  <c:v>0.71250000000000102</c:v>
                </c:pt>
                <c:pt idx="58">
                  <c:v>0.72500000000000098</c:v>
                </c:pt>
                <c:pt idx="59">
                  <c:v>0.73750000000000104</c:v>
                </c:pt>
                <c:pt idx="60">
                  <c:v>0.750000000000001</c:v>
                </c:pt>
                <c:pt idx="61">
                  <c:v>0.76250000000000095</c:v>
                </c:pt>
                <c:pt idx="62">
                  <c:v>0.77500000000000102</c:v>
                </c:pt>
                <c:pt idx="63">
                  <c:v>0.78750000000000098</c:v>
                </c:pt>
                <c:pt idx="64">
                  <c:v>0.80000000000000104</c:v>
                </c:pt>
                <c:pt idx="65">
                  <c:v>0.812500000000001</c:v>
                </c:pt>
                <c:pt idx="66">
                  <c:v>0.82500000000000095</c:v>
                </c:pt>
                <c:pt idx="67">
                  <c:v>0.83750000000000102</c:v>
                </c:pt>
                <c:pt idx="68">
                  <c:v>0.85000000000000098</c:v>
                </c:pt>
                <c:pt idx="69">
                  <c:v>0.86250000000000004</c:v>
                </c:pt>
                <c:pt idx="70">
                  <c:v>0.875</c:v>
                </c:pt>
                <c:pt idx="71">
                  <c:v>0.88749999999999996</c:v>
                </c:pt>
                <c:pt idx="72">
                  <c:v>0.9</c:v>
                </c:pt>
                <c:pt idx="73">
                  <c:v>0.91249999999999998</c:v>
                </c:pt>
                <c:pt idx="74">
                  <c:v>0.92500000000000004</c:v>
                </c:pt>
                <c:pt idx="75">
                  <c:v>0.9375</c:v>
                </c:pt>
                <c:pt idx="76">
                  <c:v>0.95</c:v>
                </c:pt>
                <c:pt idx="77">
                  <c:v>0.96250000000000002</c:v>
                </c:pt>
                <c:pt idx="78">
                  <c:v>0.97499999999999998</c:v>
                </c:pt>
                <c:pt idx="79">
                  <c:v>0.98750000000000004</c:v>
                </c:pt>
                <c:pt idx="80">
                  <c:v>1</c:v>
                </c:pt>
              </c:numCache>
            </c:numRef>
          </c:xVal>
          <c:yVal>
            <c:numRef>
              <c:f>'inf_Lobbato_hehs8 (adi)'!$K$2:$K$82</c:f>
              <c:numCache>
                <c:formatCode>0.00E+00</c:formatCode>
                <c:ptCount val="81"/>
                <c:pt idx="0">
                  <c:v>0</c:v>
                </c:pt>
                <c:pt idx="1">
                  <c:v>0.24458831991262051</c:v>
                </c:pt>
                <c:pt idx="2">
                  <c:v>0.50824671013007505</c:v>
                </c:pt>
                <c:pt idx="3">
                  <c:v>0.77171360046400506</c:v>
                </c:pt>
                <c:pt idx="4">
                  <c:v>1.0346847462412401</c:v>
                </c:pt>
                <c:pt idx="5">
                  <c:v>1.2972142362489651</c:v>
                </c:pt>
                <c:pt idx="6">
                  <c:v>1.559114576656945</c:v>
                </c:pt>
                <c:pt idx="7">
                  <c:v>1.820285216949415</c:v>
                </c:pt>
                <c:pt idx="8">
                  <c:v>2.0805809873574201</c:v>
                </c:pt>
                <c:pt idx="9">
                  <c:v>2.3399163010471602</c:v>
                </c:pt>
                <c:pt idx="10">
                  <c:v>2.5981195718569299</c:v>
                </c:pt>
                <c:pt idx="11">
                  <c:v>2.8551149577128601</c:v>
                </c:pt>
                <c:pt idx="12">
                  <c:v>3.1106908865616902</c:v>
                </c:pt>
                <c:pt idx="13">
                  <c:v>3.3647425859075049</c:v>
                </c:pt>
                <c:pt idx="14">
                  <c:v>3.6170790362082004</c:v>
                </c:pt>
                <c:pt idx="15">
                  <c:v>3.8675511096393054</c:v>
                </c:pt>
                <c:pt idx="16">
                  <c:v>4.1159919470346704</c:v>
                </c:pt>
                <c:pt idx="17">
                  <c:v>4.3622270371612846</c:v>
                </c:pt>
                <c:pt idx="18">
                  <c:v>4.6060201647353498</c:v>
                </c:pt>
                <c:pt idx="19">
                  <c:v>4.8472021745934049</c:v>
                </c:pt>
                <c:pt idx="20">
                  <c:v>5.0856032258807504</c:v>
                </c:pt>
                <c:pt idx="21">
                  <c:v>5.3209707354443996</c:v>
                </c:pt>
                <c:pt idx="22">
                  <c:v>5.5531184371717996</c:v>
                </c:pt>
                <c:pt idx="23">
                  <c:v>5.7817743417699505</c:v>
                </c:pt>
                <c:pt idx="24">
                  <c:v>6.0067349432558501</c:v>
                </c:pt>
                <c:pt idx="25">
                  <c:v>6.2277673581137005</c:v>
                </c:pt>
                <c:pt idx="26">
                  <c:v>6.4446461083821998</c:v>
                </c:pt>
                <c:pt idx="27">
                  <c:v>6.6570796000117003</c:v>
                </c:pt>
                <c:pt idx="28">
                  <c:v>6.8648180477819496</c:v>
                </c:pt>
                <c:pt idx="29">
                  <c:v>7.0676127718982</c:v>
                </c:pt>
                <c:pt idx="30">
                  <c:v>7.2651971438787992</c:v>
                </c:pt>
                <c:pt idx="31">
                  <c:v>7.4573249123338998</c:v>
                </c:pt>
                <c:pt idx="32">
                  <c:v>7.6437182345880998</c:v>
                </c:pt>
                <c:pt idx="33">
                  <c:v>7.8241298470014495</c:v>
                </c:pt>
                <c:pt idx="34">
                  <c:v>7.9982956178766003</c:v>
                </c:pt>
                <c:pt idx="35">
                  <c:v>8.1659739498796498</c:v>
                </c:pt>
                <c:pt idx="36">
                  <c:v>8.3269062372727998</c:v>
                </c:pt>
                <c:pt idx="37">
                  <c:v>8.4809025574897507</c:v>
                </c:pt>
                <c:pt idx="38">
                  <c:v>8.6277102542707489</c:v>
                </c:pt>
                <c:pt idx="39">
                  <c:v>8.7671557216966498</c:v>
                </c:pt>
                <c:pt idx="40">
                  <c:v>8.8990613034549497</c:v>
                </c:pt>
                <c:pt idx="41">
                  <c:v>9.0232767381972998</c:v>
                </c:pt>
                <c:pt idx="42">
                  <c:v>9.1396763857982499</c:v>
                </c:pt>
                <c:pt idx="43">
                  <c:v>9.2479511421656504</c:v>
                </c:pt>
                <c:pt idx="44">
                  <c:v>9.3480834503483514</c:v>
                </c:pt>
                <c:pt idx="45">
                  <c:v>9.4400350371825006</c:v>
                </c:pt>
                <c:pt idx="46">
                  <c:v>9.5237415942325505</c:v>
                </c:pt>
                <c:pt idx="47">
                  <c:v>9.5991356961750007</c:v>
                </c:pt>
                <c:pt idx="48">
                  <c:v>9.6661539687033002</c:v>
                </c:pt>
                <c:pt idx="49">
                  <c:v>9.7247130724418493</c:v>
                </c:pt>
                <c:pt idx="50">
                  <c:v>9.7747129633805496</c:v>
                </c:pt>
                <c:pt idx="51">
                  <c:v>9.8159888448587491</c:v>
                </c:pt>
                <c:pt idx="52">
                  <c:v>9.8483127691999499</c:v>
                </c:pt>
                <c:pt idx="53">
                  <c:v>9.8713199289866491</c:v>
                </c:pt>
                <c:pt idx="54">
                  <c:v>9.8842539158155507</c:v>
                </c:pt>
                <c:pt idx="55">
                  <c:v>9.8864456437743993</c:v>
                </c:pt>
                <c:pt idx="56">
                  <c:v>9.8769422255490991</c:v>
                </c:pt>
                <c:pt idx="57">
                  <c:v>9.8545276699528497</c:v>
                </c:pt>
                <c:pt idx="58">
                  <c:v>9.8194343665054014</c:v>
                </c:pt>
                <c:pt idx="59">
                  <c:v>9.7683982634719992</c:v>
                </c:pt>
                <c:pt idx="60">
                  <c:v>9.6992357096282511</c:v>
                </c:pt>
                <c:pt idx="61">
                  <c:v>9.6097501135598513</c:v>
                </c:pt>
                <c:pt idx="62">
                  <c:v>9.4975693915363486</c:v>
                </c:pt>
                <c:pt idx="63">
                  <c:v>9.360386626257851</c:v>
                </c:pt>
                <c:pt idx="64">
                  <c:v>9.1961340889916503</c:v>
                </c:pt>
                <c:pt idx="65">
                  <c:v>9.0032018427438008</c:v>
                </c:pt>
                <c:pt idx="66">
                  <c:v>8.7806601973013496</c:v>
                </c:pt>
                <c:pt idx="67">
                  <c:v>8.5284715882572009</c:v>
                </c:pt>
                <c:pt idx="68">
                  <c:v>8.247656483020851</c:v>
                </c:pt>
                <c:pt idx="69">
                  <c:v>7.9403852552783505</c:v>
                </c:pt>
                <c:pt idx="70">
                  <c:v>7.6099840367794993</c:v>
                </c:pt>
                <c:pt idx="71">
                  <c:v>7.2608789923142494</c:v>
                </c:pt>
                <c:pt idx="72">
                  <c:v>6.8985752119252997</c:v>
                </c:pt>
                <c:pt idx="73">
                  <c:v>6.5298816952023504</c:v>
                </c:pt>
                <c:pt idx="74">
                  <c:v>6.1637625219188497</c:v>
                </c:pt>
                <c:pt idx="75">
                  <c:v>5.8134259497774998</c:v>
                </c:pt>
                <c:pt idx="76">
                  <c:v>5.5005730032269495</c:v>
                </c:pt>
                <c:pt idx="77">
                  <c:v>5.2631487619081501</c:v>
                </c:pt>
                <c:pt idx="78">
                  <c:v>5.1685748882822997</c:v>
                </c:pt>
                <c:pt idx="79">
                  <c:v>5.3355763420594</c:v>
                </c:pt>
                <c:pt idx="80">
                  <c:v>5.8701490124625497</c:v>
                </c:pt>
              </c:numCache>
            </c:numRef>
          </c:yVal>
          <c:smooth val="0"/>
        </c:ser>
        <c:ser>
          <c:idx val="12"/>
          <c:order val="9"/>
          <c:tx>
            <c:v>N=14</c:v>
          </c:tx>
          <c:marker>
            <c:symbol val="none"/>
          </c:marker>
          <c:xVal>
            <c:numRef>
              <c:f>'inf_Lobbato_hehs8 (adi)'!$A$2:$A$82</c:f>
              <c:numCache>
                <c:formatCode>0.000000</c:formatCode>
                <c:ptCount val="81"/>
                <c:pt idx="0">
                  <c:v>3.9968028886505604E-15</c:v>
                </c:pt>
                <c:pt idx="1">
                  <c:v>1.2500000000003999E-2</c:v>
                </c:pt>
                <c:pt idx="2">
                  <c:v>2.5000000000002999E-2</c:v>
                </c:pt>
                <c:pt idx="3">
                  <c:v>3.7500000000003003E-2</c:v>
                </c:pt>
                <c:pt idx="4">
                  <c:v>5.0000000000003E-2</c:v>
                </c:pt>
                <c:pt idx="5">
                  <c:v>6.2500000000002998E-2</c:v>
                </c:pt>
                <c:pt idx="6">
                  <c:v>7.5000000000002995E-2</c:v>
                </c:pt>
                <c:pt idx="7">
                  <c:v>8.7500000000003006E-2</c:v>
                </c:pt>
                <c:pt idx="8">
                  <c:v>0.100000000000003</c:v>
                </c:pt>
                <c:pt idx="9">
                  <c:v>0.112500000000003</c:v>
                </c:pt>
                <c:pt idx="10">
                  <c:v>0.125000000000003</c:v>
                </c:pt>
                <c:pt idx="11">
                  <c:v>0.13750000000000301</c:v>
                </c:pt>
                <c:pt idx="12">
                  <c:v>0.15000000000000299</c:v>
                </c:pt>
                <c:pt idx="13">
                  <c:v>0.162500000000003</c:v>
                </c:pt>
                <c:pt idx="14">
                  <c:v>0.17500000000000299</c:v>
                </c:pt>
                <c:pt idx="15">
                  <c:v>0.187500000000003</c:v>
                </c:pt>
                <c:pt idx="16">
                  <c:v>0.20000000000000301</c:v>
                </c:pt>
                <c:pt idx="17">
                  <c:v>0.21250000000000299</c:v>
                </c:pt>
                <c:pt idx="18">
                  <c:v>0.225000000000003</c:v>
                </c:pt>
                <c:pt idx="19">
                  <c:v>0.23750000000000299</c:v>
                </c:pt>
                <c:pt idx="20">
                  <c:v>0.250000000000003</c:v>
                </c:pt>
                <c:pt idx="21">
                  <c:v>0.26250000000000301</c:v>
                </c:pt>
                <c:pt idx="22">
                  <c:v>0.27500000000000302</c:v>
                </c:pt>
                <c:pt idx="23">
                  <c:v>0.28750000000000298</c:v>
                </c:pt>
                <c:pt idx="24">
                  <c:v>0.30000000000000199</c:v>
                </c:pt>
                <c:pt idx="25">
                  <c:v>0.312500000000002</c:v>
                </c:pt>
                <c:pt idx="26">
                  <c:v>0.32500000000000201</c:v>
                </c:pt>
                <c:pt idx="27">
                  <c:v>0.33750000000000202</c:v>
                </c:pt>
                <c:pt idx="28">
                  <c:v>0.35000000000000198</c:v>
                </c:pt>
                <c:pt idx="29">
                  <c:v>0.36250000000000199</c:v>
                </c:pt>
                <c:pt idx="30">
                  <c:v>0.375000000000002</c:v>
                </c:pt>
                <c:pt idx="31">
                  <c:v>0.38750000000000201</c:v>
                </c:pt>
                <c:pt idx="32">
                  <c:v>0.40000000000000202</c:v>
                </c:pt>
                <c:pt idx="33">
                  <c:v>0.41250000000000198</c:v>
                </c:pt>
                <c:pt idx="34">
                  <c:v>0.42500000000000199</c:v>
                </c:pt>
                <c:pt idx="35">
                  <c:v>0.437500000000002</c:v>
                </c:pt>
                <c:pt idx="36">
                  <c:v>0.45000000000000201</c:v>
                </c:pt>
                <c:pt idx="37">
                  <c:v>0.46250000000000202</c:v>
                </c:pt>
                <c:pt idx="38">
                  <c:v>0.47500000000000198</c:v>
                </c:pt>
                <c:pt idx="39">
                  <c:v>0.48750000000000199</c:v>
                </c:pt>
                <c:pt idx="40">
                  <c:v>0.500000000000002</c:v>
                </c:pt>
                <c:pt idx="41">
                  <c:v>0.51250000000000195</c:v>
                </c:pt>
                <c:pt idx="42">
                  <c:v>0.52500000000000202</c:v>
                </c:pt>
                <c:pt idx="43">
                  <c:v>0.53750000000000198</c:v>
                </c:pt>
                <c:pt idx="44">
                  <c:v>0.55000000000000204</c:v>
                </c:pt>
                <c:pt idx="45">
                  <c:v>0.562500000000002</c:v>
                </c:pt>
                <c:pt idx="46">
                  <c:v>0.57500000000000195</c:v>
                </c:pt>
                <c:pt idx="47">
                  <c:v>0.58750000000000102</c:v>
                </c:pt>
                <c:pt idx="48">
                  <c:v>0.60000000000000098</c:v>
                </c:pt>
                <c:pt idx="49">
                  <c:v>0.61250000000000104</c:v>
                </c:pt>
                <c:pt idx="50">
                  <c:v>0.625000000000001</c:v>
                </c:pt>
                <c:pt idx="51">
                  <c:v>0.63750000000000095</c:v>
                </c:pt>
                <c:pt idx="52">
                  <c:v>0.65000000000000102</c:v>
                </c:pt>
                <c:pt idx="53">
                  <c:v>0.66250000000000098</c:v>
                </c:pt>
                <c:pt idx="54">
                  <c:v>0.67500000000000104</c:v>
                </c:pt>
                <c:pt idx="55">
                  <c:v>0.687500000000001</c:v>
                </c:pt>
                <c:pt idx="56">
                  <c:v>0.70000000000000095</c:v>
                </c:pt>
                <c:pt idx="57">
                  <c:v>0.71250000000000102</c:v>
                </c:pt>
                <c:pt idx="58">
                  <c:v>0.72500000000000098</c:v>
                </c:pt>
                <c:pt idx="59">
                  <c:v>0.73750000000000104</c:v>
                </c:pt>
                <c:pt idx="60">
                  <c:v>0.750000000000001</c:v>
                </c:pt>
                <c:pt idx="61">
                  <c:v>0.76250000000000095</c:v>
                </c:pt>
                <c:pt idx="62">
                  <c:v>0.77500000000000102</c:v>
                </c:pt>
                <c:pt idx="63">
                  <c:v>0.78750000000000098</c:v>
                </c:pt>
                <c:pt idx="64">
                  <c:v>0.80000000000000104</c:v>
                </c:pt>
                <c:pt idx="65">
                  <c:v>0.812500000000001</c:v>
                </c:pt>
                <c:pt idx="66">
                  <c:v>0.82500000000000095</c:v>
                </c:pt>
                <c:pt idx="67">
                  <c:v>0.83750000000000102</c:v>
                </c:pt>
                <c:pt idx="68">
                  <c:v>0.85000000000000098</c:v>
                </c:pt>
                <c:pt idx="69">
                  <c:v>0.86250000000000004</c:v>
                </c:pt>
                <c:pt idx="70">
                  <c:v>0.875</c:v>
                </c:pt>
                <c:pt idx="71">
                  <c:v>0.88749999999999996</c:v>
                </c:pt>
                <c:pt idx="72">
                  <c:v>0.9</c:v>
                </c:pt>
                <c:pt idx="73">
                  <c:v>0.91249999999999998</c:v>
                </c:pt>
                <c:pt idx="74">
                  <c:v>0.92500000000000004</c:v>
                </c:pt>
                <c:pt idx="75">
                  <c:v>0.9375</c:v>
                </c:pt>
                <c:pt idx="76">
                  <c:v>0.95</c:v>
                </c:pt>
                <c:pt idx="77">
                  <c:v>0.96250000000000002</c:v>
                </c:pt>
                <c:pt idx="78">
                  <c:v>0.97499999999999998</c:v>
                </c:pt>
                <c:pt idx="79">
                  <c:v>0.98750000000000004</c:v>
                </c:pt>
                <c:pt idx="80">
                  <c:v>1</c:v>
                </c:pt>
              </c:numCache>
            </c:numRef>
          </c:xVal>
          <c:yVal>
            <c:numRef>
              <c:f>'inf_Lobbato_hehs8 (adi)'!$L$2:$L$82</c:f>
              <c:numCache>
                <c:formatCode>0.00E+00</c:formatCode>
                <c:ptCount val="81"/>
                <c:pt idx="0">
                  <c:v>0</c:v>
                </c:pt>
                <c:pt idx="1">
                  <c:v>0.64326826520346003</c:v>
                </c:pt>
                <c:pt idx="2">
                  <c:v>0.99386276064392498</c:v>
                </c:pt>
                <c:pt idx="3">
                  <c:v>1.33701976829701</c:v>
                </c:pt>
                <c:pt idx="4">
                  <c:v>1.6726646929529501</c:v>
                </c:pt>
                <c:pt idx="5">
                  <c:v>2.0008695355910051</c:v>
                </c:pt>
                <c:pt idx="6">
                  <c:v>2.3215698118324499</c:v>
                </c:pt>
                <c:pt idx="7">
                  <c:v>2.6347698128471402</c:v>
                </c:pt>
                <c:pt idx="8">
                  <c:v>2.9404547398491552</c:v>
                </c:pt>
                <c:pt idx="9">
                  <c:v>3.2386953293656098</c:v>
                </c:pt>
                <c:pt idx="10">
                  <c:v>3.5295330091100197</c:v>
                </c:pt>
                <c:pt idx="11">
                  <c:v>3.8129133982849801</c:v>
                </c:pt>
                <c:pt idx="12">
                  <c:v>4.0887736455749444</c:v>
                </c:pt>
                <c:pt idx="13">
                  <c:v>4.3571611071983201</c:v>
                </c:pt>
                <c:pt idx="14">
                  <c:v>4.6180498895179998</c:v>
                </c:pt>
                <c:pt idx="15">
                  <c:v>4.8714670747683702</c:v>
                </c:pt>
                <c:pt idx="16">
                  <c:v>5.1174337537773997</c:v>
                </c:pt>
                <c:pt idx="17">
                  <c:v>5.3559709488899498</c:v>
                </c:pt>
                <c:pt idx="18">
                  <c:v>5.5870522678323002</c:v>
                </c:pt>
                <c:pt idx="19">
                  <c:v>5.8107295178077498</c:v>
                </c:pt>
                <c:pt idx="20">
                  <c:v>6.02706626247915</c:v>
                </c:pt>
                <c:pt idx="21">
                  <c:v>6.2360622983607001</c:v>
                </c:pt>
                <c:pt idx="22">
                  <c:v>6.4377920481531508</c:v>
                </c:pt>
                <c:pt idx="23">
                  <c:v>6.6322634165321501</c:v>
                </c:pt>
                <c:pt idx="24">
                  <c:v>6.8195582252392501</c:v>
                </c:pt>
                <c:pt idx="25">
                  <c:v>6.9997481559765005</c:v>
                </c:pt>
                <c:pt idx="26">
                  <c:v>7.1729286399963996</c:v>
                </c:pt>
                <c:pt idx="27">
                  <c:v>7.3391505523719998</c:v>
                </c:pt>
                <c:pt idx="28">
                  <c:v>7.4985096810596001</c:v>
                </c:pt>
                <c:pt idx="29">
                  <c:v>7.6511160138061003</c:v>
                </c:pt>
                <c:pt idx="30">
                  <c:v>7.7970762495124006</c:v>
                </c:pt>
                <c:pt idx="31">
                  <c:v>7.9365252486123001</c:v>
                </c:pt>
                <c:pt idx="32">
                  <c:v>8.0695819116057503</c:v>
                </c:pt>
                <c:pt idx="33">
                  <c:v>8.1963952065969501</c:v>
                </c:pt>
                <c:pt idx="34">
                  <c:v>8.3171062124202511</c:v>
                </c:pt>
                <c:pt idx="35">
                  <c:v>8.4318739552634501</c:v>
                </c:pt>
                <c:pt idx="36">
                  <c:v>8.5408386255271491</c:v>
                </c:pt>
                <c:pt idx="37">
                  <c:v>8.6441855837428001</c:v>
                </c:pt>
                <c:pt idx="38">
                  <c:v>8.74204034166595</c:v>
                </c:pt>
                <c:pt idx="39">
                  <c:v>8.8345560283148004</c:v>
                </c:pt>
                <c:pt idx="40">
                  <c:v>8.9218517179510499</c:v>
                </c:pt>
                <c:pt idx="41">
                  <c:v>9.0040159922965497</c:v>
                </c:pt>
                <c:pt idx="42">
                  <c:v>9.0814724505857498</c:v>
                </c:pt>
                <c:pt idx="43">
                  <c:v>9.1540842782517</c:v>
                </c:pt>
                <c:pt idx="44">
                  <c:v>9.2218866860701496</c:v>
                </c:pt>
                <c:pt idx="45">
                  <c:v>9.2848702809517505</c:v>
                </c:pt>
                <c:pt idx="46">
                  <c:v>9.342966882307099</c:v>
                </c:pt>
                <c:pt idx="47">
                  <c:v>9.3960338512556003</c:v>
                </c:pt>
                <c:pt idx="48">
                  <c:v>9.4438462735914008</c:v>
                </c:pt>
                <c:pt idx="49">
                  <c:v>9.48608215798785</c:v>
                </c:pt>
                <c:pt idx="50">
                  <c:v>9.5223166078452</c:v>
                </c:pt>
                <c:pt idx="51">
                  <c:v>9.5520137040444002</c:v>
                </c:pt>
                <c:pt idx="52">
                  <c:v>9.5744485857286001</c:v>
                </c:pt>
                <c:pt idx="53">
                  <c:v>9.5889469061372488</c:v>
                </c:pt>
                <c:pt idx="54">
                  <c:v>9.5946617402768997</c:v>
                </c:pt>
                <c:pt idx="55">
                  <c:v>9.5906404948245001</c:v>
                </c:pt>
                <c:pt idx="56">
                  <c:v>9.5756740773394</c:v>
                </c:pt>
                <c:pt idx="57">
                  <c:v>9.5474819642268507</c:v>
                </c:pt>
                <c:pt idx="58">
                  <c:v>9.5060250387676</c:v>
                </c:pt>
                <c:pt idx="59">
                  <c:v>9.4505887748518003</c:v>
                </c:pt>
                <c:pt idx="60">
                  <c:v>9.3799010149587012</c:v>
                </c:pt>
                <c:pt idx="61">
                  <c:v>9.2929528558419996</c:v>
                </c:pt>
                <c:pt idx="62">
                  <c:v>9.1889279766944991</c:v>
                </c:pt>
                <c:pt idx="63">
                  <c:v>9.0670775462945503</c:v>
                </c:pt>
                <c:pt idx="64">
                  <c:v>8.9266152037730997</c:v>
                </c:pt>
                <c:pt idx="65">
                  <c:v>8.7666127522050505</c:v>
                </c:pt>
                <c:pt idx="66">
                  <c:v>8.5858804899137002</c:v>
                </c:pt>
                <c:pt idx="67">
                  <c:v>8.3828712289665006</c:v>
                </c:pt>
                <c:pt idx="68">
                  <c:v>8.1556605104889002</c:v>
                </c:pt>
                <c:pt idx="69">
                  <c:v>7.9020804041988004</c:v>
                </c:pt>
                <c:pt idx="70">
                  <c:v>7.62009821535095</c:v>
                </c:pt>
                <c:pt idx="71">
                  <c:v>7.308537086951949</c:v>
                </c:pt>
                <c:pt idx="72">
                  <c:v>6.9682299704509507</c:v>
                </c:pt>
                <c:pt idx="73">
                  <c:v>6.6036804056294498</c:v>
                </c:pt>
                <c:pt idx="74">
                  <c:v>6.2252941536141</c:v>
                </c:pt>
                <c:pt idx="75">
                  <c:v>5.8522902339185503</c:v>
                </c:pt>
                <c:pt idx="76">
                  <c:v>5.5165850878031497</c:v>
                </c:pt>
                <c:pt idx="77">
                  <c:v>5.2684198392566</c:v>
                </c:pt>
                <c:pt idx="78">
                  <c:v>5.1855063388928002</c:v>
                </c:pt>
                <c:pt idx="79">
                  <c:v>5.3893885275294</c:v>
                </c:pt>
                <c:pt idx="80">
                  <c:v>5.9815096986785496</c:v>
                </c:pt>
              </c:numCache>
            </c:numRef>
          </c:yVal>
          <c:smooth val="0"/>
        </c:ser>
        <c:ser>
          <c:idx val="0"/>
          <c:order val="10"/>
          <c:tx>
            <c:v>N=16</c:v>
          </c:tx>
          <c:spPr>
            <a:ln w="19050" cap="rnd">
              <a:solidFill>
                <a:schemeClr val="accent1"/>
              </a:solidFill>
              <a:round/>
            </a:ln>
            <a:effectLst/>
          </c:spPr>
          <c:marker>
            <c:symbol val="none"/>
          </c:marker>
          <c:xVal>
            <c:numRef>
              <c:f>'inf_Lobbato_hehs8 (adi)'!$A$2:$A$82</c:f>
              <c:numCache>
                <c:formatCode>0.000000</c:formatCode>
                <c:ptCount val="81"/>
                <c:pt idx="0">
                  <c:v>3.9968028886505604E-15</c:v>
                </c:pt>
                <c:pt idx="1">
                  <c:v>1.2500000000003999E-2</c:v>
                </c:pt>
                <c:pt idx="2">
                  <c:v>2.5000000000002999E-2</c:v>
                </c:pt>
                <c:pt idx="3">
                  <c:v>3.7500000000003003E-2</c:v>
                </c:pt>
                <c:pt idx="4">
                  <c:v>5.0000000000003E-2</c:v>
                </c:pt>
                <c:pt idx="5">
                  <c:v>6.2500000000002998E-2</c:v>
                </c:pt>
                <c:pt idx="6">
                  <c:v>7.5000000000002995E-2</c:v>
                </c:pt>
                <c:pt idx="7">
                  <c:v>8.7500000000003006E-2</c:v>
                </c:pt>
                <c:pt idx="8">
                  <c:v>0.100000000000003</c:v>
                </c:pt>
                <c:pt idx="9">
                  <c:v>0.112500000000003</c:v>
                </c:pt>
                <c:pt idx="10">
                  <c:v>0.125000000000003</c:v>
                </c:pt>
                <c:pt idx="11">
                  <c:v>0.13750000000000301</c:v>
                </c:pt>
                <c:pt idx="12">
                  <c:v>0.15000000000000299</c:v>
                </c:pt>
                <c:pt idx="13">
                  <c:v>0.162500000000003</c:v>
                </c:pt>
                <c:pt idx="14">
                  <c:v>0.17500000000000299</c:v>
                </c:pt>
                <c:pt idx="15">
                  <c:v>0.187500000000003</c:v>
                </c:pt>
                <c:pt idx="16">
                  <c:v>0.20000000000000301</c:v>
                </c:pt>
                <c:pt idx="17">
                  <c:v>0.21250000000000299</c:v>
                </c:pt>
                <c:pt idx="18">
                  <c:v>0.225000000000003</c:v>
                </c:pt>
                <c:pt idx="19">
                  <c:v>0.23750000000000299</c:v>
                </c:pt>
                <c:pt idx="20">
                  <c:v>0.250000000000003</c:v>
                </c:pt>
                <c:pt idx="21">
                  <c:v>0.26250000000000301</c:v>
                </c:pt>
                <c:pt idx="22">
                  <c:v>0.27500000000000302</c:v>
                </c:pt>
                <c:pt idx="23">
                  <c:v>0.28750000000000298</c:v>
                </c:pt>
                <c:pt idx="24">
                  <c:v>0.30000000000000199</c:v>
                </c:pt>
                <c:pt idx="25">
                  <c:v>0.312500000000002</c:v>
                </c:pt>
                <c:pt idx="26">
                  <c:v>0.32500000000000201</c:v>
                </c:pt>
                <c:pt idx="27">
                  <c:v>0.33750000000000202</c:v>
                </c:pt>
                <c:pt idx="28">
                  <c:v>0.35000000000000198</c:v>
                </c:pt>
                <c:pt idx="29">
                  <c:v>0.36250000000000199</c:v>
                </c:pt>
                <c:pt idx="30">
                  <c:v>0.375000000000002</c:v>
                </c:pt>
                <c:pt idx="31">
                  <c:v>0.38750000000000201</c:v>
                </c:pt>
                <c:pt idx="32">
                  <c:v>0.40000000000000202</c:v>
                </c:pt>
                <c:pt idx="33">
                  <c:v>0.41250000000000198</c:v>
                </c:pt>
                <c:pt idx="34">
                  <c:v>0.42500000000000199</c:v>
                </c:pt>
                <c:pt idx="35">
                  <c:v>0.437500000000002</c:v>
                </c:pt>
                <c:pt idx="36">
                  <c:v>0.45000000000000201</c:v>
                </c:pt>
                <c:pt idx="37">
                  <c:v>0.46250000000000202</c:v>
                </c:pt>
                <c:pt idx="38">
                  <c:v>0.47500000000000198</c:v>
                </c:pt>
                <c:pt idx="39">
                  <c:v>0.48750000000000199</c:v>
                </c:pt>
                <c:pt idx="40">
                  <c:v>0.500000000000002</c:v>
                </c:pt>
                <c:pt idx="41">
                  <c:v>0.51250000000000195</c:v>
                </c:pt>
                <c:pt idx="42">
                  <c:v>0.52500000000000202</c:v>
                </c:pt>
                <c:pt idx="43">
                  <c:v>0.53750000000000198</c:v>
                </c:pt>
                <c:pt idx="44">
                  <c:v>0.55000000000000204</c:v>
                </c:pt>
                <c:pt idx="45">
                  <c:v>0.562500000000002</c:v>
                </c:pt>
                <c:pt idx="46">
                  <c:v>0.57500000000000195</c:v>
                </c:pt>
                <c:pt idx="47">
                  <c:v>0.58750000000000102</c:v>
                </c:pt>
                <c:pt idx="48">
                  <c:v>0.60000000000000098</c:v>
                </c:pt>
                <c:pt idx="49">
                  <c:v>0.61250000000000104</c:v>
                </c:pt>
                <c:pt idx="50">
                  <c:v>0.625000000000001</c:v>
                </c:pt>
                <c:pt idx="51">
                  <c:v>0.63750000000000095</c:v>
                </c:pt>
                <c:pt idx="52">
                  <c:v>0.65000000000000102</c:v>
                </c:pt>
                <c:pt idx="53">
                  <c:v>0.66250000000000098</c:v>
                </c:pt>
                <c:pt idx="54">
                  <c:v>0.67500000000000104</c:v>
                </c:pt>
                <c:pt idx="55">
                  <c:v>0.687500000000001</c:v>
                </c:pt>
                <c:pt idx="56">
                  <c:v>0.70000000000000095</c:v>
                </c:pt>
                <c:pt idx="57">
                  <c:v>0.71250000000000102</c:v>
                </c:pt>
                <c:pt idx="58">
                  <c:v>0.72500000000000098</c:v>
                </c:pt>
                <c:pt idx="59">
                  <c:v>0.73750000000000104</c:v>
                </c:pt>
                <c:pt idx="60">
                  <c:v>0.750000000000001</c:v>
                </c:pt>
                <c:pt idx="61">
                  <c:v>0.76250000000000095</c:v>
                </c:pt>
                <c:pt idx="62">
                  <c:v>0.77500000000000102</c:v>
                </c:pt>
                <c:pt idx="63">
                  <c:v>0.78750000000000098</c:v>
                </c:pt>
                <c:pt idx="64">
                  <c:v>0.80000000000000104</c:v>
                </c:pt>
                <c:pt idx="65">
                  <c:v>0.812500000000001</c:v>
                </c:pt>
                <c:pt idx="66">
                  <c:v>0.82500000000000095</c:v>
                </c:pt>
                <c:pt idx="67">
                  <c:v>0.83750000000000102</c:v>
                </c:pt>
                <c:pt idx="68">
                  <c:v>0.85000000000000098</c:v>
                </c:pt>
                <c:pt idx="69">
                  <c:v>0.86250000000000004</c:v>
                </c:pt>
                <c:pt idx="70">
                  <c:v>0.875</c:v>
                </c:pt>
                <c:pt idx="71">
                  <c:v>0.88749999999999996</c:v>
                </c:pt>
                <c:pt idx="72">
                  <c:v>0.9</c:v>
                </c:pt>
                <c:pt idx="73">
                  <c:v>0.91249999999999998</c:v>
                </c:pt>
                <c:pt idx="74">
                  <c:v>0.92500000000000004</c:v>
                </c:pt>
                <c:pt idx="75">
                  <c:v>0.9375</c:v>
                </c:pt>
                <c:pt idx="76">
                  <c:v>0.95</c:v>
                </c:pt>
                <c:pt idx="77">
                  <c:v>0.96250000000000002</c:v>
                </c:pt>
                <c:pt idx="78">
                  <c:v>0.97499999999999998</c:v>
                </c:pt>
                <c:pt idx="79">
                  <c:v>0.98750000000000004</c:v>
                </c:pt>
                <c:pt idx="80">
                  <c:v>1</c:v>
                </c:pt>
              </c:numCache>
            </c:numRef>
          </c:xVal>
          <c:yVal>
            <c:numRef>
              <c:f>'inf_Lobbato_hehs8 (adi)'!$M$2:$M$82</c:f>
              <c:numCache>
                <c:formatCode>0.00E+00</c:formatCode>
                <c:ptCount val="81"/>
                <c:pt idx="0">
                  <c:v>0</c:v>
                </c:pt>
                <c:pt idx="1">
                  <c:v>0.775204840830235</c:v>
                </c:pt>
                <c:pt idx="2">
                  <c:v>1.1976676665127299</c:v>
                </c:pt>
                <c:pt idx="3">
                  <c:v>1.6015876886623701</c:v>
                </c:pt>
                <c:pt idx="4">
                  <c:v>1.987513449649255</c:v>
                </c:pt>
                <c:pt idx="5">
                  <c:v>2.3561591704183149</c:v>
                </c:pt>
                <c:pt idx="6">
                  <c:v>2.7080930274292649</c:v>
                </c:pt>
                <c:pt idx="7">
                  <c:v>3.0439434552074003</c:v>
                </c:pt>
                <c:pt idx="8">
                  <c:v>3.3642969984563749</c:v>
                </c:pt>
                <c:pt idx="9">
                  <c:v>3.6697914720267648</c:v>
                </c:pt>
                <c:pt idx="10">
                  <c:v>3.9609783230898352</c:v>
                </c:pt>
                <c:pt idx="11">
                  <c:v>4.238516322827345</c:v>
                </c:pt>
                <c:pt idx="12">
                  <c:v>4.5029039286832004</c:v>
                </c:pt>
                <c:pt idx="13">
                  <c:v>4.7548058830163793</c:v>
                </c:pt>
                <c:pt idx="14">
                  <c:v>4.9948286237012605</c:v>
                </c:pt>
                <c:pt idx="15">
                  <c:v>5.2234850917975004</c:v>
                </c:pt>
                <c:pt idx="16">
                  <c:v>5.4413376530453501</c:v>
                </c:pt>
                <c:pt idx="17">
                  <c:v>5.6489607087544993</c:v>
                </c:pt>
                <c:pt idx="18">
                  <c:v>5.8468519304379001</c:v>
                </c:pt>
                <c:pt idx="19">
                  <c:v>6.0355408804333006</c:v>
                </c:pt>
                <c:pt idx="20">
                  <c:v>6.2155766059154498</c:v>
                </c:pt>
                <c:pt idx="21">
                  <c:v>6.3874390106878502</c:v>
                </c:pt>
                <c:pt idx="22">
                  <c:v>6.5516470347035494</c:v>
                </c:pt>
                <c:pt idx="23">
                  <c:v>6.7086528403076002</c:v>
                </c:pt>
                <c:pt idx="24">
                  <c:v>6.8589242885345998</c:v>
                </c:pt>
                <c:pt idx="25">
                  <c:v>7.0029056705609509</c:v>
                </c:pt>
                <c:pt idx="26">
                  <c:v>7.1410439604993003</c:v>
                </c:pt>
                <c:pt idx="27">
                  <c:v>7.2737398675484499</c:v>
                </c:pt>
                <c:pt idx="28">
                  <c:v>7.4013812818375495</c:v>
                </c:pt>
                <c:pt idx="29">
                  <c:v>7.5243386824234504</c:v>
                </c:pt>
                <c:pt idx="30">
                  <c:v>7.6429524026028002</c:v>
                </c:pt>
                <c:pt idx="31">
                  <c:v>7.7575470149812009</c:v>
                </c:pt>
                <c:pt idx="32">
                  <c:v>7.8684112092444494</c:v>
                </c:pt>
                <c:pt idx="33">
                  <c:v>7.9758099028252003</c:v>
                </c:pt>
                <c:pt idx="34">
                  <c:v>8.0799731199264002</c:v>
                </c:pt>
                <c:pt idx="35">
                  <c:v>8.1811008698735996</c:v>
                </c:pt>
                <c:pt idx="36">
                  <c:v>8.2793482835129488</c:v>
                </c:pt>
                <c:pt idx="37">
                  <c:v>8.3748411292851497</c:v>
                </c:pt>
                <c:pt idx="38">
                  <c:v>8.4676666489493009</c:v>
                </c:pt>
                <c:pt idx="39">
                  <c:v>8.5578669240799989</c:v>
                </c:pt>
                <c:pt idx="40">
                  <c:v>8.6454489454108501</c:v>
                </c:pt>
                <c:pt idx="41">
                  <c:v>8.7301508892968496</c:v>
                </c:pt>
                <c:pt idx="42">
                  <c:v>8.8119686815426999</c:v>
                </c:pt>
                <c:pt idx="43">
                  <c:v>8.8907226959951995</c:v>
                </c:pt>
                <c:pt idx="44">
                  <c:v>8.9661658727244493</c:v>
                </c:pt>
                <c:pt idx="45">
                  <c:v>9.0379888322894999</c:v>
                </c:pt>
                <c:pt idx="46">
                  <c:v>9.1058223250874502</c:v>
                </c:pt>
                <c:pt idx="47">
                  <c:v>9.1692364092684997</c:v>
                </c:pt>
                <c:pt idx="48">
                  <c:v>9.2277392856190001</c:v>
                </c:pt>
                <c:pt idx="49">
                  <c:v>9.2807817276951994</c:v>
                </c:pt>
                <c:pt idx="50">
                  <c:v>9.3277923161677503</c:v>
                </c:pt>
                <c:pt idx="51">
                  <c:v>9.3681966543586501</c:v>
                </c:pt>
                <c:pt idx="52">
                  <c:v>9.4012275332830004</c:v>
                </c:pt>
                <c:pt idx="53">
                  <c:v>9.4261457733795986</c:v>
                </c:pt>
                <c:pt idx="54">
                  <c:v>9.4421787643629003</c:v>
                </c:pt>
                <c:pt idx="55">
                  <c:v>9.4488011234953007</c:v>
                </c:pt>
                <c:pt idx="56">
                  <c:v>9.4456126040065502</c:v>
                </c:pt>
                <c:pt idx="57">
                  <c:v>9.4313914807126498</c:v>
                </c:pt>
                <c:pt idx="58">
                  <c:v>9.4046113665597506</c:v>
                </c:pt>
                <c:pt idx="59">
                  <c:v>9.3645862564728013</c:v>
                </c:pt>
                <c:pt idx="60">
                  <c:v>9.3105188513594008</c:v>
                </c:pt>
                <c:pt idx="61">
                  <c:v>9.2409966092974507</c:v>
                </c:pt>
                <c:pt idx="62">
                  <c:v>9.1544731777815009</c:v>
                </c:pt>
                <c:pt idx="63">
                  <c:v>9.0491765587275488</c:v>
                </c:pt>
                <c:pt idx="64">
                  <c:v>8.923138759112101</c:v>
                </c:pt>
                <c:pt idx="65">
                  <c:v>8.774271265373601</c:v>
                </c:pt>
                <c:pt idx="66">
                  <c:v>8.6004987195784501</c:v>
                </c:pt>
                <c:pt idx="67">
                  <c:v>8.3999487520127509</c:v>
                </c:pt>
                <c:pt idx="68">
                  <c:v>8.1711898694724496</c:v>
                </c:pt>
                <c:pt idx="69">
                  <c:v>7.9135010186938999</c:v>
                </c:pt>
                <c:pt idx="70">
                  <c:v>7.6271580740724501</c:v>
                </c:pt>
                <c:pt idx="71">
                  <c:v>7.3137453699839003</c:v>
                </c:pt>
                <c:pt idx="72">
                  <c:v>6.9765552433203002</c:v>
                </c:pt>
                <c:pt idx="73">
                  <c:v>6.6212393937229503</c:v>
                </c:pt>
                <c:pt idx="74">
                  <c:v>6.2570315334270497</c:v>
                </c:pt>
                <c:pt idx="75">
                  <c:v>5.8990745318712499</c:v>
                </c:pt>
                <c:pt idx="76">
                  <c:v>5.5726616366678501</c:v>
                </c:pt>
                <c:pt idx="77">
                  <c:v>5.3205740001947497</c:v>
                </c:pt>
                <c:pt idx="78">
                  <c:v>5.2152948130543999</c:v>
                </c:pt>
                <c:pt idx="79">
                  <c:v>5.3790707550832497</c:v>
                </c:pt>
                <c:pt idx="80">
                  <c:v>5.9245434326600002</c:v>
                </c:pt>
              </c:numCache>
            </c:numRef>
          </c:yVal>
          <c:smooth val="0"/>
        </c:ser>
        <c:ser>
          <c:idx val="11"/>
          <c:order val="11"/>
          <c:tx>
            <c:v>N=18</c:v>
          </c:tx>
          <c:spPr>
            <a:ln>
              <a:solidFill>
                <a:schemeClr val="accent4">
                  <a:lumMod val="75000"/>
                </a:schemeClr>
              </a:solidFill>
            </a:ln>
          </c:spPr>
          <c:marker>
            <c:symbol val="none"/>
          </c:marker>
          <c:xVal>
            <c:numRef>
              <c:f>'inf_Lobbato_hehs8 (adi)'!$A$2:$A$82</c:f>
              <c:numCache>
                <c:formatCode>0.000000</c:formatCode>
                <c:ptCount val="81"/>
                <c:pt idx="0">
                  <c:v>3.9968028886505604E-15</c:v>
                </c:pt>
                <c:pt idx="1">
                  <c:v>1.2500000000003999E-2</c:v>
                </c:pt>
                <c:pt idx="2">
                  <c:v>2.5000000000002999E-2</c:v>
                </c:pt>
                <c:pt idx="3">
                  <c:v>3.7500000000003003E-2</c:v>
                </c:pt>
                <c:pt idx="4">
                  <c:v>5.0000000000003E-2</c:v>
                </c:pt>
                <c:pt idx="5">
                  <c:v>6.2500000000002998E-2</c:v>
                </c:pt>
                <c:pt idx="6">
                  <c:v>7.5000000000002995E-2</c:v>
                </c:pt>
                <c:pt idx="7">
                  <c:v>8.7500000000003006E-2</c:v>
                </c:pt>
                <c:pt idx="8">
                  <c:v>0.100000000000003</c:v>
                </c:pt>
                <c:pt idx="9">
                  <c:v>0.112500000000003</c:v>
                </c:pt>
                <c:pt idx="10">
                  <c:v>0.125000000000003</c:v>
                </c:pt>
                <c:pt idx="11">
                  <c:v>0.13750000000000301</c:v>
                </c:pt>
                <c:pt idx="12">
                  <c:v>0.15000000000000299</c:v>
                </c:pt>
                <c:pt idx="13">
                  <c:v>0.162500000000003</c:v>
                </c:pt>
                <c:pt idx="14">
                  <c:v>0.17500000000000299</c:v>
                </c:pt>
                <c:pt idx="15">
                  <c:v>0.187500000000003</c:v>
                </c:pt>
                <c:pt idx="16">
                  <c:v>0.20000000000000301</c:v>
                </c:pt>
                <c:pt idx="17">
                  <c:v>0.21250000000000299</c:v>
                </c:pt>
                <c:pt idx="18">
                  <c:v>0.225000000000003</c:v>
                </c:pt>
                <c:pt idx="19">
                  <c:v>0.23750000000000299</c:v>
                </c:pt>
                <c:pt idx="20">
                  <c:v>0.250000000000003</c:v>
                </c:pt>
                <c:pt idx="21">
                  <c:v>0.26250000000000301</c:v>
                </c:pt>
                <c:pt idx="22">
                  <c:v>0.27500000000000302</c:v>
                </c:pt>
                <c:pt idx="23">
                  <c:v>0.28750000000000298</c:v>
                </c:pt>
                <c:pt idx="24">
                  <c:v>0.30000000000000199</c:v>
                </c:pt>
                <c:pt idx="25">
                  <c:v>0.312500000000002</c:v>
                </c:pt>
                <c:pt idx="26">
                  <c:v>0.32500000000000201</c:v>
                </c:pt>
                <c:pt idx="27">
                  <c:v>0.33750000000000202</c:v>
                </c:pt>
                <c:pt idx="28">
                  <c:v>0.35000000000000198</c:v>
                </c:pt>
                <c:pt idx="29">
                  <c:v>0.36250000000000199</c:v>
                </c:pt>
                <c:pt idx="30">
                  <c:v>0.375000000000002</c:v>
                </c:pt>
                <c:pt idx="31">
                  <c:v>0.38750000000000201</c:v>
                </c:pt>
                <c:pt idx="32">
                  <c:v>0.40000000000000202</c:v>
                </c:pt>
                <c:pt idx="33">
                  <c:v>0.41250000000000198</c:v>
                </c:pt>
                <c:pt idx="34">
                  <c:v>0.42500000000000199</c:v>
                </c:pt>
                <c:pt idx="35">
                  <c:v>0.437500000000002</c:v>
                </c:pt>
                <c:pt idx="36">
                  <c:v>0.45000000000000201</c:v>
                </c:pt>
                <c:pt idx="37">
                  <c:v>0.46250000000000202</c:v>
                </c:pt>
                <c:pt idx="38">
                  <c:v>0.47500000000000198</c:v>
                </c:pt>
                <c:pt idx="39">
                  <c:v>0.48750000000000199</c:v>
                </c:pt>
                <c:pt idx="40">
                  <c:v>0.500000000000002</c:v>
                </c:pt>
                <c:pt idx="41">
                  <c:v>0.51250000000000195</c:v>
                </c:pt>
                <c:pt idx="42">
                  <c:v>0.52500000000000202</c:v>
                </c:pt>
                <c:pt idx="43">
                  <c:v>0.53750000000000198</c:v>
                </c:pt>
                <c:pt idx="44">
                  <c:v>0.55000000000000204</c:v>
                </c:pt>
                <c:pt idx="45">
                  <c:v>0.562500000000002</c:v>
                </c:pt>
                <c:pt idx="46">
                  <c:v>0.57500000000000195</c:v>
                </c:pt>
                <c:pt idx="47">
                  <c:v>0.58750000000000102</c:v>
                </c:pt>
                <c:pt idx="48">
                  <c:v>0.60000000000000098</c:v>
                </c:pt>
                <c:pt idx="49">
                  <c:v>0.61250000000000104</c:v>
                </c:pt>
                <c:pt idx="50">
                  <c:v>0.625000000000001</c:v>
                </c:pt>
                <c:pt idx="51">
                  <c:v>0.63750000000000095</c:v>
                </c:pt>
                <c:pt idx="52">
                  <c:v>0.65000000000000102</c:v>
                </c:pt>
                <c:pt idx="53">
                  <c:v>0.66250000000000098</c:v>
                </c:pt>
                <c:pt idx="54">
                  <c:v>0.67500000000000104</c:v>
                </c:pt>
                <c:pt idx="55">
                  <c:v>0.687500000000001</c:v>
                </c:pt>
                <c:pt idx="56">
                  <c:v>0.70000000000000095</c:v>
                </c:pt>
                <c:pt idx="57">
                  <c:v>0.71250000000000102</c:v>
                </c:pt>
                <c:pt idx="58">
                  <c:v>0.72500000000000098</c:v>
                </c:pt>
                <c:pt idx="59">
                  <c:v>0.73750000000000104</c:v>
                </c:pt>
                <c:pt idx="60">
                  <c:v>0.750000000000001</c:v>
                </c:pt>
                <c:pt idx="61">
                  <c:v>0.76250000000000095</c:v>
                </c:pt>
                <c:pt idx="62">
                  <c:v>0.77500000000000102</c:v>
                </c:pt>
                <c:pt idx="63">
                  <c:v>0.78750000000000098</c:v>
                </c:pt>
                <c:pt idx="64">
                  <c:v>0.80000000000000104</c:v>
                </c:pt>
                <c:pt idx="65">
                  <c:v>0.812500000000001</c:v>
                </c:pt>
                <c:pt idx="66">
                  <c:v>0.82500000000000095</c:v>
                </c:pt>
                <c:pt idx="67">
                  <c:v>0.83750000000000102</c:v>
                </c:pt>
                <c:pt idx="68">
                  <c:v>0.85000000000000098</c:v>
                </c:pt>
                <c:pt idx="69">
                  <c:v>0.86250000000000004</c:v>
                </c:pt>
                <c:pt idx="70">
                  <c:v>0.875</c:v>
                </c:pt>
                <c:pt idx="71">
                  <c:v>0.88749999999999996</c:v>
                </c:pt>
                <c:pt idx="72">
                  <c:v>0.9</c:v>
                </c:pt>
                <c:pt idx="73">
                  <c:v>0.91249999999999998</c:v>
                </c:pt>
                <c:pt idx="74">
                  <c:v>0.92500000000000004</c:v>
                </c:pt>
                <c:pt idx="75">
                  <c:v>0.9375</c:v>
                </c:pt>
                <c:pt idx="76">
                  <c:v>0.95</c:v>
                </c:pt>
                <c:pt idx="77">
                  <c:v>0.96250000000000002</c:v>
                </c:pt>
                <c:pt idx="78">
                  <c:v>0.97499999999999998</c:v>
                </c:pt>
                <c:pt idx="79">
                  <c:v>0.98750000000000004</c:v>
                </c:pt>
                <c:pt idx="80">
                  <c:v>1</c:v>
                </c:pt>
              </c:numCache>
            </c:numRef>
          </c:xVal>
          <c:yVal>
            <c:numRef>
              <c:f>'inf_Lobbato_hehs8 (adi)'!$N$2:$N$82</c:f>
              <c:numCache>
                <c:formatCode>0.00E+00</c:formatCode>
                <c:ptCount val="81"/>
                <c:pt idx="0">
                  <c:v>0</c:v>
                </c:pt>
                <c:pt idx="1">
                  <c:v>0.63262172307283993</c:v>
                </c:pt>
                <c:pt idx="2">
                  <c:v>1.1413581046859851</c:v>
                </c:pt>
                <c:pt idx="3">
                  <c:v>1.6119932853511301</c:v>
                </c:pt>
                <c:pt idx="4">
                  <c:v>2.0475080655481301</c:v>
                </c:pt>
                <c:pt idx="5">
                  <c:v>2.4507632765256497</c:v>
                </c:pt>
                <c:pt idx="6">
                  <c:v>2.8244064172195351</c:v>
                </c:pt>
                <c:pt idx="7">
                  <c:v>3.170935289363765</c:v>
                </c:pt>
                <c:pt idx="8">
                  <c:v>3.4926766847497248</c:v>
                </c:pt>
                <c:pt idx="9">
                  <c:v>3.7918235221432099</c:v>
                </c:pt>
                <c:pt idx="10">
                  <c:v>4.0704027109436849</c:v>
                </c:pt>
                <c:pt idx="11">
                  <c:v>4.3303290309453599</c:v>
                </c:pt>
                <c:pt idx="12">
                  <c:v>4.5733624251983001</c:v>
                </c:pt>
                <c:pt idx="13">
                  <c:v>4.8011493492467796</c:v>
                </c:pt>
                <c:pt idx="14">
                  <c:v>5.0152121063455999</c:v>
                </c:pt>
                <c:pt idx="15">
                  <c:v>5.2169581474681994</c:v>
                </c:pt>
                <c:pt idx="16">
                  <c:v>5.4076765391333002</c:v>
                </c:pt>
                <c:pt idx="17">
                  <c:v>5.5885247164537502</c:v>
                </c:pt>
                <c:pt idx="18">
                  <c:v>5.7605936459329001</c:v>
                </c:pt>
                <c:pt idx="19">
                  <c:v>5.9248642611607503</c:v>
                </c:pt>
                <c:pt idx="20">
                  <c:v>6.0822290496357505</c:v>
                </c:pt>
                <c:pt idx="21">
                  <c:v>6.2334941933966999</c:v>
                </c:pt>
                <c:pt idx="22">
                  <c:v>6.3793833423657</c:v>
                </c:pt>
                <c:pt idx="23">
                  <c:v>6.5205389554102</c:v>
                </c:pt>
                <c:pt idx="24">
                  <c:v>6.6575251462816993</c:v>
                </c:pt>
                <c:pt idx="25">
                  <c:v>6.7908364179049006</c:v>
                </c:pt>
                <c:pt idx="26">
                  <c:v>6.9209052609872996</c:v>
                </c:pt>
                <c:pt idx="27">
                  <c:v>7.0481015054663008</c:v>
                </c:pt>
                <c:pt idx="28">
                  <c:v>7.1727296495545501</c:v>
                </c:pt>
                <c:pt idx="29">
                  <c:v>7.2950367227886996</c:v>
                </c:pt>
                <c:pt idx="30">
                  <c:v>7.4152207206396499</c:v>
                </c:pt>
                <c:pt idx="31">
                  <c:v>7.5334211329300995</c:v>
                </c:pt>
                <c:pt idx="32">
                  <c:v>7.649735734403551</c:v>
                </c:pt>
                <c:pt idx="33">
                  <c:v>7.7642127449819496</c:v>
                </c:pt>
                <c:pt idx="34">
                  <c:v>7.8768573764596495</c:v>
                </c:pt>
                <c:pt idx="35">
                  <c:v>7.9876316779859495</c:v>
                </c:pt>
                <c:pt idx="36">
                  <c:v>8.096453315839101</c:v>
                </c:pt>
                <c:pt idx="37">
                  <c:v>8.203197516232601</c:v>
                </c:pt>
                <c:pt idx="38">
                  <c:v>8.3076960213460005</c:v>
                </c:pt>
                <c:pt idx="39">
                  <c:v>8.4097226748360505</c:v>
                </c:pt>
                <c:pt idx="40">
                  <c:v>8.5092164212496506</c:v>
                </c:pt>
                <c:pt idx="41">
                  <c:v>8.6058182912692498</c:v>
                </c:pt>
                <c:pt idx="42">
                  <c:v>8.6992296103795503</c:v>
                </c:pt>
                <c:pt idx="43">
                  <c:v>8.7891315130073497</c:v>
                </c:pt>
                <c:pt idx="44">
                  <c:v>8.8751742441118502</c:v>
                </c:pt>
                <c:pt idx="45">
                  <c:v>8.9569816411661503</c:v>
                </c:pt>
                <c:pt idx="46">
                  <c:v>9.0341539825999497</c:v>
                </c:pt>
                <c:pt idx="47">
                  <c:v>9.1062759339349491</c:v>
                </c:pt>
                <c:pt idx="48">
                  <c:v>9.1729020527581007</c:v>
                </c:pt>
                <c:pt idx="49">
                  <c:v>9.2335023283621496</c:v>
                </c:pt>
                <c:pt idx="50">
                  <c:v>9.2875385970566491</c:v>
                </c:pt>
                <c:pt idx="51">
                  <c:v>9.3345526583550491</c:v>
                </c:pt>
                <c:pt idx="52">
                  <c:v>9.3739595843910486</c:v>
                </c:pt>
                <c:pt idx="53">
                  <c:v>9.4051600147077998</c:v>
                </c:pt>
                <c:pt idx="54">
                  <c:v>9.4273124639553494</c:v>
                </c:pt>
                <c:pt idx="55">
                  <c:v>9.4394981016776498</c:v>
                </c:pt>
                <c:pt idx="56">
                  <c:v>9.4409365002554502</c:v>
                </c:pt>
                <c:pt idx="57">
                  <c:v>9.4312379177927994</c:v>
                </c:pt>
                <c:pt idx="58">
                  <c:v>9.4092062445237996</c:v>
                </c:pt>
                <c:pt idx="59">
                  <c:v>9.3730296973185503</c:v>
                </c:pt>
                <c:pt idx="60">
                  <c:v>9.3215839818016999</c:v>
                </c:pt>
                <c:pt idx="61">
                  <c:v>9.2535084523054003</c:v>
                </c:pt>
                <c:pt idx="62">
                  <c:v>9.1672936128421991</c:v>
                </c:pt>
                <c:pt idx="63">
                  <c:v>9.0613988389168494</c:v>
                </c:pt>
                <c:pt idx="64">
                  <c:v>8.93426953583025</c:v>
                </c:pt>
                <c:pt idx="65">
                  <c:v>8.7843596246380002</c:v>
                </c:pt>
                <c:pt idx="66">
                  <c:v>8.6101492899739505</c:v>
                </c:pt>
                <c:pt idx="67">
                  <c:v>8.4101665006680513</c:v>
                </c:pt>
                <c:pt idx="68">
                  <c:v>8.1830359610477998</c:v>
                </c:pt>
                <c:pt idx="69">
                  <c:v>7.9275977207848998</c:v>
                </c:pt>
                <c:pt idx="70">
                  <c:v>7.6431600290533002</c:v>
                </c:pt>
                <c:pt idx="71">
                  <c:v>7.3299720105389499</c:v>
                </c:pt>
                <c:pt idx="72">
                  <c:v>6.9900190818596002</c:v>
                </c:pt>
                <c:pt idx="73">
                  <c:v>6.6282614517560505</c:v>
                </c:pt>
                <c:pt idx="74">
                  <c:v>6.2544702688434004</c:v>
                </c:pt>
                <c:pt idx="75">
                  <c:v>5.8859089260896003</c:v>
                </c:pt>
                <c:pt idx="76">
                  <c:v>5.5513352686469002</c:v>
                </c:pt>
                <c:pt idx="77">
                  <c:v>5.2972883063878999</c:v>
                </c:pt>
                <c:pt idx="78">
                  <c:v>5.1985622636576503</c:v>
                </c:pt>
                <c:pt idx="79">
                  <c:v>5.3764825187495493</c:v>
                </c:pt>
                <c:pt idx="80">
                  <c:v>5.9401271955171504</c:v>
                </c:pt>
              </c:numCache>
            </c:numRef>
          </c:yVal>
          <c:smooth val="0"/>
        </c:ser>
        <c:ser>
          <c:idx val="7"/>
          <c:order val="12"/>
          <c:tx>
            <c:v>Reference</c:v>
          </c:tx>
          <c:spPr>
            <a:ln w="28575">
              <a:solidFill>
                <a:schemeClr val="tx1"/>
              </a:solidFill>
              <a:prstDash val="lgDash"/>
            </a:ln>
          </c:spPr>
          <c:marker>
            <c:symbol val="none"/>
          </c:marker>
          <c:xVal>
            <c:numRef>
              <c:f>'inf_Lobbato_hehs8 (adi)'!$A$2:$A$82</c:f>
              <c:numCache>
                <c:formatCode>0.000000</c:formatCode>
                <c:ptCount val="81"/>
                <c:pt idx="0">
                  <c:v>3.9968028886505604E-15</c:v>
                </c:pt>
                <c:pt idx="1">
                  <c:v>1.2500000000003999E-2</c:v>
                </c:pt>
                <c:pt idx="2">
                  <c:v>2.5000000000002999E-2</c:v>
                </c:pt>
                <c:pt idx="3">
                  <c:v>3.7500000000003003E-2</c:v>
                </c:pt>
                <c:pt idx="4">
                  <c:v>5.0000000000003E-2</c:v>
                </c:pt>
                <c:pt idx="5">
                  <c:v>6.2500000000002998E-2</c:v>
                </c:pt>
                <c:pt idx="6">
                  <c:v>7.5000000000002995E-2</c:v>
                </c:pt>
                <c:pt idx="7">
                  <c:v>8.7500000000003006E-2</c:v>
                </c:pt>
                <c:pt idx="8">
                  <c:v>0.100000000000003</c:v>
                </c:pt>
                <c:pt idx="9">
                  <c:v>0.112500000000003</c:v>
                </c:pt>
                <c:pt idx="10">
                  <c:v>0.125000000000003</c:v>
                </c:pt>
                <c:pt idx="11">
                  <c:v>0.13750000000000301</c:v>
                </c:pt>
                <c:pt idx="12">
                  <c:v>0.15000000000000299</c:v>
                </c:pt>
                <c:pt idx="13">
                  <c:v>0.162500000000003</c:v>
                </c:pt>
                <c:pt idx="14">
                  <c:v>0.17500000000000299</c:v>
                </c:pt>
                <c:pt idx="15">
                  <c:v>0.187500000000003</c:v>
                </c:pt>
                <c:pt idx="16">
                  <c:v>0.20000000000000301</c:v>
                </c:pt>
                <c:pt idx="17">
                  <c:v>0.21250000000000299</c:v>
                </c:pt>
                <c:pt idx="18">
                  <c:v>0.225000000000003</c:v>
                </c:pt>
                <c:pt idx="19">
                  <c:v>0.23750000000000299</c:v>
                </c:pt>
                <c:pt idx="20">
                  <c:v>0.250000000000003</c:v>
                </c:pt>
                <c:pt idx="21">
                  <c:v>0.26250000000000301</c:v>
                </c:pt>
                <c:pt idx="22">
                  <c:v>0.27500000000000302</c:v>
                </c:pt>
                <c:pt idx="23">
                  <c:v>0.28750000000000298</c:v>
                </c:pt>
                <c:pt idx="24">
                  <c:v>0.30000000000000199</c:v>
                </c:pt>
                <c:pt idx="25">
                  <c:v>0.312500000000002</c:v>
                </c:pt>
                <c:pt idx="26">
                  <c:v>0.32500000000000201</c:v>
                </c:pt>
                <c:pt idx="27">
                  <c:v>0.33750000000000202</c:v>
                </c:pt>
                <c:pt idx="28">
                  <c:v>0.35000000000000198</c:v>
                </c:pt>
                <c:pt idx="29">
                  <c:v>0.36250000000000199</c:v>
                </c:pt>
                <c:pt idx="30">
                  <c:v>0.375000000000002</c:v>
                </c:pt>
                <c:pt idx="31">
                  <c:v>0.38750000000000201</c:v>
                </c:pt>
                <c:pt idx="32">
                  <c:v>0.40000000000000202</c:v>
                </c:pt>
                <c:pt idx="33">
                  <c:v>0.41250000000000198</c:v>
                </c:pt>
                <c:pt idx="34">
                  <c:v>0.42500000000000199</c:v>
                </c:pt>
                <c:pt idx="35">
                  <c:v>0.437500000000002</c:v>
                </c:pt>
                <c:pt idx="36">
                  <c:v>0.45000000000000201</c:v>
                </c:pt>
                <c:pt idx="37">
                  <c:v>0.46250000000000202</c:v>
                </c:pt>
                <c:pt idx="38">
                  <c:v>0.47500000000000198</c:v>
                </c:pt>
                <c:pt idx="39">
                  <c:v>0.48750000000000199</c:v>
                </c:pt>
                <c:pt idx="40">
                  <c:v>0.500000000000002</c:v>
                </c:pt>
                <c:pt idx="41">
                  <c:v>0.51250000000000195</c:v>
                </c:pt>
                <c:pt idx="42">
                  <c:v>0.52500000000000202</c:v>
                </c:pt>
                <c:pt idx="43">
                  <c:v>0.53750000000000198</c:v>
                </c:pt>
                <c:pt idx="44">
                  <c:v>0.55000000000000204</c:v>
                </c:pt>
                <c:pt idx="45">
                  <c:v>0.562500000000002</c:v>
                </c:pt>
                <c:pt idx="46">
                  <c:v>0.57500000000000195</c:v>
                </c:pt>
                <c:pt idx="47">
                  <c:v>0.58750000000000102</c:v>
                </c:pt>
                <c:pt idx="48">
                  <c:v>0.60000000000000098</c:v>
                </c:pt>
                <c:pt idx="49">
                  <c:v>0.61250000000000104</c:v>
                </c:pt>
                <c:pt idx="50">
                  <c:v>0.625000000000001</c:v>
                </c:pt>
                <c:pt idx="51">
                  <c:v>0.63750000000000095</c:v>
                </c:pt>
                <c:pt idx="52">
                  <c:v>0.65000000000000102</c:v>
                </c:pt>
                <c:pt idx="53">
                  <c:v>0.66250000000000098</c:v>
                </c:pt>
                <c:pt idx="54">
                  <c:v>0.67500000000000104</c:v>
                </c:pt>
                <c:pt idx="55">
                  <c:v>0.687500000000001</c:v>
                </c:pt>
                <c:pt idx="56">
                  <c:v>0.70000000000000095</c:v>
                </c:pt>
                <c:pt idx="57">
                  <c:v>0.71250000000000102</c:v>
                </c:pt>
                <c:pt idx="58">
                  <c:v>0.72500000000000098</c:v>
                </c:pt>
                <c:pt idx="59">
                  <c:v>0.73750000000000104</c:v>
                </c:pt>
                <c:pt idx="60">
                  <c:v>0.750000000000001</c:v>
                </c:pt>
                <c:pt idx="61">
                  <c:v>0.76250000000000095</c:v>
                </c:pt>
                <c:pt idx="62">
                  <c:v>0.77500000000000102</c:v>
                </c:pt>
                <c:pt idx="63">
                  <c:v>0.78750000000000098</c:v>
                </c:pt>
                <c:pt idx="64">
                  <c:v>0.80000000000000104</c:v>
                </c:pt>
                <c:pt idx="65">
                  <c:v>0.812500000000001</c:v>
                </c:pt>
                <c:pt idx="66">
                  <c:v>0.82500000000000095</c:v>
                </c:pt>
                <c:pt idx="67">
                  <c:v>0.83750000000000102</c:v>
                </c:pt>
                <c:pt idx="68">
                  <c:v>0.85000000000000098</c:v>
                </c:pt>
                <c:pt idx="69">
                  <c:v>0.86250000000000004</c:v>
                </c:pt>
                <c:pt idx="70">
                  <c:v>0.875</c:v>
                </c:pt>
                <c:pt idx="71">
                  <c:v>0.88749999999999996</c:v>
                </c:pt>
                <c:pt idx="72">
                  <c:v>0.9</c:v>
                </c:pt>
                <c:pt idx="73">
                  <c:v>0.91249999999999998</c:v>
                </c:pt>
                <c:pt idx="74">
                  <c:v>0.92500000000000004</c:v>
                </c:pt>
                <c:pt idx="75">
                  <c:v>0.9375</c:v>
                </c:pt>
                <c:pt idx="76">
                  <c:v>0.95</c:v>
                </c:pt>
                <c:pt idx="77">
                  <c:v>0.96250000000000002</c:v>
                </c:pt>
                <c:pt idx="78">
                  <c:v>0.97499999999999998</c:v>
                </c:pt>
                <c:pt idx="79">
                  <c:v>0.98750000000000004</c:v>
                </c:pt>
                <c:pt idx="80">
                  <c:v>1</c:v>
                </c:pt>
              </c:numCache>
            </c:numRef>
          </c:xVal>
          <c:yVal>
            <c:numRef>
              <c:f>'inf_Lobbato_hehs8 (adi)'!$P$2:$P$82</c:f>
              <c:numCache>
                <c:formatCode>0.00E+00</c:formatCode>
                <c:ptCount val="81"/>
                <c:pt idx="0">
                  <c:v>0</c:v>
                </c:pt>
                <c:pt idx="1">
                  <c:v>0.81690529522222499</c:v>
                </c:pt>
                <c:pt idx="2">
                  <c:v>1.3577930331022801</c:v>
                </c:pt>
                <c:pt idx="3">
                  <c:v>1.779963993482705</c:v>
                </c:pt>
                <c:pt idx="4">
                  <c:v>2.13736188267917</c:v>
                </c:pt>
                <c:pt idx="5">
                  <c:v>2.4534950926948147</c:v>
                </c:pt>
                <c:pt idx="6">
                  <c:v>2.740642558781365</c:v>
                </c:pt>
                <c:pt idx="7">
                  <c:v>3.0060806084742051</c:v>
                </c:pt>
                <c:pt idx="8">
                  <c:v>3.2545161550197399</c:v>
                </c:pt>
                <c:pt idx="9">
                  <c:v>3.4891914129456851</c:v>
                </c:pt>
                <c:pt idx="10">
                  <c:v>3.7124463780367796</c:v>
                </c:pt>
                <c:pt idx="11">
                  <c:v>3.9260314798154701</c:v>
                </c:pt>
                <c:pt idx="12">
                  <c:v>4.1312934446337799</c:v>
                </c:pt>
                <c:pt idx="13">
                  <c:v>4.3292919730735795</c:v>
                </c:pt>
                <c:pt idx="14">
                  <c:v>4.5208761909764643</c:v>
                </c:pt>
                <c:pt idx="15">
                  <c:v>4.7067365740623153</c:v>
                </c:pt>
                <c:pt idx="16">
                  <c:v>4.887441313136005</c:v>
                </c:pt>
                <c:pt idx="17">
                  <c:v>5.0634624043148495</c:v>
                </c:pt>
                <c:pt idx="18">
                  <c:v>5.2351947887948</c:v>
                </c:pt>
                <c:pt idx="19">
                  <c:v>5.4029706343050501</c:v>
                </c:pt>
                <c:pt idx="20">
                  <c:v>5.5670701917296501</c:v>
                </c:pt>
                <c:pt idx="21">
                  <c:v>5.7277301199319002</c:v>
                </c:pt>
                <c:pt idx="22">
                  <c:v>5.8851499454035494</c:v>
                </c:pt>
                <c:pt idx="23">
                  <c:v>6.0394971269352</c:v>
                </c:pt>
                <c:pt idx="24">
                  <c:v>6.1909110229902504</c:v>
                </c:pt>
                <c:pt idx="25">
                  <c:v>6.3395060435905997</c:v>
                </c:pt>
                <c:pt idx="26">
                  <c:v>6.4853741330088992</c:v>
                </c:pt>
                <c:pt idx="27">
                  <c:v>6.6285866838075505</c:v>
                </c:pt>
                <c:pt idx="28">
                  <c:v>6.7691960615598505</c:v>
                </c:pt>
                <c:pt idx="29">
                  <c:v>6.9072367046817007</c:v>
                </c:pt>
                <c:pt idx="30">
                  <c:v>7.0427259967319005</c:v>
                </c:pt>
                <c:pt idx="31">
                  <c:v>7.1756647621162006</c:v>
                </c:pt>
                <c:pt idx="32">
                  <c:v>7.3060376522951502</c:v>
                </c:pt>
                <c:pt idx="33">
                  <c:v>7.4338132096185507</c:v>
                </c:pt>
                <c:pt idx="34">
                  <c:v>7.5589437912665502</c:v>
                </c:pt>
                <c:pt idx="35">
                  <c:v>7.6813652940270503</c:v>
                </c:pt>
                <c:pt idx="36">
                  <c:v>7.8009966954388501</c:v>
                </c:pt>
                <c:pt idx="37">
                  <c:v>7.9177394386233999</c:v>
                </c:pt>
                <c:pt idx="38">
                  <c:v>8.0314766033192004</c:v>
                </c:pt>
                <c:pt idx="39">
                  <c:v>8.1420719080790001</c:v>
                </c:pt>
                <c:pt idx="40">
                  <c:v>8.2493685635538494</c:v>
                </c:pt>
                <c:pt idx="41">
                  <c:v>8.3531878496971501</c:v>
                </c:pt>
                <c:pt idx="42">
                  <c:v>8.4533275497443991</c:v>
                </c:pt>
                <c:pt idx="43">
                  <c:v>8.5495601305788007</c:v>
                </c:pt>
                <c:pt idx="44">
                  <c:v>8.6416306776290988</c:v>
                </c:pt>
                <c:pt idx="45">
                  <c:v>8.729254568291001</c:v>
                </c:pt>
                <c:pt idx="46">
                  <c:v>8.8121148736153501</c:v>
                </c:pt>
                <c:pt idx="47">
                  <c:v>8.8898594359504504</c:v>
                </c:pt>
                <c:pt idx="48">
                  <c:v>8.9620976445491998</c:v>
                </c:pt>
                <c:pt idx="49">
                  <c:v>9.0283968220885988</c:v>
                </c:pt>
                <c:pt idx="50">
                  <c:v>9.088278244291299</c:v>
                </c:pt>
                <c:pt idx="51">
                  <c:v>9.1412127924609514</c:v>
                </c:pt>
                <c:pt idx="52">
                  <c:v>9.1866161649216487</c:v>
                </c:pt>
                <c:pt idx="53">
                  <c:v>9.2238436739668508</c:v>
                </c:pt>
                <c:pt idx="54">
                  <c:v>9.2521846711264502</c:v>
                </c:pt>
                <c:pt idx="55">
                  <c:v>9.2708565738504998</c:v>
                </c:pt>
                <c:pt idx="56">
                  <c:v>9.2789986949259493</c:v>
                </c:pt>
                <c:pt idx="57">
                  <c:v>9.2756658653271504</c:v>
                </c:pt>
                <c:pt idx="58">
                  <c:v>9.2598221755023502</c:v>
                </c:pt>
                <c:pt idx="59">
                  <c:v>9.2303352516003994</c:v>
                </c:pt>
                <c:pt idx="60">
                  <c:v>9.1859714745598495</c:v>
                </c:pt>
                <c:pt idx="61">
                  <c:v>9.1253926098492997</c:v>
                </c:pt>
                <c:pt idx="62">
                  <c:v>9.0471461894068987</c:v>
                </c:pt>
                <c:pt idx="63">
                  <c:v>8.9496868899275999</c:v>
                </c:pt>
                <c:pt idx="64">
                  <c:v>8.8313853998153995</c:v>
                </c:pt>
                <c:pt idx="65">
                  <c:v>8.6905529648571012</c:v>
                </c:pt>
                <c:pt idx="66">
                  <c:v>8.5254847088629013</c:v>
                </c:pt>
                <c:pt idx="67">
                  <c:v>8.334530844256351</c:v>
                </c:pt>
                <c:pt idx="68">
                  <c:v>8.1162099578692999</c:v>
                </c:pt>
                <c:pt idx="69">
                  <c:v>7.8693858942036501</c:v>
                </c:pt>
                <c:pt idx="70">
                  <c:v>7.5935415210581994</c:v>
                </c:pt>
                <c:pt idx="71">
                  <c:v>7.2892010030547496</c:v>
                </c:pt>
                <c:pt idx="72">
                  <c:v>6.9585818208183001</c:v>
                </c:pt>
                <c:pt idx="73">
                  <c:v>6.6066060809776008</c:v>
                </c:pt>
                <c:pt idx="74">
                  <c:v>6.2424813832772497</c:v>
                </c:pt>
                <c:pt idx="75">
                  <c:v>5.8821985182069003</c:v>
                </c:pt>
                <c:pt idx="76">
                  <c:v>5.5525314649713007</c:v>
                </c:pt>
                <c:pt idx="77">
                  <c:v>5.2975504518217003</c:v>
                </c:pt>
                <c:pt idx="78">
                  <c:v>5.1894395881272501</c:v>
                </c:pt>
                <c:pt idx="79">
                  <c:v>5.34689426924065</c:v>
                </c:pt>
                <c:pt idx="80">
                  <c:v>5.8756343738691497</c:v>
                </c:pt>
              </c:numCache>
            </c:numRef>
          </c:yVal>
          <c:smooth val="0"/>
        </c:ser>
        <c:dLbls>
          <c:showLegendKey val="0"/>
          <c:showVal val="0"/>
          <c:showCatName val="0"/>
          <c:showSerName val="0"/>
          <c:showPercent val="0"/>
          <c:showBubbleSize val="0"/>
        </c:dLbls>
        <c:axId val="598894504"/>
        <c:axId val="598889016"/>
        <c:extLst>
          <c:ext xmlns:c15="http://schemas.microsoft.com/office/drawing/2012/chart" uri="{02D57815-91ED-43cb-92C2-25804820EDAC}">
            <c15:filteredScatterSeries>
              <c15:ser>
                <c:idx val="1"/>
                <c:order val="0"/>
                <c:tx>
                  <c:v>N=4</c:v>
                </c:tx>
                <c:spPr>
                  <a:ln w="19050" cap="rnd">
                    <a:solidFill>
                      <a:schemeClr val="accent2"/>
                    </a:solidFill>
                    <a:round/>
                  </a:ln>
                  <a:effectLst/>
                </c:spPr>
                <c:marker>
                  <c:symbol val="none"/>
                </c:marker>
                <c:xVal>
                  <c:numRef>
                    <c:extLst>
                      <c:ext uri="{02D57815-91ED-43cb-92C2-25804820EDAC}">
                        <c15:formulaRef>
                          <c15:sqref>'inf_Lobbato_hehs8 (adi)'!$A$2:$A$82</c15:sqref>
                        </c15:formulaRef>
                      </c:ext>
                    </c:extLst>
                    <c:numCache>
                      <c:formatCode>0.000000</c:formatCode>
                      <c:ptCount val="81"/>
                      <c:pt idx="0">
                        <c:v>3.9968028886505604E-15</c:v>
                      </c:pt>
                      <c:pt idx="1">
                        <c:v>1.2500000000003999E-2</c:v>
                      </c:pt>
                      <c:pt idx="2">
                        <c:v>2.5000000000002999E-2</c:v>
                      </c:pt>
                      <c:pt idx="3">
                        <c:v>3.7500000000003003E-2</c:v>
                      </c:pt>
                      <c:pt idx="4">
                        <c:v>5.0000000000003E-2</c:v>
                      </c:pt>
                      <c:pt idx="5">
                        <c:v>6.2500000000002998E-2</c:v>
                      </c:pt>
                      <c:pt idx="6">
                        <c:v>7.5000000000002995E-2</c:v>
                      </c:pt>
                      <c:pt idx="7">
                        <c:v>8.7500000000003006E-2</c:v>
                      </c:pt>
                      <c:pt idx="8">
                        <c:v>0.100000000000003</c:v>
                      </c:pt>
                      <c:pt idx="9">
                        <c:v>0.112500000000003</c:v>
                      </c:pt>
                      <c:pt idx="10">
                        <c:v>0.125000000000003</c:v>
                      </c:pt>
                      <c:pt idx="11">
                        <c:v>0.13750000000000301</c:v>
                      </c:pt>
                      <c:pt idx="12">
                        <c:v>0.15000000000000299</c:v>
                      </c:pt>
                      <c:pt idx="13">
                        <c:v>0.162500000000003</c:v>
                      </c:pt>
                      <c:pt idx="14">
                        <c:v>0.17500000000000299</c:v>
                      </c:pt>
                      <c:pt idx="15">
                        <c:v>0.187500000000003</c:v>
                      </c:pt>
                      <c:pt idx="16">
                        <c:v>0.20000000000000301</c:v>
                      </c:pt>
                      <c:pt idx="17">
                        <c:v>0.21250000000000299</c:v>
                      </c:pt>
                      <c:pt idx="18">
                        <c:v>0.225000000000003</c:v>
                      </c:pt>
                      <c:pt idx="19">
                        <c:v>0.23750000000000299</c:v>
                      </c:pt>
                      <c:pt idx="20">
                        <c:v>0.250000000000003</c:v>
                      </c:pt>
                      <c:pt idx="21">
                        <c:v>0.26250000000000301</c:v>
                      </c:pt>
                      <c:pt idx="22">
                        <c:v>0.27500000000000302</c:v>
                      </c:pt>
                      <c:pt idx="23">
                        <c:v>0.28750000000000298</c:v>
                      </c:pt>
                      <c:pt idx="24">
                        <c:v>0.30000000000000199</c:v>
                      </c:pt>
                      <c:pt idx="25">
                        <c:v>0.312500000000002</c:v>
                      </c:pt>
                      <c:pt idx="26">
                        <c:v>0.32500000000000201</c:v>
                      </c:pt>
                      <c:pt idx="27">
                        <c:v>0.33750000000000202</c:v>
                      </c:pt>
                      <c:pt idx="28">
                        <c:v>0.35000000000000198</c:v>
                      </c:pt>
                      <c:pt idx="29">
                        <c:v>0.36250000000000199</c:v>
                      </c:pt>
                      <c:pt idx="30">
                        <c:v>0.375000000000002</c:v>
                      </c:pt>
                      <c:pt idx="31">
                        <c:v>0.38750000000000201</c:v>
                      </c:pt>
                      <c:pt idx="32">
                        <c:v>0.40000000000000202</c:v>
                      </c:pt>
                      <c:pt idx="33">
                        <c:v>0.41250000000000198</c:v>
                      </c:pt>
                      <c:pt idx="34">
                        <c:v>0.42500000000000199</c:v>
                      </c:pt>
                      <c:pt idx="35">
                        <c:v>0.437500000000002</c:v>
                      </c:pt>
                      <c:pt idx="36">
                        <c:v>0.45000000000000201</c:v>
                      </c:pt>
                      <c:pt idx="37">
                        <c:v>0.46250000000000202</c:v>
                      </c:pt>
                      <c:pt idx="38">
                        <c:v>0.47500000000000198</c:v>
                      </c:pt>
                      <c:pt idx="39">
                        <c:v>0.48750000000000199</c:v>
                      </c:pt>
                      <c:pt idx="40">
                        <c:v>0.500000000000002</c:v>
                      </c:pt>
                      <c:pt idx="41">
                        <c:v>0.51250000000000195</c:v>
                      </c:pt>
                      <c:pt idx="42">
                        <c:v>0.52500000000000202</c:v>
                      </c:pt>
                      <c:pt idx="43">
                        <c:v>0.53750000000000198</c:v>
                      </c:pt>
                      <c:pt idx="44">
                        <c:v>0.55000000000000204</c:v>
                      </c:pt>
                      <c:pt idx="45">
                        <c:v>0.562500000000002</c:v>
                      </c:pt>
                      <c:pt idx="46">
                        <c:v>0.57500000000000195</c:v>
                      </c:pt>
                      <c:pt idx="47">
                        <c:v>0.58750000000000102</c:v>
                      </c:pt>
                      <c:pt idx="48">
                        <c:v>0.60000000000000098</c:v>
                      </c:pt>
                      <c:pt idx="49">
                        <c:v>0.61250000000000104</c:v>
                      </c:pt>
                      <c:pt idx="50">
                        <c:v>0.625000000000001</c:v>
                      </c:pt>
                      <c:pt idx="51">
                        <c:v>0.63750000000000095</c:v>
                      </c:pt>
                      <c:pt idx="52">
                        <c:v>0.65000000000000102</c:v>
                      </c:pt>
                      <c:pt idx="53">
                        <c:v>0.66250000000000098</c:v>
                      </c:pt>
                      <c:pt idx="54">
                        <c:v>0.67500000000000104</c:v>
                      </c:pt>
                      <c:pt idx="55">
                        <c:v>0.687500000000001</c:v>
                      </c:pt>
                      <c:pt idx="56">
                        <c:v>0.70000000000000095</c:v>
                      </c:pt>
                      <c:pt idx="57">
                        <c:v>0.71250000000000102</c:v>
                      </c:pt>
                      <c:pt idx="58">
                        <c:v>0.72500000000000098</c:v>
                      </c:pt>
                      <c:pt idx="59">
                        <c:v>0.73750000000000104</c:v>
                      </c:pt>
                      <c:pt idx="60">
                        <c:v>0.750000000000001</c:v>
                      </c:pt>
                      <c:pt idx="61">
                        <c:v>0.76250000000000095</c:v>
                      </c:pt>
                      <c:pt idx="62">
                        <c:v>0.77500000000000102</c:v>
                      </c:pt>
                      <c:pt idx="63">
                        <c:v>0.78750000000000098</c:v>
                      </c:pt>
                      <c:pt idx="64">
                        <c:v>0.80000000000000104</c:v>
                      </c:pt>
                      <c:pt idx="65">
                        <c:v>0.812500000000001</c:v>
                      </c:pt>
                      <c:pt idx="66">
                        <c:v>0.82500000000000095</c:v>
                      </c:pt>
                      <c:pt idx="67">
                        <c:v>0.83750000000000102</c:v>
                      </c:pt>
                      <c:pt idx="68">
                        <c:v>0.85000000000000098</c:v>
                      </c:pt>
                      <c:pt idx="69">
                        <c:v>0.86250000000000004</c:v>
                      </c:pt>
                      <c:pt idx="70">
                        <c:v>0.875</c:v>
                      </c:pt>
                      <c:pt idx="71">
                        <c:v>0.88749999999999996</c:v>
                      </c:pt>
                      <c:pt idx="72">
                        <c:v>0.9</c:v>
                      </c:pt>
                      <c:pt idx="73">
                        <c:v>0.91249999999999998</c:v>
                      </c:pt>
                      <c:pt idx="74">
                        <c:v>0.92500000000000004</c:v>
                      </c:pt>
                      <c:pt idx="75">
                        <c:v>0.9375</c:v>
                      </c:pt>
                      <c:pt idx="76">
                        <c:v>0.95</c:v>
                      </c:pt>
                      <c:pt idx="77">
                        <c:v>0.96250000000000002</c:v>
                      </c:pt>
                      <c:pt idx="78">
                        <c:v>0.97499999999999998</c:v>
                      </c:pt>
                      <c:pt idx="79">
                        <c:v>0.98750000000000004</c:v>
                      </c:pt>
                      <c:pt idx="80">
                        <c:v>1</c:v>
                      </c:pt>
                    </c:numCache>
                  </c:numRef>
                </c:xVal>
                <c:yVal>
                  <c:numRef>
                    <c:extLst>
                      <c:ext uri="{02D57815-91ED-43cb-92C2-25804820EDAC}">
                        <c15:formulaRef>
                          <c15:sqref>'inf_Lobbato_hehs8 (adi)'!$C$2:$C$82</c15:sqref>
                        </c15:formulaRef>
                      </c:ext>
                    </c:extLst>
                    <c:numCache>
                      <c:formatCode>0.00E+00</c:formatCode>
                      <c:ptCount val="81"/>
                      <c:pt idx="0">
                        <c:v>0</c:v>
                      </c:pt>
                      <c:pt idx="1">
                        <c:v>-2.506923596647745</c:v>
                      </c:pt>
                      <c:pt idx="2">
                        <c:v>-2.5064789145018951</c:v>
                      </c:pt>
                      <c:pt idx="3">
                        <c:v>-2.5054637972283</c:v>
                      </c:pt>
                      <c:pt idx="4">
                        <c:v>-2.503859908560965</c:v>
                      </c:pt>
                      <c:pt idx="5">
                        <c:v>-2.5016444552047448</c:v>
                      </c:pt>
                      <c:pt idx="6">
                        <c:v>-2.4987957291577501</c:v>
                      </c:pt>
                      <c:pt idx="7">
                        <c:v>-2.49529041884001</c:v>
                      </c:pt>
                      <c:pt idx="8">
                        <c:v>-2.491105344893175</c:v>
                      </c:pt>
                      <c:pt idx="9">
                        <c:v>-2.4862147545911748</c:v>
                      </c:pt>
                      <c:pt idx="10">
                        <c:v>-2.4805938043948599</c:v>
                      </c:pt>
                      <c:pt idx="11">
                        <c:v>-2.4742137813130798</c:v>
                      </c:pt>
                      <c:pt idx="12">
                        <c:v>-2.467047577402425</c:v>
                      </c:pt>
                      <c:pt idx="13">
                        <c:v>-2.4590648838116147</c:v>
                      </c:pt>
                      <c:pt idx="14">
                        <c:v>-2.45023546488197</c:v>
                      </c:pt>
                      <c:pt idx="15">
                        <c:v>-2.4405272980979147</c:v>
                      </c:pt>
                      <c:pt idx="16">
                        <c:v>-2.4299068569735351</c:v>
                      </c:pt>
                      <c:pt idx="17">
                        <c:v>-2.4183382890482199</c:v>
                      </c:pt>
                      <c:pt idx="18">
                        <c:v>-2.4057862204686198</c:v>
                      </c:pt>
                      <c:pt idx="19">
                        <c:v>-2.3922132495944202</c:v>
                      </c:pt>
                      <c:pt idx="20">
                        <c:v>-2.377578701586005</c:v>
                      </c:pt>
                      <c:pt idx="21">
                        <c:v>-2.3618420719727751</c:v>
                      </c:pt>
                      <c:pt idx="22">
                        <c:v>-2.3449592429673851</c:v>
                      </c:pt>
                      <c:pt idx="23">
                        <c:v>-2.3268862896462901</c:v>
                      </c:pt>
                      <c:pt idx="24">
                        <c:v>-2.3075763581389102</c:v>
                      </c:pt>
                      <c:pt idx="25">
                        <c:v>-2.2869807222940102</c:v>
                      </c:pt>
                      <c:pt idx="26">
                        <c:v>-2.2650472914460851</c:v>
                      </c:pt>
                      <c:pt idx="27">
                        <c:v>-2.2417233350406751</c:v>
                      </c:pt>
                      <c:pt idx="28">
                        <c:v>-2.2169536079277949</c:v>
                      </c:pt>
                      <c:pt idx="29">
                        <c:v>-2.1906800913801199</c:v>
                      </c:pt>
                      <c:pt idx="30">
                        <c:v>-2.1628427655334801</c:v>
                      </c:pt>
                      <c:pt idx="31">
                        <c:v>-2.1333781974917647</c:v>
                      </c:pt>
                      <c:pt idx="32">
                        <c:v>-2.1022211726716802</c:v>
                      </c:pt>
                      <c:pt idx="33">
                        <c:v>-2.0693029955158249</c:v>
                      </c:pt>
                      <c:pt idx="34">
                        <c:v>-2.0345526769199052</c:v>
                      </c:pt>
                      <c:pt idx="35">
                        <c:v>-1.997895673638985</c:v>
                      </c:pt>
                      <c:pt idx="36">
                        <c:v>-1.9592558108768798</c:v>
                      </c:pt>
                      <c:pt idx="37">
                        <c:v>-1.9185513415192499</c:v>
                      </c:pt>
                      <c:pt idx="38">
                        <c:v>-1.8757000842953651</c:v>
                      </c:pt>
                      <c:pt idx="39">
                        <c:v>-1.8306148015059249</c:v>
                      </c:pt>
                      <c:pt idx="40">
                        <c:v>-1.783205574485845</c:v>
                      </c:pt>
                      <c:pt idx="41">
                        <c:v>-1.733379100247245</c:v>
                      </c:pt>
                      <c:pt idx="42">
                        <c:v>-1.6810380388905699</c:v>
                      </c:pt>
                      <c:pt idx="43">
                        <c:v>-1.6260833207084548</c:v>
                      </c:pt>
                      <c:pt idx="44">
                        <c:v>-1.5684117697796851</c:v>
                      </c:pt>
                      <c:pt idx="45">
                        <c:v>-1.50791657447643</c:v>
                      </c:pt>
                      <c:pt idx="46">
                        <c:v>-1.4444882295069901</c:v>
                      </c:pt>
                      <c:pt idx="47">
                        <c:v>-1.37801514591174</c:v>
                      </c:pt>
                      <c:pt idx="48">
                        <c:v>-1.30838230955701</c:v>
                      </c:pt>
                      <c:pt idx="49">
                        <c:v>-1.235473038796185</c:v>
                      </c:pt>
                      <c:pt idx="50">
                        <c:v>-1.159166311837855</c:v>
                      </c:pt>
                      <c:pt idx="51">
                        <c:v>-1.079343064071435</c:v>
                      </c:pt>
                      <c:pt idx="52">
                        <c:v>-0.99587783956643994</c:v>
                      </c:pt>
                      <c:pt idx="53">
                        <c:v>-0.90863260605129503</c:v>
                      </c:pt>
                      <c:pt idx="54">
                        <c:v>-0.81740552705955005</c:v>
                      </c:pt>
                      <c:pt idx="55">
                        <c:v>-0.72159897199760004</c:v>
                      </c:pt>
                      <c:pt idx="56">
                        <c:v>-0.62161013536998999</c:v>
                      </c:pt>
                      <c:pt idx="57">
                        <c:v>-0.517377557182915</c:v>
                      </c:pt>
                      <c:pt idx="58">
                        <c:v>-0.40883179854432355</c:v>
                      </c:pt>
                      <c:pt idx="59">
                        <c:v>-0.29591545853947199</c:v>
                      </c:pt>
                      <c:pt idx="60">
                        <c:v>-0.17859277754391201</c:v>
                      </c:pt>
                      <c:pt idx="61">
                        <c:v>-5.6856625934374502E-2</c:v>
                      </c:pt>
                      <c:pt idx="62">
                        <c:v>6.9265166442564002E-2</c:v>
                      </c:pt>
                      <c:pt idx="63">
                        <c:v>0.19969601497720352</c:v>
                      </c:pt>
                      <c:pt idx="64">
                        <c:v>0.33430274552906897</c:v>
                      </c:pt>
                      <c:pt idx="65">
                        <c:v>0.47287712489064654</c:v>
                      </c:pt>
                      <c:pt idx="66">
                        <c:v>0.61512259811210501</c:v>
                      </c:pt>
                      <c:pt idx="67">
                        <c:v>0.76063083942173493</c:v>
                      </c:pt>
                      <c:pt idx="68">
                        <c:v>0.9088555394119251</c:v>
                      </c:pt>
                      <c:pt idx="69">
                        <c:v>1.0590837899134349</c:v>
                      </c:pt>
                      <c:pt idx="70">
                        <c:v>1.210398957353545</c:v>
                      </c:pt>
                      <c:pt idx="71">
                        <c:v>1.3616385214550499</c:v>
                      </c:pt>
                      <c:pt idx="72">
                        <c:v>1.511346626277015</c:v>
                      </c:pt>
                      <c:pt idx="73">
                        <c:v>1.6577242682770852</c:v>
                      </c:pt>
                      <c:pt idx="74">
                        <c:v>1.7985809724614998</c:v>
                      </c:pt>
                      <c:pt idx="75">
                        <c:v>1.9313034293033151</c:v>
                      </c:pt>
                      <c:pt idx="76">
                        <c:v>2.0528654438461</c:v>
                      </c:pt>
                      <c:pt idx="77">
                        <c:v>2.1599360746310898</c:v>
                      </c:pt>
                      <c:pt idx="78">
                        <c:v>2.2491957103328102</c:v>
                      </c:pt>
                      <c:pt idx="79">
                        <c:v>2.31809121118344</c:v>
                      </c:pt>
                      <c:pt idx="80">
                        <c:v>2.3718564805658948</c:v>
                      </c:pt>
                    </c:numCache>
                  </c:numRef>
                </c:yVal>
                <c:smooth val="0"/>
              </c15:ser>
            </c15:filteredScatterSeries>
            <c15:filteredScatterSeries>
              <c15:ser>
                <c:idx val="2"/>
                <c:order val="1"/>
                <c:tx>
                  <c:v>N=5</c:v>
                </c:tx>
                <c:spPr>
                  <a:ln w="19050" cap="rnd">
                    <a:solidFill>
                      <a:schemeClr val="accent3"/>
                    </a:solidFill>
                    <a:round/>
                  </a:ln>
                  <a:effectLst/>
                </c:spPr>
                <c:marker>
                  <c:symbol val="none"/>
                </c:marker>
                <c:xVal>
                  <c:numRef>
                    <c:extLst xmlns:c15="http://schemas.microsoft.com/office/drawing/2012/chart">
                      <c:ext xmlns:c15="http://schemas.microsoft.com/office/drawing/2012/chart" uri="{02D57815-91ED-43cb-92C2-25804820EDAC}">
                        <c15:formulaRef>
                          <c15:sqref>'inf_Lobbato_hehs8 (adi)'!$A$2:$A$82</c15:sqref>
                        </c15:formulaRef>
                      </c:ext>
                    </c:extLst>
                    <c:numCache>
                      <c:formatCode>0.000000</c:formatCode>
                      <c:ptCount val="81"/>
                      <c:pt idx="0">
                        <c:v>3.9968028886505604E-15</c:v>
                      </c:pt>
                      <c:pt idx="1">
                        <c:v>1.2500000000003999E-2</c:v>
                      </c:pt>
                      <c:pt idx="2">
                        <c:v>2.5000000000002999E-2</c:v>
                      </c:pt>
                      <c:pt idx="3">
                        <c:v>3.7500000000003003E-2</c:v>
                      </c:pt>
                      <c:pt idx="4">
                        <c:v>5.0000000000003E-2</c:v>
                      </c:pt>
                      <c:pt idx="5">
                        <c:v>6.2500000000002998E-2</c:v>
                      </c:pt>
                      <c:pt idx="6">
                        <c:v>7.5000000000002995E-2</c:v>
                      </c:pt>
                      <c:pt idx="7">
                        <c:v>8.7500000000003006E-2</c:v>
                      </c:pt>
                      <c:pt idx="8">
                        <c:v>0.100000000000003</c:v>
                      </c:pt>
                      <c:pt idx="9">
                        <c:v>0.112500000000003</c:v>
                      </c:pt>
                      <c:pt idx="10">
                        <c:v>0.125000000000003</c:v>
                      </c:pt>
                      <c:pt idx="11">
                        <c:v>0.13750000000000301</c:v>
                      </c:pt>
                      <c:pt idx="12">
                        <c:v>0.15000000000000299</c:v>
                      </c:pt>
                      <c:pt idx="13">
                        <c:v>0.162500000000003</c:v>
                      </c:pt>
                      <c:pt idx="14">
                        <c:v>0.17500000000000299</c:v>
                      </c:pt>
                      <c:pt idx="15">
                        <c:v>0.187500000000003</c:v>
                      </c:pt>
                      <c:pt idx="16">
                        <c:v>0.20000000000000301</c:v>
                      </c:pt>
                      <c:pt idx="17">
                        <c:v>0.21250000000000299</c:v>
                      </c:pt>
                      <c:pt idx="18">
                        <c:v>0.225000000000003</c:v>
                      </c:pt>
                      <c:pt idx="19">
                        <c:v>0.23750000000000299</c:v>
                      </c:pt>
                      <c:pt idx="20">
                        <c:v>0.250000000000003</c:v>
                      </c:pt>
                      <c:pt idx="21">
                        <c:v>0.26250000000000301</c:v>
                      </c:pt>
                      <c:pt idx="22">
                        <c:v>0.27500000000000302</c:v>
                      </c:pt>
                      <c:pt idx="23">
                        <c:v>0.28750000000000298</c:v>
                      </c:pt>
                      <c:pt idx="24">
                        <c:v>0.30000000000000199</c:v>
                      </c:pt>
                      <c:pt idx="25">
                        <c:v>0.312500000000002</c:v>
                      </c:pt>
                      <c:pt idx="26">
                        <c:v>0.32500000000000201</c:v>
                      </c:pt>
                      <c:pt idx="27">
                        <c:v>0.33750000000000202</c:v>
                      </c:pt>
                      <c:pt idx="28">
                        <c:v>0.35000000000000198</c:v>
                      </c:pt>
                      <c:pt idx="29">
                        <c:v>0.36250000000000199</c:v>
                      </c:pt>
                      <c:pt idx="30">
                        <c:v>0.375000000000002</c:v>
                      </c:pt>
                      <c:pt idx="31">
                        <c:v>0.38750000000000201</c:v>
                      </c:pt>
                      <c:pt idx="32">
                        <c:v>0.40000000000000202</c:v>
                      </c:pt>
                      <c:pt idx="33">
                        <c:v>0.41250000000000198</c:v>
                      </c:pt>
                      <c:pt idx="34">
                        <c:v>0.42500000000000199</c:v>
                      </c:pt>
                      <c:pt idx="35">
                        <c:v>0.437500000000002</c:v>
                      </c:pt>
                      <c:pt idx="36">
                        <c:v>0.45000000000000201</c:v>
                      </c:pt>
                      <c:pt idx="37">
                        <c:v>0.46250000000000202</c:v>
                      </c:pt>
                      <c:pt idx="38">
                        <c:v>0.47500000000000198</c:v>
                      </c:pt>
                      <c:pt idx="39">
                        <c:v>0.48750000000000199</c:v>
                      </c:pt>
                      <c:pt idx="40">
                        <c:v>0.500000000000002</c:v>
                      </c:pt>
                      <c:pt idx="41">
                        <c:v>0.51250000000000195</c:v>
                      </c:pt>
                      <c:pt idx="42">
                        <c:v>0.52500000000000202</c:v>
                      </c:pt>
                      <c:pt idx="43">
                        <c:v>0.53750000000000198</c:v>
                      </c:pt>
                      <c:pt idx="44">
                        <c:v>0.55000000000000204</c:v>
                      </c:pt>
                      <c:pt idx="45">
                        <c:v>0.562500000000002</c:v>
                      </c:pt>
                      <c:pt idx="46">
                        <c:v>0.57500000000000195</c:v>
                      </c:pt>
                      <c:pt idx="47">
                        <c:v>0.58750000000000102</c:v>
                      </c:pt>
                      <c:pt idx="48">
                        <c:v>0.60000000000000098</c:v>
                      </c:pt>
                      <c:pt idx="49">
                        <c:v>0.61250000000000104</c:v>
                      </c:pt>
                      <c:pt idx="50">
                        <c:v>0.625000000000001</c:v>
                      </c:pt>
                      <c:pt idx="51">
                        <c:v>0.63750000000000095</c:v>
                      </c:pt>
                      <c:pt idx="52">
                        <c:v>0.65000000000000102</c:v>
                      </c:pt>
                      <c:pt idx="53">
                        <c:v>0.66250000000000098</c:v>
                      </c:pt>
                      <c:pt idx="54">
                        <c:v>0.67500000000000104</c:v>
                      </c:pt>
                      <c:pt idx="55">
                        <c:v>0.687500000000001</c:v>
                      </c:pt>
                      <c:pt idx="56">
                        <c:v>0.70000000000000095</c:v>
                      </c:pt>
                      <c:pt idx="57">
                        <c:v>0.71250000000000102</c:v>
                      </c:pt>
                      <c:pt idx="58">
                        <c:v>0.72500000000000098</c:v>
                      </c:pt>
                      <c:pt idx="59">
                        <c:v>0.73750000000000104</c:v>
                      </c:pt>
                      <c:pt idx="60">
                        <c:v>0.750000000000001</c:v>
                      </c:pt>
                      <c:pt idx="61">
                        <c:v>0.76250000000000095</c:v>
                      </c:pt>
                      <c:pt idx="62">
                        <c:v>0.77500000000000102</c:v>
                      </c:pt>
                      <c:pt idx="63">
                        <c:v>0.78750000000000098</c:v>
                      </c:pt>
                      <c:pt idx="64">
                        <c:v>0.80000000000000104</c:v>
                      </c:pt>
                      <c:pt idx="65">
                        <c:v>0.812500000000001</c:v>
                      </c:pt>
                      <c:pt idx="66">
                        <c:v>0.82500000000000095</c:v>
                      </c:pt>
                      <c:pt idx="67">
                        <c:v>0.83750000000000102</c:v>
                      </c:pt>
                      <c:pt idx="68">
                        <c:v>0.85000000000000098</c:v>
                      </c:pt>
                      <c:pt idx="69">
                        <c:v>0.86250000000000004</c:v>
                      </c:pt>
                      <c:pt idx="70">
                        <c:v>0.875</c:v>
                      </c:pt>
                      <c:pt idx="71">
                        <c:v>0.88749999999999996</c:v>
                      </c:pt>
                      <c:pt idx="72">
                        <c:v>0.9</c:v>
                      </c:pt>
                      <c:pt idx="73">
                        <c:v>0.91249999999999998</c:v>
                      </c:pt>
                      <c:pt idx="74">
                        <c:v>0.92500000000000004</c:v>
                      </c:pt>
                      <c:pt idx="75">
                        <c:v>0.9375</c:v>
                      </c:pt>
                      <c:pt idx="76">
                        <c:v>0.95</c:v>
                      </c:pt>
                      <c:pt idx="77">
                        <c:v>0.96250000000000002</c:v>
                      </c:pt>
                      <c:pt idx="78">
                        <c:v>0.97499999999999998</c:v>
                      </c:pt>
                      <c:pt idx="79">
                        <c:v>0.98750000000000004</c:v>
                      </c:pt>
                      <c:pt idx="80">
                        <c:v>1</c:v>
                      </c:pt>
                    </c:numCache>
                  </c:numRef>
                </c:xVal>
                <c:yVal>
                  <c:numRef>
                    <c:extLst xmlns:c15="http://schemas.microsoft.com/office/drawing/2012/chart">
                      <c:ext xmlns:c15="http://schemas.microsoft.com/office/drawing/2012/chart" uri="{02D57815-91ED-43cb-92C2-25804820EDAC}">
                        <c15:formulaRef>
                          <c15:sqref>'inf_Lobbato_hehs8 (adi)'!$D$2:$D$82</c15:sqref>
                        </c15:formulaRef>
                      </c:ext>
                    </c:extLst>
                    <c:numCache>
                      <c:formatCode>0.00E+00</c:formatCode>
                      <c:ptCount val="8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numCache>
                  </c:numRef>
                </c:yVal>
                <c:smooth val="0"/>
              </c15:ser>
            </c15:filteredScatterSeries>
            <c15:filteredScatterSeries>
              <c15:ser>
                <c:idx val="4"/>
                <c:order val="3"/>
                <c:tx>
                  <c:v>N=7</c:v>
                </c:tx>
                <c:marker>
                  <c:symbol val="none"/>
                </c:marker>
                <c:xVal>
                  <c:numRef>
                    <c:extLst xmlns:c15="http://schemas.microsoft.com/office/drawing/2012/chart">
                      <c:ext xmlns:c15="http://schemas.microsoft.com/office/drawing/2012/chart" uri="{02D57815-91ED-43cb-92C2-25804820EDAC}">
                        <c15:formulaRef>
                          <c15:sqref>'inf_Lobbato_hehs8 (adi)'!$A$2:$A$82</c15:sqref>
                        </c15:formulaRef>
                      </c:ext>
                    </c:extLst>
                    <c:numCache>
                      <c:formatCode>0.000000</c:formatCode>
                      <c:ptCount val="81"/>
                      <c:pt idx="0">
                        <c:v>3.9968028886505604E-15</c:v>
                      </c:pt>
                      <c:pt idx="1">
                        <c:v>1.2500000000003999E-2</c:v>
                      </c:pt>
                      <c:pt idx="2">
                        <c:v>2.5000000000002999E-2</c:v>
                      </c:pt>
                      <c:pt idx="3">
                        <c:v>3.7500000000003003E-2</c:v>
                      </c:pt>
                      <c:pt idx="4">
                        <c:v>5.0000000000003E-2</c:v>
                      </c:pt>
                      <c:pt idx="5">
                        <c:v>6.2500000000002998E-2</c:v>
                      </c:pt>
                      <c:pt idx="6">
                        <c:v>7.5000000000002995E-2</c:v>
                      </c:pt>
                      <c:pt idx="7">
                        <c:v>8.7500000000003006E-2</c:v>
                      </c:pt>
                      <c:pt idx="8">
                        <c:v>0.100000000000003</c:v>
                      </c:pt>
                      <c:pt idx="9">
                        <c:v>0.112500000000003</c:v>
                      </c:pt>
                      <c:pt idx="10">
                        <c:v>0.125000000000003</c:v>
                      </c:pt>
                      <c:pt idx="11">
                        <c:v>0.13750000000000301</c:v>
                      </c:pt>
                      <c:pt idx="12">
                        <c:v>0.15000000000000299</c:v>
                      </c:pt>
                      <c:pt idx="13">
                        <c:v>0.162500000000003</c:v>
                      </c:pt>
                      <c:pt idx="14">
                        <c:v>0.17500000000000299</c:v>
                      </c:pt>
                      <c:pt idx="15">
                        <c:v>0.187500000000003</c:v>
                      </c:pt>
                      <c:pt idx="16">
                        <c:v>0.20000000000000301</c:v>
                      </c:pt>
                      <c:pt idx="17">
                        <c:v>0.21250000000000299</c:v>
                      </c:pt>
                      <c:pt idx="18">
                        <c:v>0.225000000000003</c:v>
                      </c:pt>
                      <c:pt idx="19">
                        <c:v>0.23750000000000299</c:v>
                      </c:pt>
                      <c:pt idx="20">
                        <c:v>0.250000000000003</c:v>
                      </c:pt>
                      <c:pt idx="21">
                        <c:v>0.26250000000000301</c:v>
                      </c:pt>
                      <c:pt idx="22">
                        <c:v>0.27500000000000302</c:v>
                      </c:pt>
                      <c:pt idx="23">
                        <c:v>0.28750000000000298</c:v>
                      </c:pt>
                      <c:pt idx="24">
                        <c:v>0.30000000000000199</c:v>
                      </c:pt>
                      <c:pt idx="25">
                        <c:v>0.312500000000002</c:v>
                      </c:pt>
                      <c:pt idx="26">
                        <c:v>0.32500000000000201</c:v>
                      </c:pt>
                      <c:pt idx="27">
                        <c:v>0.33750000000000202</c:v>
                      </c:pt>
                      <c:pt idx="28">
                        <c:v>0.35000000000000198</c:v>
                      </c:pt>
                      <c:pt idx="29">
                        <c:v>0.36250000000000199</c:v>
                      </c:pt>
                      <c:pt idx="30">
                        <c:v>0.375000000000002</c:v>
                      </c:pt>
                      <c:pt idx="31">
                        <c:v>0.38750000000000201</c:v>
                      </c:pt>
                      <c:pt idx="32">
                        <c:v>0.40000000000000202</c:v>
                      </c:pt>
                      <c:pt idx="33">
                        <c:v>0.41250000000000198</c:v>
                      </c:pt>
                      <c:pt idx="34">
                        <c:v>0.42500000000000199</c:v>
                      </c:pt>
                      <c:pt idx="35">
                        <c:v>0.437500000000002</c:v>
                      </c:pt>
                      <c:pt idx="36">
                        <c:v>0.45000000000000201</c:v>
                      </c:pt>
                      <c:pt idx="37">
                        <c:v>0.46250000000000202</c:v>
                      </c:pt>
                      <c:pt idx="38">
                        <c:v>0.47500000000000198</c:v>
                      </c:pt>
                      <c:pt idx="39">
                        <c:v>0.48750000000000199</c:v>
                      </c:pt>
                      <c:pt idx="40">
                        <c:v>0.500000000000002</c:v>
                      </c:pt>
                      <c:pt idx="41">
                        <c:v>0.51250000000000195</c:v>
                      </c:pt>
                      <c:pt idx="42">
                        <c:v>0.52500000000000202</c:v>
                      </c:pt>
                      <c:pt idx="43">
                        <c:v>0.53750000000000198</c:v>
                      </c:pt>
                      <c:pt idx="44">
                        <c:v>0.55000000000000204</c:v>
                      </c:pt>
                      <c:pt idx="45">
                        <c:v>0.562500000000002</c:v>
                      </c:pt>
                      <c:pt idx="46">
                        <c:v>0.57500000000000195</c:v>
                      </c:pt>
                      <c:pt idx="47">
                        <c:v>0.58750000000000102</c:v>
                      </c:pt>
                      <c:pt idx="48">
                        <c:v>0.60000000000000098</c:v>
                      </c:pt>
                      <c:pt idx="49">
                        <c:v>0.61250000000000104</c:v>
                      </c:pt>
                      <c:pt idx="50">
                        <c:v>0.625000000000001</c:v>
                      </c:pt>
                      <c:pt idx="51">
                        <c:v>0.63750000000000095</c:v>
                      </c:pt>
                      <c:pt idx="52">
                        <c:v>0.65000000000000102</c:v>
                      </c:pt>
                      <c:pt idx="53">
                        <c:v>0.66250000000000098</c:v>
                      </c:pt>
                      <c:pt idx="54">
                        <c:v>0.67500000000000104</c:v>
                      </c:pt>
                      <c:pt idx="55">
                        <c:v>0.687500000000001</c:v>
                      </c:pt>
                      <c:pt idx="56">
                        <c:v>0.70000000000000095</c:v>
                      </c:pt>
                      <c:pt idx="57">
                        <c:v>0.71250000000000102</c:v>
                      </c:pt>
                      <c:pt idx="58">
                        <c:v>0.72500000000000098</c:v>
                      </c:pt>
                      <c:pt idx="59">
                        <c:v>0.73750000000000104</c:v>
                      </c:pt>
                      <c:pt idx="60">
                        <c:v>0.750000000000001</c:v>
                      </c:pt>
                      <c:pt idx="61">
                        <c:v>0.76250000000000095</c:v>
                      </c:pt>
                      <c:pt idx="62">
                        <c:v>0.77500000000000102</c:v>
                      </c:pt>
                      <c:pt idx="63">
                        <c:v>0.78750000000000098</c:v>
                      </c:pt>
                      <c:pt idx="64">
                        <c:v>0.80000000000000104</c:v>
                      </c:pt>
                      <c:pt idx="65">
                        <c:v>0.812500000000001</c:v>
                      </c:pt>
                      <c:pt idx="66">
                        <c:v>0.82500000000000095</c:v>
                      </c:pt>
                      <c:pt idx="67">
                        <c:v>0.83750000000000102</c:v>
                      </c:pt>
                      <c:pt idx="68">
                        <c:v>0.85000000000000098</c:v>
                      </c:pt>
                      <c:pt idx="69">
                        <c:v>0.86250000000000004</c:v>
                      </c:pt>
                      <c:pt idx="70">
                        <c:v>0.875</c:v>
                      </c:pt>
                      <c:pt idx="71">
                        <c:v>0.88749999999999996</c:v>
                      </c:pt>
                      <c:pt idx="72">
                        <c:v>0.9</c:v>
                      </c:pt>
                      <c:pt idx="73">
                        <c:v>0.91249999999999998</c:v>
                      </c:pt>
                      <c:pt idx="74">
                        <c:v>0.92500000000000004</c:v>
                      </c:pt>
                      <c:pt idx="75">
                        <c:v>0.9375</c:v>
                      </c:pt>
                      <c:pt idx="76">
                        <c:v>0.95</c:v>
                      </c:pt>
                      <c:pt idx="77">
                        <c:v>0.96250000000000002</c:v>
                      </c:pt>
                      <c:pt idx="78">
                        <c:v>0.97499999999999998</c:v>
                      </c:pt>
                      <c:pt idx="79">
                        <c:v>0.98750000000000004</c:v>
                      </c:pt>
                      <c:pt idx="80">
                        <c:v>1</c:v>
                      </c:pt>
                    </c:numCache>
                  </c:numRef>
                </c:xVal>
                <c:yVal>
                  <c:numRef>
                    <c:extLst xmlns:c15="http://schemas.microsoft.com/office/drawing/2012/chart">
                      <c:ext xmlns:c15="http://schemas.microsoft.com/office/drawing/2012/chart" uri="{02D57815-91ED-43cb-92C2-25804820EDAC}">
                        <c15:formulaRef>
                          <c15:sqref>'inf_Lobbato_hehs8 (adi)'!$F$2:$F$82</c15:sqref>
                        </c15:formulaRef>
                      </c:ext>
                    </c:extLst>
                    <c:numCache>
                      <c:formatCode>0.00E+00</c:formatCode>
                      <c:ptCount val="8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numCache>
                  </c:numRef>
                </c:yVal>
                <c:smooth val="0"/>
              </c15:ser>
            </c15:filteredScatterSeries>
            <c15:filteredScatterSeries>
              <c15:ser>
                <c:idx val="6"/>
                <c:order val="5"/>
                <c:tx>
                  <c:v>N=9</c:v>
                </c:tx>
                <c:marker>
                  <c:symbol val="none"/>
                </c:marker>
                <c:xVal>
                  <c:numRef>
                    <c:extLst xmlns:c15="http://schemas.microsoft.com/office/drawing/2012/chart">
                      <c:ext xmlns:c15="http://schemas.microsoft.com/office/drawing/2012/chart" uri="{02D57815-91ED-43cb-92C2-25804820EDAC}">
                        <c15:formulaRef>
                          <c15:sqref>'inf_Lobbato_hehs8 (adi)'!$A$2:$A$82</c15:sqref>
                        </c15:formulaRef>
                      </c:ext>
                    </c:extLst>
                    <c:numCache>
                      <c:formatCode>0.000000</c:formatCode>
                      <c:ptCount val="81"/>
                      <c:pt idx="0">
                        <c:v>3.9968028886505604E-15</c:v>
                      </c:pt>
                      <c:pt idx="1">
                        <c:v>1.2500000000003999E-2</c:v>
                      </c:pt>
                      <c:pt idx="2">
                        <c:v>2.5000000000002999E-2</c:v>
                      </c:pt>
                      <c:pt idx="3">
                        <c:v>3.7500000000003003E-2</c:v>
                      </c:pt>
                      <c:pt idx="4">
                        <c:v>5.0000000000003E-2</c:v>
                      </c:pt>
                      <c:pt idx="5">
                        <c:v>6.2500000000002998E-2</c:v>
                      </c:pt>
                      <c:pt idx="6">
                        <c:v>7.5000000000002995E-2</c:v>
                      </c:pt>
                      <c:pt idx="7">
                        <c:v>8.7500000000003006E-2</c:v>
                      </c:pt>
                      <c:pt idx="8">
                        <c:v>0.100000000000003</c:v>
                      </c:pt>
                      <c:pt idx="9">
                        <c:v>0.112500000000003</c:v>
                      </c:pt>
                      <c:pt idx="10">
                        <c:v>0.125000000000003</c:v>
                      </c:pt>
                      <c:pt idx="11">
                        <c:v>0.13750000000000301</c:v>
                      </c:pt>
                      <c:pt idx="12">
                        <c:v>0.15000000000000299</c:v>
                      </c:pt>
                      <c:pt idx="13">
                        <c:v>0.162500000000003</c:v>
                      </c:pt>
                      <c:pt idx="14">
                        <c:v>0.17500000000000299</c:v>
                      </c:pt>
                      <c:pt idx="15">
                        <c:v>0.187500000000003</c:v>
                      </c:pt>
                      <c:pt idx="16">
                        <c:v>0.20000000000000301</c:v>
                      </c:pt>
                      <c:pt idx="17">
                        <c:v>0.21250000000000299</c:v>
                      </c:pt>
                      <c:pt idx="18">
                        <c:v>0.225000000000003</c:v>
                      </c:pt>
                      <c:pt idx="19">
                        <c:v>0.23750000000000299</c:v>
                      </c:pt>
                      <c:pt idx="20">
                        <c:v>0.250000000000003</c:v>
                      </c:pt>
                      <c:pt idx="21">
                        <c:v>0.26250000000000301</c:v>
                      </c:pt>
                      <c:pt idx="22">
                        <c:v>0.27500000000000302</c:v>
                      </c:pt>
                      <c:pt idx="23">
                        <c:v>0.28750000000000298</c:v>
                      </c:pt>
                      <c:pt idx="24">
                        <c:v>0.30000000000000199</c:v>
                      </c:pt>
                      <c:pt idx="25">
                        <c:v>0.312500000000002</c:v>
                      </c:pt>
                      <c:pt idx="26">
                        <c:v>0.32500000000000201</c:v>
                      </c:pt>
                      <c:pt idx="27">
                        <c:v>0.33750000000000202</c:v>
                      </c:pt>
                      <c:pt idx="28">
                        <c:v>0.35000000000000198</c:v>
                      </c:pt>
                      <c:pt idx="29">
                        <c:v>0.36250000000000199</c:v>
                      </c:pt>
                      <c:pt idx="30">
                        <c:v>0.375000000000002</c:v>
                      </c:pt>
                      <c:pt idx="31">
                        <c:v>0.38750000000000201</c:v>
                      </c:pt>
                      <c:pt idx="32">
                        <c:v>0.40000000000000202</c:v>
                      </c:pt>
                      <c:pt idx="33">
                        <c:v>0.41250000000000198</c:v>
                      </c:pt>
                      <c:pt idx="34">
                        <c:v>0.42500000000000199</c:v>
                      </c:pt>
                      <c:pt idx="35">
                        <c:v>0.437500000000002</c:v>
                      </c:pt>
                      <c:pt idx="36">
                        <c:v>0.45000000000000201</c:v>
                      </c:pt>
                      <c:pt idx="37">
                        <c:v>0.46250000000000202</c:v>
                      </c:pt>
                      <c:pt idx="38">
                        <c:v>0.47500000000000198</c:v>
                      </c:pt>
                      <c:pt idx="39">
                        <c:v>0.48750000000000199</c:v>
                      </c:pt>
                      <c:pt idx="40">
                        <c:v>0.500000000000002</c:v>
                      </c:pt>
                      <c:pt idx="41">
                        <c:v>0.51250000000000195</c:v>
                      </c:pt>
                      <c:pt idx="42">
                        <c:v>0.52500000000000202</c:v>
                      </c:pt>
                      <c:pt idx="43">
                        <c:v>0.53750000000000198</c:v>
                      </c:pt>
                      <c:pt idx="44">
                        <c:v>0.55000000000000204</c:v>
                      </c:pt>
                      <c:pt idx="45">
                        <c:v>0.562500000000002</c:v>
                      </c:pt>
                      <c:pt idx="46">
                        <c:v>0.57500000000000195</c:v>
                      </c:pt>
                      <c:pt idx="47">
                        <c:v>0.58750000000000102</c:v>
                      </c:pt>
                      <c:pt idx="48">
                        <c:v>0.60000000000000098</c:v>
                      </c:pt>
                      <c:pt idx="49">
                        <c:v>0.61250000000000104</c:v>
                      </c:pt>
                      <c:pt idx="50">
                        <c:v>0.625000000000001</c:v>
                      </c:pt>
                      <c:pt idx="51">
                        <c:v>0.63750000000000095</c:v>
                      </c:pt>
                      <c:pt idx="52">
                        <c:v>0.65000000000000102</c:v>
                      </c:pt>
                      <c:pt idx="53">
                        <c:v>0.66250000000000098</c:v>
                      </c:pt>
                      <c:pt idx="54">
                        <c:v>0.67500000000000104</c:v>
                      </c:pt>
                      <c:pt idx="55">
                        <c:v>0.687500000000001</c:v>
                      </c:pt>
                      <c:pt idx="56">
                        <c:v>0.70000000000000095</c:v>
                      </c:pt>
                      <c:pt idx="57">
                        <c:v>0.71250000000000102</c:v>
                      </c:pt>
                      <c:pt idx="58">
                        <c:v>0.72500000000000098</c:v>
                      </c:pt>
                      <c:pt idx="59">
                        <c:v>0.73750000000000104</c:v>
                      </c:pt>
                      <c:pt idx="60">
                        <c:v>0.750000000000001</c:v>
                      </c:pt>
                      <c:pt idx="61">
                        <c:v>0.76250000000000095</c:v>
                      </c:pt>
                      <c:pt idx="62">
                        <c:v>0.77500000000000102</c:v>
                      </c:pt>
                      <c:pt idx="63">
                        <c:v>0.78750000000000098</c:v>
                      </c:pt>
                      <c:pt idx="64">
                        <c:v>0.80000000000000104</c:v>
                      </c:pt>
                      <c:pt idx="65">
                        <c:v>0.812500000000001</c:v>
                      </c:pt>
                      <c:pt idx="66">
                        <c:v>0.82500000000000095</c:v>
                      </c:pt>
                      <c:pt idx="67">
                        <c:v>0.83750000000000102</c:v>
                      </c:pt>
                      <c:pt idx="68">
                        <c:v>0.85000000000000098</c:v>
                      </c:pt>
                      <c:pt idx="69">
                        <c:v>0.86250000000000004</c:v>
                      </c:pt>
                      <c:pt idx="70">
                        <c:v>0.875</c:v>
                      </c:pt>
                      <c:pt idx="71">
                        <c:v>0.88749999999999996</c:v>
                      </c:pt>
                      <c:pt idx="72">
                        <c:v>0.9</c:v>
                      </c:pt>
                      <c:pt idx="73">
                        <c:v>0.91249999999999998</c:v>
                      </c:pt>
                      <c:pt idx="74">
                        <c:v>0.92500000000000004</c:v>
                      </c:pt>
                      <c:pt idx="75">
                        <c:v>0.9375</c:v>
                      </c:pt>
                      <c:pt idx="76">
                        <c:v>0.95</c:v>
                      </c:pt>
                      <c:pt idx="77">
                        <c:v>0.96250000000000002</c:v>
                      </c:pt>
                      <c:pt idx="78">
                        <c:v>0.97499999999999998</c:v>
                      </c:pt>
                      <c:pt idx="79">
                        <c:v>0.98750000000000004</c:v>
                      </c:pt>
                      <c:pt idx="80">
                        <c:v>1</c:v>
                      </c:pt>
                    </c:numCache>
                  </c:numRef>
                </c:xVal>
                <c:yVal>
                  <c:numRef>
                    <c:extLst xmlns:c15="http://schemas.microsoft.com/office/drawing/2012/chart">
                      <c:ext xmlns:c15="http://schemas.microsoft.com/office/drawing/2012/chart" uri="{02D57815-91ED-43cb-92C2-25804820EDAC}">
                        <c15:formulaRef>
                          <c15:sqref>'inf_Lobbato_hehs8 (adi)'!$H$2:$H$82</c15:sqref>
                        </c15:formulaRef>
                      </c:ext>
                    </c:extLst>
                    <c:numCache>
                      <c:formatCode>0.00E+00</c:formatCode>
                      <c:ptCount val="8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numCache>
                  </c:numRef>
                </c:yVal>
                <c:smooth val="0"/>
              </c15:ser>
            </c15:filteredScatterSeries>
            <c15:filteredScatterSeries>
              <c15:ser>
                <c:idx val="9"/>
                <c:order val="7"/>
                <c:tx>
                  <c:v>N=11</c:v>
                </c:tx>
                <c:marker>
                  <c:symbol val="none"/>
                </c:marker>
                <c:xVal>
                  <c:numRef>
                    <c:extLst xmlns:c15="http://schemas.microsoft.com/office/drawing/2012/chart">
                      <c:ext xmlns:c15="http://schemas.microsoft.com/office/drawing/2012/chart" uri="{02D57815-91ED-43cb-92C2-25804820EDAC}">
                        <c15:formulaRef>
                          <c15:sqref>'inf_Lobbato_hehs8 (adi)'!$A$2:$A$82</c15:sqref>
                        </c15:formulaRef>
                      </c:ext>
                    </c:extLst>
                    <c:numCache>
                      <c:formatCode>0.000000</c:formatCode>
                      <c:ptCount val="81"/>
                      <c:pt idx="0">
                        <c:v>3.9968028886505604E-15</c:v>
                      </c:pt>
                      <c:pt idx="1">
                        <c:v>1.2500000000003999E-2</c:v>
                      </c:pt>
                      <c:pt idx="2">
                        <c:v>2.5000000000002999E-2</c:v>
                      </c:pt>
                      <c:pt idx="3">
                        <c:v>3.7500000000003003E-2</c:v>
                      </c:pt>
                      <c:pt idx="4">
                        <c:v>5.0000000000003E-2</c:v>
                      </c:pt>
                      <c:pt idx="5">
                        <c:v>6.2500000000002998E-2</c:v>
                      </c:pt>
                      <c:pt idx="6">
                        <c:v>7.5000000000002995E-2</c:v>
                      </c:pt>
                      <c:pt idx="7">
                        <c:v>8.7500000000003006E-2</c:v>
                      </c:pt>
                      <c:pt idx="8">
                        <c:v>0.100000000000003</c:v>
                      </c:pt>
                      <c:pt idx="9">
                        <c:v>0.112500000000003</c:v>
                      </c:pt>
                      <c:pt idx="10">
                        <c:v>0.125000000000003</c:v>
                      </c:pt>
                      <c:pt idx="11">
                        <c:v>0.13750000000000301</c:v>
                      </c:pt>
                      <c:pt idx="12">
                        <c:v>0.15000000000000299</c:v>
                      </c:pt>
                      <c:pt idx="13">
                        <c:v>0.162500000000003</c:v>
                      </c:pt>
                      <c:pt idx="14">
                        <c:v>0.17500000000000299</c:v>
                      </c:pt>
                      <c:pt idx="15">
                        <c:v>0.187500000000003</c:v>
                      </c:pt>
                      <c:pt idx="16">
                        <c:v>0.20000000000000301</c:v>
                      </c:pt>
                      <c:pt idx="17">
                        <c:v>0.21250000000000299</c:v>
                      </c:pt>
                      <c:pt idx="18">
                        <c:v>0.225000000000003</c:v>
                      </c:pt>
                      <c:pt idx="19">
                        <c:v>0.23750000000000299</c:v>
                      </c:pt>
                      <c:pt idx="20">
                        <c:v>0.250000000000003</c:v>
                      </c:pt>
                      <c:pt idx="21">
                        <c:v>0.26250000000000301</c:v>
                      </c:pt>
                      <c:pt idx="22">
                        <c:v>0.27500000000000302</c:v>
                      </c:pt>
                      <c:pt idx="23">
                        <c:v>0.28750000000000298</c:v>
                      </c:pt>
                      <c:pt idx="24">
                        <c:v>0.30000000000000199</c:v>
                      </c:pt>
                      <c:pt idx="25">
                        <c:v>0.312500000000002</c:v>
                      </c:pt>
                      <c:pt idx="26">
                        <c:v>0.32500000000000201</c:v>
                      </c:pt>
                      <c:pt idx="27">
                        <c:v>0.33750000000000202</c:v>
                      </c:pt>
                      <c:pt idx="28">
                        <c:v>0.35000000000000198</c:v>
                      </c:pt>
                      <c:pt idx="29">
                        <c:v>0.36250000000000199</c:v>
                      </c:pt>
                      <c:pt idx="30">
                        <c:v>0.375000000000002</c:v>
                      </c:pt>
                      <c:pt idx="31">
                        <c:v>0.38750000000000201</c:v>
                      </c:pt>
                      <c:pt idx="32">
                        <c:v>0.40000000000000202</c:v>
                      </c:pt>
                      <c:pt idx="33">
                        <c:v>0.41250000000000198</c:v>
                      </c:pt>
                      <c:pt idx="34">
                        <c:v>0.42500000000000199</c:v>
                      </c:pt>
                      <c:pt idx="35">
                        <c:v>0.437500000000002</c:v>
                      </c:pt>
                      <c:pt idx="36">
                        <c:v>0.45000000000000201</c:v>
                      </c:pt>
                      <c:pt idx="37">
                        <c:v>0.46250000000000202</c:v>
                      </c:pt>
                      <c:pt idx="38">
                        <c:v>0.47500000000000198</c:v>
                      </c:pt>
                      <c:pt idx="39">
                        <c:v>0.48750000000000199</c:v>
                      </c:pt>
                      <c:pt idx="40">
                        <c:v>0.500000000000002</c:v>
                      </c:pt>
                      <c:pt idx="41">
                        <c:v>0.51250000000000195</c:v>
                      </c:pt>
                      <c:pt idx="42">
                        <c:v>0.52500000000000202</c:v>
                      </c:pt>
                      <c:pt idx="43">
                        <c:v>0.53750000000000198</c:v>
                      </c:pt>
                      <c:pt idx="44">
                        <c:v>0.55000000000000204</c:v>
                      </c:pt>
                      <c:pt idx="45">
                        <c:v>0.562500000000002</c:v>
                      </c:pt>
                      <c:pt idx="46">
                        <c:v>0.57500000000000195</c:v>
                      </c:pt>
                      <c:pt idx="47">
                        <c:v>0.58750000000000102</c:v>
                      </c:pt>
                      <c:pt idx="48">
                        <c:v>0.60000000000000098</c:v>
                      </c:pt>
                      <c:pt idx="49">
                        <c:v>0.61250000000000104</c:v>
                      </c:pt>
                      <c:pt idx="50">
                        <c:v>0.625000000000001</c:v>
                      </c:pt>
                      <c:pt idx="51">
                        <c:v>0.63750000000000095</c:v>
                      </c:pt>
                      <c:pt idx="52">
                        <c:v>0.65000000000000102</c:v>
                      </c:pt>
                      <c:pt idx="53">
                        <c:v>0.66250000000000098</c:v>
                      </c:pt>
                      <c:pt idx="54">
                        <c:v>0.67500000000000104</c:v>
                      </c:pt>
                      <c:pt idx="55">
                        <c:v>0.687500000000001</c:v>
                      </c:pt>
                      <c:pt idx="56">
                        <c:v>0.70000000000000095</c:v>
                      </c:pt>
                      <c:pt idx="57">
                        <c:v>0.71250000000000102</c:v>
                      </c:pt>
                      <c:pt idx="58">
                        <c:v>0.72500000000000098</c:v>
                      </c:pt>
                      <c:pt idx="59">
                        <c:v>0.73750000000000104</c:v>
                      </c:pt>
                      <c:pt idx="60">
                        <c:v>0.750000000000001</c:v>
                      </c:pt>
                      <c:pt idx="61">
                        <c:v>0.76250000000000095</c:v>
                      </c:pt>
                      <c:pt idx="62">
                        <c:v>0.77500000000000102</c:v>
                      </c:pt>
                      <c:pt idx="63">
                        <c:v>0.78750000000000098</c:v>
                      </c:pt>
                      <c:pt idx="64">
                        <c:v>0.80000000000000104</c:v>
                      </c:pt>
                      <c:pt idx="65">
                        <c:v>0.812500000000001</c:v>
                      </c:pt>
                      <c:pt idx="66">
                        <c:v>0.82500000000000095</c:v>
                      </c:pt>
                      <c:pt idx="67">
                        <c:v>0.83750000000000102</c:v>
                      </c:pt>
                      <c:pt idx="68">
                        <c:v>0.85000000000000098</c:v>
                      </c:pt>
                      <c:pt idx="69">
                        <c:v>0.86250000000000004</c:v>
                      </c:pt>
                      <c:pt idx="70">
                        <c:v>0.875</c:v>
                      </c:pt>
                      <c:pt idx="71">
                        <c:v>0.88749999999999996</c:v>
                      </c:pt>
                      <c:pt idx="72">
                        <c:v>0.9</c:v>
                      </c:pt>
                      <c:pt idx="73">
                        <c:v>0.91249999999999998</c:v>
                      </c:pt>
                      <c:pt idx="74">
                        <c:v>0.92500000000000004</c:v>
                      </c:pt>
                      <c:pt idx="75">
                        <c:v>0.9375</c:v>
                      </c:pt>
                      <c:pt idx="76">
                        <c:v>0.95</c:v>
                      </c:pt>
                      <c:pt idx="77">
                        <c:v>0.96250000000000002</c:v>
                      </c:pt>
                      <c:pt idx="78">
                        <c:v>0.97499999999999998</c:v>
                      </c:pt>
                      <c:pt idx="79">
                        <c:v>0.98750000000000004</c:v>
                      </c:pt>
                      <c:pt idx="80">
                        <c:v>1</c:v>
                      </c:pt>
                    </c:numCache>
                  </c:numRef>
                </c:xVal>
                <c:yVal>
                  <c:numRef>
                    <c:extLst xmlns:c15="http://schemas.microsoft.com/office/drawing/2012/chart">
                      <c:ext xmlns:c15="http://schemas.microsoft.com/office/drawing/2012/chart" uri="{02D57815-91ED-43cb-92C2-25804820EDAC}">
                        <c15:formulaRef>
                          <c15:sqref>'inf_Lobbato_hehs8 (adi)'!$J$2:$J$82</c15:sqref>
                        </c15:formulaRef>
                      </c:ext>
                    </c:extLst>
                    <c:numCache>
                      <c:formatCode>0.00E+00</c:formatCode>
                      <c:ptCount val="8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numCache>
                  </c:numRef>
                </c:yVal>
                <c:smooth val="0"/>
              </c15:ser>
            </c15:filteredScatterSeries>
          </c:ext>
        </c:extLst>
      </c:scatterChart>
      <c:valAx>
        <c:axId val="598894504"/>
        <c:scaling>
          <c:orientation val="minMax"/>
          <c:max val="1"/>
        </c:scaling>
        <c:delete val="0"/>
        <c:axPos val="b"/>
        <c:majorGridlines>
          <c:spPr>
            <a:ln w="9525" cap="flat" cmpd="sng" algn="ctr">
              <a:solidFill>
                <a:schemeClr val="tx1">
                  <a:lumMod val="15000"/>
                  <a:lumOff val="85000"/>
                </a:schemeClr>
              </a:solidFill>
              <a:round/>
            </a:ln>
            <a:effectLst/>
          </c:spPr>
        </c:majorGridlines>
        <c:title>
          <c:tx>
            <c:rich>
              <a:bodyPr rot="0" vert="horz"/>
              <a:lstStyle/>
              <a:p>
                <a:pPr>
                  <a:defRPr/>
                </a:pPr>
                <a:r>
                  <a:rPr lang="fr-FR"/>
                  <a:t>dimensionless slider length X/L </a:t>
                </a:r>
              </a:p>
            </c:rich>
          </c:tx>
          <c:layout/>
          <c:overlay val="0"/>
          <c:spPr>
            <a:noFill/>
            <a:ln>
              <a:noFill/>
            </a:ln>
            <a:effectLst/>
          </c:spPr>
        </c:title>
        <c:numFmt formatCode="General" sourceLinked="0"/>
        <c:majorTickMark val="none"/>
        <c:minorTickMark val="none"/>
        <c:tickLblPos val="low"/>
        <c:spPr>
          <a:noFill/>
          <a:ln w="9525" cap="flat" cmpd="sng" algn="ctr">
            <a:solidFill>
              <a:schemeClr val="tx1">
                <a:lumMod val="25000"/>
                <a:lumOff val="75000"/>
              </a:schemeClr>
            </a:solidFill>
            <a:round/>
          </a:ln>
          <a:effectLst/>
        </c:spPr>
        <c:txPr>
          <a:bodyPr rot="-60000000" vert="horz"/>
          <a:lstStyle/>
          <a:p>
            <a:pPr>
              <a:defRPr/>
            </a:pPr>
            <a:endParaRPr lang="fr-FR"/>
          </a:p>
        </c:txPr>
        <c:crossAx val="598889016"/>
        <c:crosses val="autoZero"/>
        <c:crossBetween val="midCat"/>
      </c:valAx>
      <c:valAx>
        <c:axId val="5988890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vert="horz"/>
              <a:lstStyle/>
              <a:p>
                <a:pPr>
                  <a:defRPr/>
                </a:pPr>
                <a:r>
                  <a:rPr lang="en-US"/>
                  <a:t>dimensionless temperature gradient </a:t>
                </a:r>
              </a:p>
            </c:rich>
          </c:tx>
          <c:layout/>
          <c:overlay val="0"/>
          <c:spPr>
            <a:noFill/>
            <a:ln>
              <a:noFill/>
            </a:ln>
            <a:effectLst/>
          </c:sp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pPr>
            <a:endParaRPr lang="fr-FR"/>
          </a:p>
        </c:txPr>
        <c:crossAx val="598894504"/>
        <c:crosses val="autoZero"/>
        <c:crossBetween val="midCat"/>
      </c:valAx>
      <c:spPr>
        <a:noFill/>
        <a:ln>
          <a:noFill/>
        </a:ln>
        <a:effectLst/>
      </c:spPr>
    </c:plotArea>
    <c:legend>
      <c:legendPos val="r"/>
      <c:layout>
        <c:manualLayout>
          <c:xMode val="edge"/>
          <c:yMode val="edge"/>
          <c:x val="0.58995976197419775"/>
          <c:y val="0.58680055951661203"/>
          <c:w val="0.35701144995764422"/>
          <c:h val="0.2192725196895948"/>
        </c:manualLayout>
      </c:layout>
      <c:overlay val="0"/>
      <c:spPr>
        <a:solidFill>
          <a:schemeClr val="bg1"/>
        </a:solidFill>
        <a:ln>
          <a:solidFill>
            <a:schemeClr val="tx1"/>
          </a:solidFill>
        </a:ln>
        <a:effectLst/>
      </c:spPr>
      <c:txPr>
        <a:bodyPr rot="0" vert="horz"/>
        <a:lstStyle/>
        <a:p>
          <a:pPr>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chemeClr val="tx1"/>
          </a:solidFill>
        </a:defRPr>
      </a:pPr>
      <a:endParaRPr lang="fr-FR"/>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2756003406743655"/>
          <c:y val="6.284962033156509E-2"/>
          <c:w val="0.72867701524876738"/>
          <c:h val="0.77631864875398426"/>
        </c:manualLayout>
      </c:layout>
      <c:scatterChart>
        <c:scatterStyle val="smoothMarker"/>
        <c:varyColors val="0"/>
        <c:ser>
          <c:idx val="0"/>
          <c:order val="0"/>
          <c:tx>
            <c:v>Lower wall</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(inf_Lobbato_hehs8!$A$89,inf_Lobbato_hehs8!$A$91,inf_Lobbato_hehs8!$A$93,inf_Lobbato_hehs8!$A$95,inf_Lobbato_hehs8!$A$97,inf_Lobbato_hehs8!$A$98,inf_Lobbato_hehs8!$A$99,inf_Lobbato_hehs8!$A$100)</c:f>
              <c:numCache>
                <c:formatCode>General</c:formatCode>
                <c:ptCount val="8"/>
                <c:pt idx="0">
                  <c:v>4</c:v>
                </c:pt>
                <c:pt idx="1">
                  <c:v>6</c:v>
                </c:pt>
                <c:pt idx="2">
                  <c:v>8</c:v>
                </c:pt>
                <c:pt idx="3">
                  <c:v>10</c:v>
                </c:pt>
                <c:pt idx="4">
                  <c:v>12</c:v>
                </c:pt>
                <c:pt idx="5">
                  <c:v>14</c:v>
                </c:pt>
                <c:pt idx="6">
                  <c:v>16</c:v>
                </c:pt>
                <c:pt idx="7">
                  <c:v>18</c:v>
                </c:pt>
              </c:numCache>
            </c:numRef>
          </c:xVal>
          <c:yVal>
            <c:numRef>
              <c:f>(inf_Lobbato_hehs8!$C$89,inf_Lobbato_hehs8!$C$91,inf_Lobbato_hehs8!$C$93,inf_Lobbato_hehs8!$C$95,inf_Lobbato_hehs8!$C$97,inf_Lobbato_hehs8!$C$98,inf_Lobbato_hehs8!$C$99,inf_Lobbato_hehs8!$C$100)</c:f>
              <c:numCache>
                <c:formatCode>General</c:formatCode>
                <c:ptCount val="8"/>
                <c:pt idx="0">
                  <c:v>1.1489408739219618</c:v>
                </c:pt>
                <c:pt idx="1">
                  <c:v>0.89633364079945299</c:v>
                </c:pt>
                <c:pt idx="2">
                  <c:v>0.44828633432437742</c:v>
                </c:pt>
                <c:pt idx="3">
                  <c:v>0.222494293479021</c:v>
                </c:pt>
                <c:pt idx="4">
                  <c:v>8.7138511834895793E-2</c:v>
                </c:pt>
                <c:pt idx="5">
                  <c:v>6.2733141713540497E-2</c:v>
                </c:pt>
                <c:pt idx="6">
                  <c:v>1.6612632130308357E-2</c:v>
                </c:pt>
                <c:pt idx="7">
                  <c:v>1.4908060119769957E-2</c:v>
                </c:pt>
              </c:numCache>
            </c:numRef>
          </c:yVal>
          <c:smooth val="1"/>
        </c:ser>
        <c:ser>
          <c:idx val="1"/>
          <c:order val="1"/>
          <c:tx>
            <c:v>Upper wall</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(sup_Lobbato_hehs8!$A$89,sup_Lobbato_hehs8!$A$91,sup_Lobbato_hehs8!$A$93,sup_Lobbato_hehs8!$A$95,sup_Lobbato_hehs8!$A$97,sup_Lobbato_hehs8!$A$98,sup_Lobbato_hehs8!$A$99,sup_Lobbato_hehs8!$A$100)</c:f>
              <c:numCache>
                <c:formatCode>General</c:formatCode>
                <c:ptCount val="8"/>
                <c:pt idx="0">
                  <c:v>4</c:v>
                </c:pt>
                <c:pt idx="1">
                  <c:v>6</c:v>
                </c:pt>
                <c:pt idx="2">
                  <c:v>8</c:v>
                </c:pt>
                <c:pt idx="3">
                  <c:v>10</c:v>
                </c:pt>
                <c:pt idx="4">
                  <c:v>12</c:v>
                </c:pt>
                <c:pt idx="5">
                  <c:v>14</c:v>
                </c:pt>
                <c:pt idx="6">
                  <c:v>16</c:v>
                </c:pt>
                <c:pt idx="7">
                  <c:v>18</c:v>
                </c:pt>
              </c:numCache>
            </c:numRef>
          </c:xVal>
          <c:yVal>
            <c:numRef>
              <c:f>(sup_Lobbato_hehs8!$C$89,sup_Lobbato_hehs8!$C$91,sup_Lobbato_hehs8!$C$93,sup_Lobbato_hehs8!$C$95,sup_Lobbato_hehs8!$C$97,sup_Lobbato_hehs8!$C$98,sup_Lobbato_hehs8!$C$99,sup_Lobbato_hehs8!$C$100)</c:f>
              <c:numCache>
                <c:formatCode>General</c:formatCode>
                <c:ptCount val="8"/>
                <c:pt idx="0">
                  <c:v>0.39540083547457577</c:v>
                </c:pt>
                <c:pt idx="1">
                  <c:v>0.53624125706697656</c:v>
                </c:pt>
                <c:pt idx="2">
                  <c:v>0.10602849054696686</c:v>
                </c:pt>
                <c:pt idx="3">
                  <c:v>0.30866561891003208</c:v>
                </c:pt>
                <c:pt idx="4">
                  <c:v>0.16061641734278642</c:v>
                </c:pt>
                <c:pt idx="5">
                  <c:v>4.6521383401936081E-2</c:v>
                </c:pt>
                <c:pt idx="6">
                  <c:v>2.0642708994759104E-2</c:v>
                </c:pt>
                <c:pt idx="7">
                  <c:v>1.7617867590098788E-2</c:v>
                </c:pt>
              </c:numCache>
            </c:numRef>
          </c:yVal>
          <c:smooth val="1"/>
        </c:ser>
        <c:dLbls>
          <c:showLegendKey val="0"/>
          <c:showVal val="0"/>
          <c:showCatName val="0"/>
          <c:showSerName val="0"/>
          <c:showPercent val="0"/>
          <c:showBubbleSize val="0"/>
        </c:dLbls>
        <c:axId val="415801384"/>
        <c:axId val="415800992"/>
      </c:scatterChart>
      <c:valAx>
        <c:axId val="415801384"/>
        <c:scaling>
          <c:orientation val="minMax"/>
          <c:max val="18"/>
          <c:min val="4"/>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fr-FR"/>
                  <a:t>Nb of Lobatto point in Y direction</a:t>
                </a:r>
              </a:p>
            </c:rich>
          </c:tx>
          <c:layout>
            <c:manualLayout>
              <c:xMode val="edge"/>
              <c:yMode val="edge"/>
              <c:x val="0.24632400949881264"/>
              <c:y val="0.9180594872770813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fr-FR"/>
            </a:p>
          </c:txPr>
        </c:title>
        <c:numFmt formatCode="General"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fr-FR"/>
          </a:p>
        </c:txPr>
        <c:crossAx val="415800992"/>
        <c:crosses val="autoZero"/>
        <c:crossBetween val="midCat"/>
        <c:majorUnit val="4"/>
      </c:valAx>
      <c:valAx>
        <c:axId val="415800992"/>
        <c:scaling>
          <c:orientation val="minMax"/>
          <c:max val="0.30000000000000004"/>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fr-FR"/>
                  <a:t>relative error</a:t>
                </a:r>
              </a:p>
            </c:rich>
          </c:tx>
          <c:layout>
            <c:manualLayout>
              <c:xMode val="edge"/>
              <c:yMode val="edge"/>
              <c:x val="3.8534708648364667E-3"/>
              <c:y val="0.2875555545043201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fr-FR"/>
            </a:p>
          </c:tx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fr-FR"/>
          </a:p>
        </c:txPr>
        <c:crossAx val="415801384"/>
        <c:crosses val="autoZero"/>
        <c:crossBetween val="midCat"/>
      </c:valAx>
      <c:spPr>
        <a:noFill/>
        <a:ln>
          <a:noFill/>
        </a:ln>
        <a:effectLst/>
      </c:spPr>
    </c:plotArea>
    <c:legend>
      <c:legendPos val="t"/>
      <c:layout>
        <c:manualLayout>
          <c:xMode val="edge"/>
          <c:yMode val="edge"/>
          <c:x val="0.63104117787182945"/>
          <c:y val="0.10218478787712511"/>
          <c:w val="0.32452333325719285"/>
          <c:h val="0.18300593921704511"/>
        </c:manualLayout>
      </c:layout>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chemeClr val="tx1"/>
          </a:solidFill>
        </a:defRPr>
      </a:pPr>
      <a:endParaRPr lang="fr-FR"/>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0451727866705255"/>
          <c:y val="0.1153853010753917"/>
          <c:w val="0.71924016302279437"/>
          <c:h val="0.66166371438693528"/>
        </c:manualLayout>
      </c:layout>
      <c:scatterChart>
        <c:scatterStyle val="smoothMarker"/>
        <c:varyColors val="0"/>
        <c:ser>
          <c:idx val="0"/>
          <c:order val="0"/>
          <c:tx>
            <c:v>LPCM</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sup_Lobbato_hehs8!$G$88:$G$100</c:f>
              <c:numCache>
                <c:formatCode>General</c:formatCode>
                <c:ptCount val="13"/>
                <c:pt idx="0">
                  <c:v>3</c:v>
                </c:pt>
                <c:pt idx="1">
                  <c:v>4</c:v>
                </c:pt>
                <c:pt idx="2">
                  <c:v>5</c:v>
                </c:pt>
                <c:pt idx="3">
                  <c:v>6</c:v>
                </c:pt>
                <c:pt idx="4">
                  <c:v>7</c:v>
                </c:pt>
                <c:pt idx="5">
                  <c:v>8</c:v>
                </c:pt>
                <c:pt idx="6">
                  <c:v>9</c:v>
                </c:pt>
                <c:pt idx="7">
                  <c:v>10</c:v>
                </c:pt>
                <c:pt idx="8">
                  <c:v>11</c:v>
                </c:pt>
                <c:pt idx="9">
                  <c:v>12</c:v>
                </c:pt>
                <c:pt idx="10">
                  <c:v>14</c:v>
                </c:pt>
                <c:pt idx="11" formatCode="0.00E+00">
                  <c:v>16</c:v>
                </c:pt>
                <c:pt idx="12" formatCode="0.00E+00">
                  <c:v>18</c:v>
                </c:pt>
              </c:numCache>
            </c:numRef>
          </c:xVal>
          <c:yVal>
            <c:numRef>
              <c:f>sup_Lobbato_hehs8!$H$88:$H$100</c:f>
              <c:numCache>
                <c:formatCode>General</c:formatCode>
                <c:ptCount val="13"/>
                <c:pt idx="0">
                  <c:v>0.14903688430799999</c:v>
                </c:pt>
                <c:pt idx="1">
                  <c:v>0.20494699478100001</c:v>
                </c:pt>
                <c:pt idx="2">
                  <c:v>0.23823189735399999</c:v>
                </c:pt>
                <c:pt idx="3">
                  <c:v>0.28678011894200001</c:v>
                </c:pt>
                <c:pt idx="4">
                  <c:v>0.34670305252099998</c:v>
                </c:pt>
                <c:pt idx="5">
                  <c:v>0.38663792610199998</c:v>
                </c:pt>
                <c:pt idx="6">
                  <c:v>0.42455792427099998</c:v>
                </c:pt>
                <c:pt idx="7" formatCode="0.00E+00">
                  <c:v>0.47791004180899999</c:v>
                </c:pt>
                <c:pt idx="8" formatCode="0.00E+00">
                  <c:v>0.52292084693899998</c:v>
                </c:pt>
                <c:pt idx="9" formatCode="0.00E+00">
                  <c:v>0.56723594665499999</c:v>
                </c:pt>
                <c:pt idx="10">
                  <c:v>0.72981595993000004</c:v>
                </c:pt>
                <c:pt idx="11" formatCode="0.00E+00">
                  <c:v>0.80052208900499999</c:v>
                </c:pt>
                <c:pt idx="12" formatCode="0.00E+00">
                  <c:v>0.90283608436600005</c:v>
                </c:pt>
              </c:numCache>
            </c:numRef>
          </c:yVal>
          <c:smooth val="1"/>
        </c:ser>
        <c:ser>
          <c:idx val="1"/>
          <c:order val="1"/>
          <c:tx>
            <c:v>Reference NDM</c:v>
          </c:tx>
          <c:spPr>
            <a:ln w="28575" cap="rnd">
              <a:solidFill>
                <a:schemeClr val="tx1"/>
              </a:solidFill>
              <a:prstDash val="sysDash"/>
              <a:round/>
            </a:ln>
            <a:effectLst/>
          </c:spPr>
          <c:marker>
            <c:symbol val="none"/>
          </c:marker>
          <c:xVal>
            <c:numRef>
              <c:f>sup_Lobbato_hehs8!$G$88:$G$100</c:f>
              <c:numCache>
                <c:formatCode>General</c:formatCode>
                <c:ptCount val="13"/>
                <c:pt idx="0">
                  <c:v>3</c:v>
                </c:pt>
                <c:pt idx="1">
                  <c:v>4</c:v>
                </c:pt>
                <c:pt idx="2">
                  <c:v>5</c:v>
                </c:pt>
                <c:pt idx="3">
                  <c:v>6</c:v>
                </c:pt>
                <c:pt idx="4">
                  <c:v>7</c:v>
                </c:pt>
                <c:pt idx="5">
                  <c:v>8</c:v>
                </c:pt>
                <c:pt idx="6">
                  <c:v>9</c:v>
                </c:pt>
                <c:pt idx="7">
                  <c:v>10</c:v>
                </c:pt>
                <c:pt idx="8">
                  <c:v>11</c:v>
                </c:pt>
                <c:pt idx="9">
                  <c:v>12</c:v>
                </c:pt>
                <c:pt idx="10">
                  <c:v>14</c:v>
                </c:pt>
                <c:pt idx="11" formatCode="0.00E+00">
                  <c:v>16</c:v>
                </c:pt>
                <c:pt idx="12" formatCode="0.00E+00">
                  <c:v>18</c:v>
                </c:pt>
              </c:numCache>
            </c:numRef>
          </c:xVal>
          <c:yVal>
            <c:numRef>
              <c:f>sup_Lobbato_hehs8!$I$88:$I$100</c:f>
              <c:numCache>
                <c:formatCode>0.00E+00</c:formatCode>
                <c:ptCount val="13"/>
                <c:pt idx="0">
                  <c:v>259.63853692999999</c:v>
                </c:pt>
                <c:pt idx="1">
                  <c:v>259.63853692999999</c:v>
                </c:pt>
                <c:pt idx="2">
                  <c:v>259.63853692999999</c:v>
                </c:pt>
                <c:pt idx="3">
                  <c:v>259.63853692999999</c:v>
                </c:pt>
                <c:pt idx="4">
                  <c:v>259.63853692999999</c:v>
                </c:pt>
                <c:pt idx="5">
                  <c:v>259.63853692999999</c:v>
                </c:pt>
                <c:pt idx="6">
                  <c:v>259.63853692999999</c:v>
                </c:pt>
                <c:pt idx="7">
                  <c:v>259.63853692999999</c:v>
                </c:pt>
                <c:pt idx="8">
                  <c:v>259.63853692999999</c:v>
                </c:pt>
                <c:pt idx="9">
                  <c:v>259.63853692999999</c:v>
                </c:pt>
                <c:pt idx="10">
                  <c:v>259.63853692999999</c:v>
                </c:pt>
                <c:pt idx="11">
                  <c:v>259.63853692999999</c:v>
                </c:pt>
                <c:pt idx="12">
                  <c:v>259.63853692999999</c:v>
                </c:pt>
              </c:numCache>
            </c:numRef>
          </c:yVal>
          <c:smooth val="1"/>
        </c:ser>
        <c:dLbls>
          <c:showLegendKey val="0"/>
          <c:showVal val="0"/>
          <c:showCatName val="0"/>
          <c:showSerName val="0"/>
          <c:showPercent val="0"/>
          <c:showBubbleSize val="0"/>
        </c:dLbls>
        <c:axId val="415794720"/>
        <c:axId val="415799816"/>
      </c:scatterChart>
      <c:valAx>
        <c:axId val="415794720"/>
        <c:scaling>
          <c:orientation val="minMax"/>
          <c:max val="18"/>
          <c:min val="3"/>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fr-FR"/>
                  <a:t>Nb of Lobatto point in Y direction</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fr-FR"/>
            </a:p>
          </c:txPr>
        </c:title>
        <c:numFmt formatCode="General"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fr-FR"/>
          </a:p>
        </c:txPr>
        <c:crossAx val="415799816"/>
        <c:crosses val="autoZero"/>
        <c:crossBetween val="midCat"/>
      </c:valAx>
      <c:valAx>
        <c:axId val="415799816"/>
        <c:scaling>
          <c:logBase val="10"/>
          <c:orientation val="minMax"/>
          <c:max val="1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fr-FR"/>
                  <a:t>time [s]</a:t>
                </a:r>
              </a:p>
            </c:rich>
          </c:tx>
          <c:layout>
            <c:manualLayout>
              <c:xMode val="edge"/>
              <c:yMode val="edge"/>
              <c:x val="1.9342359767891684E-2"/>
              <c:y val="0.33907637452430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fr-FR"/>
            </a:p>
          </c:tx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fr-FR"/>
          </a:p>
        </c:txPr>
        <c:crossAx val="415794720"/>
        <c:crosses val="autoZero"/>
        <c:crossBetween val="midCat"/>
        <c:majorUnit val="10"/>
      </c:valAx>
      <c:spPr>
        <a:noFill/>
        <a:ln>
          <a:noFill/>
        </a:ln>
        <a:effectLst/>
      </c:spPr>
    </c:plotArea>
    <c:legend>
      <c:legendPos val="t"/>
      <c:layout>
        <c:manualLayout>
          <c:xMode val="edge"/>
          <c:yMode val="edge"/>
          <c:x val="0.31461223899236967"/>
          <c:y val="0.3367198838896952"/>
          <c:w val="0.54485675992628568"/>
          <c:h val="0.14441287727277921"/>
        </c:manualLayout>
      </c:layout>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chemeClr val="tx1"/>
          </a:solidFill>
        </a:defRPr>
      </a:pPr>
      <a:endParaRPr lang="fr-FR"/>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062801177630574"/>
          <c:y val="5.9622125574796021E-2"/>
          <c:w val="0.85953300976266855"/>
          <c:h val="0.73121353839361525"/>
        </c:manualLayout>
      </c:layout>
      <c:scatterChart>
        <c:scatterStyle val="lineMarker"/>
        <c:varyColors val="0"/>
        <c:ser>
          <c:idx val="8"/>
          <c:order val="0"/>
          <c:tx>
            <c:v>Lobatto N=10</c:v>
          </c:tx>
          <c:spPr>
            <a:ln w="25400">
              <a:solidFill>
                <a:srgbClr val="FF0000"/>
              </a:solidFill>
            </a:ln>
          </c:spPr>
          <c:marker>
            <c:symbol val="none"/>
          </c:marker>
          <c:xVal>
            <c:numRef>
              <c:f>'Flux_X=1.0 (adi)'!$A$2:$A$162</c:f>
              <c:numCache>
                <c:formatCode>0.000000</c:formatCode>
                <c:ptCount val="161"/>
                <c:pt idx="0">
                  <c:v>3.9968028886505604E-15</c:v>
                </c:pt>
                <c:pt idx="1">
                  <c:v>6.2500000000039703E-3</c:v>
                </c:pt>
                <c:pt idx="2">
                  <c:v>1.2500000000003999E-2</c:v>
                </c:pt>
                <c:pt idx="3">
                  <c:v>1.8750000000003E-2</c:v>
                </c:pt>
                <c:pt idx="4">
                  <c:v>2.5000000000002999E-2</c:v>
                </c:pt>
                <c:pt idx="5">
                  <c:v>3.1250000000002998E-2</c:v>
                </c:pt>
                <c:pt idx="6">
                  <c:v>3.7500000000003003E-2</c:v>
                </c:pt>
                <c:pt idx="7">
                  <c:v>4.3750000000003002E-2</c:v>
                </c:pt>
                <c:pt idx="8">
                  <c:v>5.0000000000003E-2</c:v>
                </c:pt>
                <c:pt idx="9">
                  <c:v>5.6250000000002999E-2</c:v>
                </c:pt>
                <c:pt idx="10">
                  <c:v>6.2500000000002998E-2</c:v>
                </c:pt>
                <c:pt idx="11">
                  <c:v>6.8750000000003003E-2</c:v>
                </c:pt>
                <c:pt idx="12">
                  <c:v>7.5000000000002995E-2</c:v>
                </c:pt>
                <c:pt idx="13">
                  <c:v>8.1250000000003E-2</c:v>
                </c:pt>
                <c:pt idx="14">
                  <c:v>8.7500000000003006E-2</c:v>
                </c:pt>
                <c:pt idx="15">
                  <c:v>9.3750000000002998E-2</c:v>
                </c:pt>
                <c:pt idx="16">
                  <c:v>0.100000000000003</c:v>
                </c:pt>
                <c:pt idx="17">
                  <c:v>0.10625000000000299</c:v>
                </c:pt>
                <c:pt idx="18">
                  <c:v>0.112500000000003</c:v>
                </c:pt>
                <c:pt idx="19">
                  <c:v>0.11875000000000301</c:v>
                </c:pt>
                <c:pt idx="20">
                  <c:v>0.125000000000003</c:v>
                </c:pt>
                <c:pt idx="21">
                  <c:v>0.131250000000003</c:v>
                </c:pt>
                <c:pt idx="22">
                  <c:v>0.13750000000000301</c:v>
                </c:pt>
                <c:pt idx="23">
                  <c:v>0.14375000000000299</c:v>
                </c:pt>
                <c:pt idx="24">
                  <c:v>0.15000000000000299</c:v>
                </c:pt>
                <c:pt idx="25">
                  <c:v>0.156250000000003</c:v>
                </c:pt>
                <c:pt idx="26">
                  <c:v>0.162500000000003</c:v>
                </c:pt>
                <c:pt idx="27">
                  <c:v>0.16875000000000301</c:v>
                </c:pt>
                <c:pt idx="28">
                  <c:v>0.17500000000000299</c:v>
                </c:pt>
                <c:pt idx="29">
                  <c:v>0.18125000000000299</c:v>
                </c:pt>
                <c:pt idx="30">
                  <c:v>0.187500000000003</c:v>
                </c:pt>
                <c:pt idx="31">
                  <c:v>0.193750000000003</c:v>
                </c:pt>
                <c:pt idx="32">
                  <c:v>0.20000000000000301</c:v>
                </c:pt>
                <c:pt idx="33">
                  <c:v>0.20625000000000299</c:v>
                </c:pt>
                <c:pt idx="34">
                  <c:v>0.21250000000000299</c:v>
                </c:pt>
                <c:pt idx="35">
                  <c:v>0.218750000000003</c:v>
                </c:pt>
                <c:pt idx="36">
                  <c:v>0.225000000000003</c:v>
                </c:pt>
                <c:pt idx="37">
                  <c:v>0.23125000000000301</c:v>
                </c:pt>
                <c:pt idx="38">
                  <c:v>0.23750000000000299</c:v>
                </c:pt>
                <c:pt idx="39">
                  <c:v>0.24375000000000299</c:v>
                </c:pt>
                <c:pt idx="40">
                  <c:v>0.250000000000003</c:v>
                </c:pt>
                <c:pt idx="41">
                  <c:v>0.25625000000000298</c:v>
                </c:pt>
                <c:pt idx="42">
                  <c:v>0.26250000000000301</c:v>
                </c:pt>
                <c:pt idx="43">
                  <c:v>0.26875000000000299</c:v>
                </c:pt>
                <c:pt idx="44">
                  <c:v>0.27500000000000302</c:v>
                </c:pt>
                <c:pt idx="45">
                  <c:v>0.281250000000003</c:v>
                </c:pt>
                <c:pt idx="46">
                  <c:v>0.28750000000000298</c:v>
                </c:pt>
                <c:pt idx="47">
                  <c:v>0.29375000000000301</c:v>
                </c:pt>
                <c:pt idx="48">
                  <c:v>0.30000000000000199</c:v>
                </c:pt>
                <c:pt idx="49">
                  <c:v>0.30625000000000202</c:v>
                </c:pt>
                <c:pt idx="50">
                  <c:v>0.312500000000002</c:v>
                </c:pt>
                <c:pt idx="51">
                  <c:v>0.31875000000000198</c:v>
                </c:pt>
                <c:pt idx="52">
                  <c:v>0.32500000000000201</c:v>
                </c:pt>
                <c:pt idx="53">
                  <c:v>0.33125000000000199</c:v>
                </c:pt>
                <c:pt idx="54">
                  <c:v>0.33750000000000202</c:v>
                </c:pt>
                <c:pt idx="55">
                  <c:v>0.343750000000002</c:v>
                </c:pt>
                <c:pt idx="56">
                  <c:v>0.35000000000000198</c:v>
                </c:pt>
                <c:pt idx="57">
                  <c:v>0.35625000000000201</c:v>
                </c:pt>
                <c:pt idx="58">
                  <c:v>0.36250000000000199</c:v>
                </c:pt>
                <c:pt idx="59">
                  <c:v>0.36875000000000202</c:v>
                </c:pt>
                <c:pt idx="60">
                  <c:v>0.375000000000002</c:v>
                </c:pt>
                <c:pt idx="61">
                  <c:v>0.38125000000000198</c:v>
                </c:pt>
                <c:pt idx="62">
                  <c:v>0.38750000000000201</c:v>
                </c:pt>
                <c:pt idx="63">
                  <c:v>0.39375000000000199</c:v>
                </c:pt>
                <c:pt idx="64">
                  <c:v>0.40000000000000202</c:v>
                </c:pt>
                <c:pt idx="65">
                  <c:v>0.406250000000002</c:v>
                </c:pt>
                <c:pt idx="66">
                  <c:v>0.41250000000000198</c:v>
                </c:pt>
                <c:pt idx="67">
                  <c:v>0.41875000000000201</c:v>
                </c:pt>
                <c:pt idx="68">
                  <c:v>0.42500000000000199</c:v>
                </c:pt>
                <c:pt idx="69">
                  <c:v>0.43125000000000202</c:v>
                </c:pt>
                <c:pt idx="70">
                  <c:v>0.437500000000002</c:v>
                </c:pt>
                <c:pt idx="71">
                  <c:v>0.44375000000000198</c:v>
                </c:pt>
                <c:pt idx="72">
                  <c:v>0.45000000000000201</c:v>
                </c:pt>
                <c:pt idx="73">
                  <c:v>0.45625000000000199</c:v>
                </c:pt>
                <c:pt idx="74">
                  <c:v>0.46250000000000202</c:v>
                </c:pt>
                <c:pt idx="75">
                  <c:v>0.468750000000002</c:v>
                </c:pt>
                <c:pt idx="76">
                  <c:v>0.47500000000000198</c:v>
                </c:pt>
                <c:pt idx="77">
                  <c:v>0.48125000000000201</c:v>
                </c:pt>
                <c:pt idx="78">
                  <c:v>0.48750000000000199</c:v>
                </c:pt>
                <c:pt idx="79">
                  <c:v>0.49375000000000202</c:v>
                </c:pt>
                <c:pt idx="80">
                  <c:v>0.500000000000002</c:v>
                </c:pt>
                <c:pt idx="81">
                  <c:v>0.50625000000000198</c:v>
                </c:pt>
                <c:pt idx="82">
                  <c:v>0.51250000000000195</c:v>
                </c:pt>
                <c:pt idx="83">
                  <c:v>0.51875000000000204</c:v>
                </c:pt>
                <c:pt idx="84">
                  <c:v>0.52500000000000202</c:v>
                </c:pt>
                <c:pt idx="85">
                  <c:v>0.531250000000002</c:v>
                </c:pt>
                <c:pt idx="86">
                  <c:v>0.53750000000000198</c:v>
                </c:pt>
                <c:pt idx="87">
                  <c:v>0.54375000000000195</c:v>
                </c:pt>
                <c:pt idx="88">
                  <c:v>0.55000000000000204</c:v>
                </c:pt>
                <c:pt idx="89">
                  <c:v>0.55625000000000202</c:v>
                </c:pt>
                <c:pt idx="90">
                  <c:v>0.562500000000002</c:v>
                </c:pt>
                <c:pt idx="91">
                  <c:v>0.56875000000000198</c:v>
                </c:pt>
                <c:pt idx="92">
                  <c:v>0.57500000000000195</c:v>
                </c:pt>
                <c:pt idx="93">
                  <c:v>0.58125000000000104</c:v>
                </c:pt>
                <c:pt idx="94">
                  <c:v>0.58750000000000102</c:v>
                </c:pt>
                <c:pt idx="95">
                  <c:v>0.593750000000001</c:v>
                </c:pt>
                <c:pt idx="96">
                  <c:v>0.60000000000000098</c:v>
                </c:pt>
                <c:pt idx="97">
                  <c:v>0.60625000000000095</c:v>
                </c:pt>
                <c:pt idx="98">
                  <c:v>0.61250000000000104</c:v>
                </c:pt>
                <c:pt idx="99">
                  <c:v>0.61875000000000102</c:v>
                </c:pt>
                <c:pt idx="100">
                  <c:v>0.625000000000001</c:v>
                </c:pt>
                <c:pt idx="101">
                  <c:v>0.63125000000000098</c:v>
                </c:pt>
                <c:pt idx="102">
                  <c:v>0.63750000000000095</c:v>
                </c:pt>
                <c:pt idx="103">
                  <c:v>0.64375000000000104</c:v>
                </c:pt>
                <c:pt idx="104">
                  <c:v>0.65000000000000102</c:v>
                </c:pt>
                <c:pt idx="105">
                  <c:v>0.656250000000001</c:v>
                </c:pt>
                <c:pt idx="106">
                  <c:v>0.66250000000000098</c:v>
                </c:pt>
                <c:pt idx="107">
                  <c:v>0.66875000000000095</c:v>
                </c:pt>
                <c:pt idx="108">
                  <c:v>0.67500000000000104</c:v>
                </c:pt>
                <c:pt idx="109">
                  <c:v>0.68125000000000102</c:v>
                </c:pt>
                <c:pt idx="110">
                  <c:v>0.687500000000001</c:v>
                </c:pt>
                <c:pt idx="111">
                  <c:v>0.69375000000000098</c:v>
                </c:pt>
                <c:pt idx="112">
                  <c:v>0.70000000000000095</c:v>
                </c:pt>
                <c:pt idx="113">
                  <c:v>0.70625000000000104</c:v>
                </c:pt>
                <c:pt idx="114">
                  <c:v>0.71250000000000102</c:v>
                </c:pt>
                <c:pt idx="115">
                  <c:v>0.718750000000001</c:v>
                </c:pt>
                <c:pt idx="116">
                  <c:v>0.72500000000000098</c:v>
                </c:pt>
                <c:pt idx="117">
                  <c:v>0.73125000000000095</c:v>
                </c:pt>
                <c:pt idx="118">
                  <c:v>0.73750000000000104</c:v>
                </c:pt>
                <c:pt idx="119">
                  <c:v>0.74375000000000102</c:v>
                </c:pt>
                <c:pt idx="120">
                  <c:v>0.750000000000001</c:v>
                </c:pt>
                <c:pt idx="121">
                  <c:v>0.75625000000000098</c:v>
                </c:pt>
                <c:pt idx="122">
                  <c:v>0.76250000000000095</c:v>
                </c:pt>
                <c:pt idx="123">
                  <c:v>0.76875000000000104</c:v>
                </c:pt>
                <c:pt idx="124">
                  <c:v>0.77500000000000102</c:v>
                </c:pt>
                <c:pt idx="125">
                  <c:v>0.781250000000001</c:v>
                </c:pt>
                <c:pt idx="126">
                  <c:v>0.78750000000000098</c:v>
                </c:pt>
                <c:pt idx="127">
                  <c:v>0.79375000000000095</c:v>
                </c:pt>
                <c:pt idx="128">
                  <c:v>0.80000000000000104</c:v>
                </c:pt>
                <c:pt idx="129">
                  <c:v>0.80625000000000102</c:v>
                </c:pt>
                <c:pt idx="130">
                  <c:v>0.812500000000001</c:v>
                </c:pt>
                <c:pt idx="131">
                  <c:v>0.81875000000000098</c:v>
                </c:pt>
                <c:pt idx="132">
                  <c:v>0.82500000000000095</c:v>
                </c:pt>
                <c:pt idx="133">
                  <c:v>0.83125000000000104</c:v>
                </c:pt>
                <c:pt idx="134">
                  <c:v>0.83750000000000102</c:v>
                </c:pt>
                <c:pt idx="135">
                  <c:v>0.843750000000001</c:v>
                </c:pt>
                <c:pt idx="136">
                  <c:v>0.85000000000000098</c:v>
                </c:pt>
                <c:pt idx="137">
                  <c:v>0.85625000000000095</c:v>
                </c:pt>
                <c:pt idx="138">
                  <c:v>0.86250000000000004</c:v>
                </c:pt>
                <c:pt idx="139">
                  <c:v>0.86875000000000002</c:v>
                </c:pt>
                <c:pt idx="140">
                  <c:v>0.875</c:v>
                </c:pt>
                <c:pt idx="141">
                  <c:v>0.88124999999999998</c:v>
                </c:pt>
                <c:pt idx="142">
                  <c:v>0.88749999999999996</c:v>
                </c:pt>
                <c:pt idx="143">
                  <c:v>0.89375000000000004</c:v>
                </c:pt>
                <c:pt idx="144">
                  <c:v>0.9</c:v>
                </c:pt>
                <c:pt idx="145">
                  <c:v>0.90625</c:v>
                </c:pt>
                <c:pt idx="146">
                  <c:v>0.91249999999999998</c:v>
                </c:pt>
                <c:pt idx="147">
                  <c:v>0.91874999999999996</c:v>
                </c:pt>
                <c:pt idx="148">
                  <c:v>0.92500000000000004</c:v>
                </c:pt>
                <c:pt idx="149">
                  <c:v>0.93125000000000002</c:v>
                </c:pt>
                <c:pt idx="150">
                  <c:v>0.9375</c:v>
                </c:pt>
                <c:pt idx="151">
                  <c:v>0.94374999999999998</c:v>
                </c:pt>
                <c:pt idx="152">
                  <c:v>0.95</c:v>
                </c:pt>
                <c:pt idx="153">
                  <c:v>0.95625000000000004</c:v>
                </c:pt>
                <c:pt idx="154">
                  <c:v>0.96250000000000002</c:v>
                </c:pt>
                <c:pt idx="155">
                  <c:v>0.96875</c:v>
                </c:pt>
                <c:pt idx="156">
                  <c:v>0.97499999999999998</c:v>
                </c:pt>
                <c:pt idx="157">
                  <c:v>0.98124999999999996</c:v>
                </c:pt>
                <c:pt idx="158">
                  <c:v>0.98750000000000004</c:v>
                </c:pt>
                <c:pt idx="159">
                  <c:v>0.99375000000000002</c:v>
                </c:pt>
                <c:pt idx="160">
                  <c:v>1</c:v>
                </c:pt>
              </c:numCache>
            </c:numRef>
          </c:xVal>
          <c:yVal>
            <c:numRef>
              <c:f>'Flux_X=1.0 (adi)'!$C$2:$C$162</c:f>
              <c:numCache>
                <c:formatCode>0.00E+00</c:formatCode>
                <c:ptCount val="161"/>
                <c:pt idx="0">
                  <c:v>0.29915439050836301</c:v>
                </c:pt>
                <c:pt idx="1">
                  <c:v>0.29915439050841952</c:v>
                </c:pt>
                <c:pt idx="2">
                  <c:v>0.27183360167725801</c:v>
                </c:pt>
                <c:pt idx="3">
                  <c:v>0.24508873513863699</c:v>
                </c:pt>
                <c:pt idx="4">
                  <c:v>0.218883903537886</c:v>
                </c:pt>
                <c:pt idx="5">
                  <c:v>0.19323138183810301</c:v>
                </c:pt>
                <c:pt idx="6">
                  <c:v>0.16812145168796599</c:v>
                </c:pt>
                <c:pt idx="7">
                  <c:v>0.14357200566925549</c:v>
                </c:pt>
                <c:pt idx="8">
                  <c:v>0.11955470638261501</c:v>
                </c:pt>
                <c:pt idx="9">
                  <c:v>9.6075106219643505E-2</c:v>
                </c:pt>
                <c:pt idx="10">
                  <c:v>7.3120797068384008E-2</c:v>
                </c:pt>
                <c:pt idx="11">
                  <c:v>5.0685014124809004E-2</c:v>
                </c:pt>
                <c:pt idx="12">
                  <c:v>2.8745835160464101E-2</c:v>
                </c:pt>
                <c:pt idx="13">
                  <c:v>7.3133610395643509E-3</c:v>
                </c:pt>
                <c:pt idx="14">
                  <c:v>-1.3613987598063201E-2</c:v>
                </c:pt>
                <c:pt idx="15">
                  <c:v>-3.4081846576896155E-2</c:v>
                </c:pt>
                <c:pt idx="16">
                  <c:v>-5.4065144908378007E-2</c:v>
                </c:pt>
                <c:pt idx="17">
                  <c:v>-7.3573910250502E-2</c:v>
                </c:pt>
                <c:pt idx="18">
                  <c:v>-9.2588800502084997E-2</c:v>
                </c:pt>
                <c:pt idx="19">
                  <c:v>-0.11111553317783751</c:v>
                </c:pt>
                <c:pt idx="20">
                  <c:v>-0.1292102546405825</c:v>
                </c:pt>
                <c:pt idx="21">
                  <c:v>-0.14684595423310001</c:v>
                </c:pt>
                <c:pt idx="22">
                  <c:v>-0.16402484071272699</c:v>
                </c:pt>
                <c:pt idx="23">
                  <c:v>-0.18076737307745799</c:v>
                </c:pt>
                <c:pt idx="24">
                  <c:v>-0.197068978227804</c:v>
                </c:pt>
                <c:pt idx="25">
                  <c:v>-0.21293448110097302</c:v>
                </c:pt>
                <c:pt idx="26">
                  <c:v>-0.228381092932011</c:v>
                </c:pt>
                <c:pt idx="27">
                  <c:v>-0.2434095812877215</c:v>
                </c:pt>
                <c:pt idx="28">
                  <c:v>-0.25803483941979249</c:v>
                </c:pt>
                <c:pt idx="29">
                  <c:v>-0.27225992215696204</c:v>
                </c:pt>
                <c:pt idx="30">
                  <c:v>-0.28609489760842149</c:v>
                </c:pt>
                <c:pt idx="31">
                  <c:v>-0.299543971249221</c:v>
                </c:pt>
                <c:pt idx="32">
                  <c:v>-0.31261146434803749</c:v>
                </c:pt>
                <c:pt idx="33">
                  <c:v>-0.32530426803617696</c:v>
                </c:pt>
                <c:pt idx="34">
                  <c:v>-0.33763883780355253</c:v>
                </c:pt>
                <c:pt idx="35">
                  <c:v>-0.34962273993923498</c:v>
                </c:pt>
                <c:pt idx="36">
                  <c:v>-0.36126061906392648</c:v>
                </c:pt>
                <c:pt idx="37">
                  <c:v>-0.37256642664635803</c:v>
                </c:pt>
                <c:pt idx="38">
                  <c:v>-0.38354245868262604</c:v>
                </c:pt>
                <c:pt idx="39">
                  <c:v>-0.39420357306397552</c:v>
                </c:pt>
                <c:pt idx="40">
                  <c:v>-0.40455493011336302</c:v>
                </c:pt>
                <c:pt idx="41">
                  <c:v>-0.41460750580898748</c:v>
                </c:pt>
                <c:pt idx="42">
                  <c:v>-0.42437533168910546</c:v>
                </c:pt>
                <c:pt idx="43">
                  <c:v>-0.43385659416412603</c:v>
                </c:pt>
                <c:pt idx="44">
                  <c:v>-0.44308970214760252</c:v>
                </c:pt>
                <c:pt idx="45">
                  <c:v>-0.45205283672692048</c:v>
                </c:pt>
                <c:pt idx="46">
                  <c:v>-0.46078567709702145</c:v>
                </c:pt>
                <c:pt idx="47">
                  <c:v>-0.46927725338309745</c:v>
                </c:pt>
                <c:pt idx="48">
                  <c:v>-0.47754506303053246</c:v>
                </c:pt>
                <c:pt idx="49">
                  <c:v>-0.48561501680379104</c:v>
                </c:pt>
                <c:pt idx="50">
                  <c:v>-0.49348440277185501</c:v>
                </c:pt>
                <c:pt idx="51">
                  <c:v>-0.501187724742435</c:v>
                </c:pt>
                <c:pt idx="52">
                  <c:v>-0.50870752480324</c:v>
                </c:pt>
                <c:pt idx="53">
                  <c:v>-0.516077108949615</c:v>
                </c:pt>
                <c:pt idx="54">
                  <c:v>-0.52329584939641494</c:v>
                </c:pt>
                <c:pt idx="55">
                  <c:v>-0.53041785615127002</c:v>
                </c:pt>
                <c:pt idx="56">
                  <c:v>-0.53741676977796005</c:v>
                </c:pt>
                <c:pt idx="57">
                  <c:v>-0.54433452993740006</c:v>
                </c:pt>
                <c:pt idx="58">
                  <c:v>-0.55115897692328497</c:v>
                </c:pt>
                <c:pt idx="59">
                  <c:v>-0.55792807119027499</c:v>
                </c:pt>
                <c:pt idx="60">
                  <c:v>-0.56464766893023</c:v>
                </c:pt>
                <c:pt idx="61">
                  <c:v>-0.57136998306446996</c:v>
                </c:pt>
                <c:pt idx="62">
                  <c:v>-0.57807521264484496</c:v>
                </c:pt>
                <c:pt idx="63">
                  <c:v>-0.58483812803387503</c:v>
                </c:pt>
                <c:pt idx="64">
                  <c:v>-0.59162503625111496</c:v>
                </c:pt>
                <c:pt idx="65">
                  <c:v>-0.59850243352866506</c:v>
                </c:pt>
                <c:pt idx="66">
                  <c:v>-0.60546439273230002</c:v>
                </c:pt>
                <c:pt idx="67">
                  <c:v>-0.61255440718343501</c:v>
                </c:pt>
                <c:pt idx="68">
                  <c:v>-0.61980444721785499</c:v>
                </c:pt>
                <c:pt idx="69">
                  <c:v>-0.62719825790938</c:v>
                </c:pt>
                <c:pt idx="70">
                  <c:v>-0.63479850598971999</c:v>
                </c:pt>
                <c:pt idx="71">
                  <c:v>-0.64261485490698</c:v>
                </c:pt>
                <c:pt idx="72">
                  <c:v>-0.65070135385729999</c:v>
                </c:pt>
                <c:pt idx="73">
                  <c:v>-0.65909744966969996</c:v>
                </c:pt>
                <c:pt idx="74">
                  <c:v>-0.66779052696591501</c:v>
                </c:pt>
                <c:pt idx="75">
                  <c:v>-0.67682215496221998</c:v>
                </c:pt>
                <c:pt idx="76">
                  <c:v>-0.68628770253450999</c:v>
                </c:pt>
                <c:pt idx="77">
                  <c:v>-0.69615285050522502</c:v>
                </c:pt>
                <c:pt idx="78">
                  <c:v>-0.70651122391336496</c:v>
                </c:pt>
                <c:pt idx="79">
                  <c:v>-0.71735511017476006</c:v>
                </c:pt>
                <c:pt idx="80">
                  <c:v>-0.72874041925302502</c:v>
                </c:pt>
                <c:pt idx="81">
                  <c:v>-0.74075813776988508</c:v>
                </c:pt>
                <c:pt idx="82">
                  <c:v>-0.75339844166069003</c:v>
                </c:pt>
                <c:pt idx="83">
                  <c:v>-0.76666549303632503</c:v>
                </c:pt>
                <c:pt idx="84">
                  <c:v>-0.78076797831522504</c:v>
                </c:pt>
                <c:pt idx="85">
                  <c:v>-0.79564147342795999</c:v>
                </c:pt>
                <c:pt idx="86">
                  <c:v>-0.81131988703685498</c:v>
                </c:pt>
                <c:pt idx="87">
                  <c:v>-0.82791021638669504</c:v>
                </c:pt>
                <c:pt idx="88">
                  <c:v>-0.845493275445105</c:v>
                </c:pt>
                <c:pt idx="89">
                  <c:v>-0.86408610623561499</c:v>
                </c:pt>
                <c:pt idx="90">
                  <c:v>-0.88375643060487497</c:v>
                </c:pt>
                <c:pt idx="91">
                  <c:v>-0.90454338619559493</c:v>
                </c:pt>
                <c:pt idx="92">
                  <c:v>-0.92653576346444011</c:v>
                </c:pt>
                <c:pt idx="93">
                  <c:v>-0.94988121728462505</c:v>
                </c:pt>
                <c:pt idx="94">
                  <c:v>-0.97457054159019507</c:v>
                </c:pt>
                <c:pt idx="95">
                  <c:v>-1.0007108177529449</c:v>
                </c:pt>
                <c:pt idx="96">
                  <c:v>-1.028380170233415</c:v>
                </c:pt>
                <c:pt idx="97">
                  <c:v>-1.05769042200927</c:v>
                </c:pt>
                <c:pt idx="98">
                  <c:v>-1.0886980802035551</c:v>
                </c:pt>
                <c:pt idx="99">
                  <c:v>-1.1215088718979001</c:v>
                </c:pt>
                <c:pt idx="100">
                  <c:v>-1.1562281035841651</c:v>
                </c:pt>
                <c:pt idx="101">
                  <c:v>-1.19296992009296</c:v>
                </c:pt>
                <c:pt idx="102">
                  <c:v>-1.2318604036396699</c:v>
                </c:pt>
                <c:pt idx="103">
                  <c:v>-1.2729490669643151</c:v>
                </c:pt>
                <c:pt idx="104">
                  <c:v>-1.3164555849511399</c:v>
                </c:pt>
                <c:pt idx="105">
                  <c:v>-1.3624143352608049</c:v>
                </c:pt>
                <c:pt idx="106">
                  <c:v>-1.41099049824936</c:v>
                </c:pt>
                <c:pt idx="107">
                  <c:v>-1.4623568149932851</c:v>
                </c:pt>
                <c:pt idx="108">
                  <c:v>-1.5166359469030199</c:v>
                </c:pt>
                <c:pt idx="109">
                  <c:v>-1.5739758780145501</c:v>
                </c:pt>
                <c:pt idx="110">
                  <c:v>-1.6345536062510699</c:v>
                </c:pt>
                <c:pt idx="111">
                  <c:v>-1.69852063955292</c:v>
                </c:pt>
                <c:pt idx="112">
                  <c:v>-1.7660752492389498</c:v>
                </c:pt>
                <c:pt idx="113">
                  <c:v>-1.8373887620318201</c:v>
                </c:pt>
                <c:pt idx="114">
                  <c:v>-1.9126624507749148</c:v>
                </c:pt>
                <c:pt idx="115">
                  <c:v>-1.9921238312463998</c:v>
                </c:pt>
                <c:pt idx="116">
                  <c:v>-2.07598715294426</c:v>
                </c:pt>
                <c:pt idx="117">
                  <c:v>-2.1644730918069102</c:v>
                </c:pt>
                <c:pt idx="118">
                  <c:v>-2.2578337197032252</c:v>
                </c:pt>
                <c:pt idx="119">
                  <c:v>-2.3563078442525951</c:v>
                </c:pt>
                <c:pt idx="120">
                  <c:v>-2.4601972759383548</c:v>
                </c:pt>
                <c:pt idx="121">
                  <c:v>-2.56977539567779</c:v>
                </c:pt>
                <c:pt idx="122">
                  <c:v>-2.6853533993034349</c:v>
                </c:pt>
                <c:pt idx="123">
                  <c:v>-2.8072396937230049</c:v>
                </c:pt>
                <c:pt idx="124">
                  <c:v>-2.9357598236717548</c:v>
                </c:pt>
                <c:pt idx="125">
                  <c:v>-3.0712923393616052</c:v>
                </c:pt>
                <c:pt idx="126">
                  <c:v>-3.2142172958633899</c:v>
                </c:pt>
                <c:pt idx="127">
                  <c:v>-3.3649305352831496</c:v>
                </c:pt>
                <c:pt idx="128">
                  <c:v>-3.52384868377669</c:v>
                </c:pt>
                <c:pt idx="129">
                  <c:v>-3.6914327490568395</c:v>
                </c:pt>
                <c:pt idx="130">
                  <c:v>-3.86815796599535</c:v>
                </c:pt>
                <c:pt idx="131">
                  <c:v>-4.0545233959266493</c:v>
                </c:pt>
                <c:pt idx="132">
                  <c:v>-4.2510880354734555</c:v>
                </c:pt>
                <c:pt idx="133">
                  <c:v>-4.4584160029708597</c:v>
                </c:pt>
                <c:pt idx="134">
                  <c:v>-4.6771485655564495</c:v>
                </c:pt>
                <c:pt idx="135">
                  <c:v>-4.9078842007311598</c:v>
                </c:pt>
                <c:pt idx="136">
                  <c:v>-5.1513530825027996</c:v>
                </c:pt>
                <c:pt idx="137">
                  <c:v>-5.4082824424663993</c:v>
                </c:pt>
                <c:pt idx="138">
                  <c:v>-5.6794605341294</c:v>
                </c:pt>
                <c:pt idx="139">
                  <c:v>-5.9657816046670495</c:v>
                </c:pt>
                <c:pt idx="140">
                  <c:v>-6.2681170746781998</c:v>
                </c:pt>
                <c:pt idx="141">
                  <c:v>-6.5874426044246501</c:v>
                </c:pt>
                <c:pt idx="142">
                  <c:v>-6.9247812557386492</c:v>
                </c:pt>
                <c:pt idx="143">
                  <c:v>-7.2813075326641492</c:v>
                </c:pt>
                <c:pt idx="144">
                  <c:v>-7.6581991175058999</c:v>
                </c:pt>
                <c:pt idx="145">
                  <c:v>-8.0567505575460494</c:v>
                </c:pt>
                <c:pt idx="146">
                  <c:v>-8.4783803923185506</c:v>
                </c:pt>
                <c:pt idx="147">
                  <c:v>-8.9245724715371999</c:v>
                </c:pt>
                <c:pt idx="148">
                  <c:v>-9.3969699239881503</c:v>
                </c:pt>
                <c:pt idx="149">
                  <c:v>-9.8973296494864993</c:v>
                </c:pt>
                <c:pt idx="150">
                  <c:v>-10.4275305995886</c:v>
                </c:pt>
                <c:pt idx="151">
                  <c:v>-10.989702106724149</c:v>
                </c:pt>
                <c:pt idx="152">
                  <c:v>-11.58606294034125</c:v>
                </c:pt>
                <c:pt idx="153">
                  <c:v>-12.219056883546951</c:v>
                </c:pt>
                <c:pt idx="154">
                  <c:v>-12.891319142432149</c:v>
                </c:pt>
                <c:pt idx="155">
                  <c:v>-13.605789869548598</c:v>
                </c:pt>
                <c:pt idx="156">
                  <c:v>-14.365651868086101</c:v>
                </c:pt>
                <c:pt idx="157">
                  <c:v>-15.1743366233051</c:v>
                </c:pt>
                <c:pt idx="158">
                  <c:v>-16.035604142695899</c:v>
                </c:pt>
                <c:pt idx="159">
                  <c:v>-16.953686537126199</c:v>
                </c:pt>
                <c:pt idx="160">
                  <c:v>-17.9222566555333</c:v>
                </c:pt>
              </c:numCache>
            </c:numRef>
          </c:yVal>
          <c:smooth val="0"/>
        </c:ser>
        <c:ser>
          <c:idx val="7"/>
          <c:order val="1"/>
          <c:tx>
            <c:v>Reference</c:v>
          </c:tx>
          <c:spPr>
            <a:ln w="25400">
              <a:solidFill>
                <a:schemeClr val="tx1"/>
              </a:solidFill>
              <a:prstDash val="sysDash"/>
            </a:ln>
          </c:spPr>
          <c:marker>
            <c:symbol val="none"/>
          </c:marker>
          <c:xVal>
            <c:numRef>
              <c:f>'Flux_X=1.0 (adi)'!$A$2:$A$162</c:f>
              <c:numCache>
                <c:formatCode>0.000000</c:formatCode>
                <c:ptCount val="161"/>
                <c:pt idx="0">
                  <c:v>3.9968028886505604E-15</c:v>
                </c:pt>
                <c:pt idx="1">
                  <c:v>6.2500000000039703E-3</c:v>
                </c:pt>
                <c:pt idx="2">
                  <c:v>1.2500000000003999E-2</c:v>
                </c:pt>
                <c:pt idx="3">
                  <c:v>1.8750000000003E-2</c:v>
                </c:pt>
                <c:pt idx="4">
                  <c:v>2.5000000000002999E-2</c:v>
                </c:pt>
                <c:pt idx="5">
                  <c:v>3.1250000000002998E-2</c:v>
                </c:pt>
                <c:pt idx="6">
                  <c:v>3.7500000000003003E-2</c:v>
                </c:pt>
                <c:pt idx="7">
                  <c:v>4.3750000000003002E-2</c:v>
                </c:pt>
                <c:pt idx="8">
                  <c:v>5.0000000000003E-2</c:v>
                </c:pt>
                <c:pt idx="9">
                  <c:v>5.6250000000002999E-2</c:v>
                </c:pt>
                <c:pt idx="10">
                  <c:v>6.2500000000002998E-2</c:v>
                </c:pt>
                <c:pt idx="11">
                  <c:v>6.8750000000003003E-2</c:v>
                </c:pt>
                <c:pt idx="12">
                  <c:v>7.5000000000002995E-2</c:v>
                </c:pt>
                <c:pt idx="13">
                  <c:v>8.1250000000003E-2</c:v>
                </c:pt>
                <c:pt idx="14">
                  <c:v>8.7500000000003006E-2</c:v>
                </c:pt>
                <c:pt idx="15">
                  <c:v>9.3750000000002998E-2</c:v>
                </c:pt>
                <c:pt idx="16">
                  <c:v>0.100000000000003</c:v>
                </c:pt>
                <c:pt idx="17">
                  <c:v>0.10625000000000299</c:v>
                </c:pt>
                <c:pt idx="18">
                  <c:v>0.112500000000003</c:v>
                </c:pt>
                <c:pt idx="19">
                  <c:v>0.11875000000000301</c:v>
                </c:pt>
                <c:pt idx="20">
                  <c:v>0.125000000000003</c:v>
                </c:pt>
                <c:pt idx="21">
                  <c:v>0.131250000000003</c:v>
                </c:pt>
                <c:pt idx="22">
                  <c:v>0.13750000000000301</c:v>
                </c:pt>
                <c:pt idx="23">
                  <c:v>0.14375000000000299</c:v>
                </c:pt>
                <c:pt idx="24">
                  <c:v>0.15000000000000299</c:v>
                </c:pt>
                <c:pt idx="25">
                  <c:v>0.156250000000003</c:v>
                </c:pt>
                <c:pt idx="26">
                  <c:v>0.162500000000003</c:v>
                </c:pt>
                <c:pt idx="27">
                  <c:v>0.16875000000000301</c:v>
                </c:pt>
                <c:pt idx="28">
                  <c:v>0.17500000000000299</c:v>
                </c:pt>
                <c:pt idx="29">
                  <c:v>0.18125000000000299</c:v>
                </c:pt>
                <c:pt idx="30">
                  <c:v>0.187500000000003</c:v>
                </c:pt>
                <c:pt idx="31">
                  <c:v>0.193750000000003</c:v>
                </c:pt>
                <c:pt idx="32">
                  <c:v>0.20000000000000301</c:v>
                </c:pt>
                <c:pt idx="33">
                  <c:v>0.20625000000000299</c:v>
                </c:pt>
                <c:pt idx="34">
                  <c:v>0.21250000000000299</c:v>
                </c:pt>
                <c:pt idx="35">
                  <c:v>0.218750000000003</c:v>
                </c:pt>
                <c:pt idx="36">
                  <c:v>0.225000000000003</c:v>
                </c:pt>
                <c:pt idx="37">
                  <c:v>0.23125000000000301</c:v>
                </c:pt>
                <c:pt idx="38">
                  <c:v>0.23750000000000299</c:v>
                </c:pt>
                <c:pt idx="39">
                  <c:v>0.24375000000000299</c:v>
                </c:pt>
                <c:pt idx="40">
                  <c:v>0.250000000000003</c:v>
                </c:pt>
                <c:pt idx="41">
                  <c:v>0.25625000000000298</c:v>
                </c:pt>
                <c:pt idx="42">
                  <c:v>0.26250000000000301</c:v>
                </c:pt>
                <c:pt idx="43">
                  <c:v>0.26875000000000299</c:v>
                </c:pt>
                <c:pt idx="44">
                  <c:v>0.27500000000000302</c:v>
                </c:pt>
                <c:pt idx="45">
                  <c:v>0.281250000000003</c:v>
                </c:pt>
                <c:pt idx="46">
                  <c:v>0.28750000000000298</c:v>
                </c:pt>
                <c:pt idx="47">
                  <c:v>0.29375000000000301</c:v>
                </c:pt>
                <c:pt idx="48">
                  <c:v>0.30000000000000199</c:v>
                </c:pt>
                <c:pt idx="49">
                  <c:v>0.30625000000000202</c:v>
                </c:pt>
                <c:pt idx="50">
                  <c:v>0.312500000000002</c:v>
                </c:pt>
                <c:pt idx="51">
                  <c:v>0.31875000000000198</c:v>
                </c:pt>
                <c:pt idx="52">
                  <c:v>0.32500000000000201</c:v>
                </c:pt>
                <c:pt idx="53">
                  <c:v>0.33125000000000199</c:v>
                </c:pt>
                <c:pt idx="54">
                  <c:v>0.33750000000000202</c:v>
                </c:pt>
                <c:pt idx="55">
                  <c:v>0.343750000000002</c:v>
                </c:pt>
                <c:pt idx="56">
                  <c:v>0.35000000000000198</c:v>
                </c:pt>
                <c:pt idx="57">
                  <c:v>0.35625000000000201</c:v>
                </c:pt>
                <c:pt idx="58">
                  <c:v>0.36250000000000199</c:v>
                </c:pt>
                <c:pt idx="59">
                  <c:v>0.36875000000000202</c:v>
                </c:pt>
                <c:pt idx="60">
                  <c:v>0.375000000000002</c:v>
                </c:pt>
                <c:pt idx="61">
                  <c:v>0.38125000000000198</c:v>
                </c:pt>
                <c:pt idx="62">
                  <c:v>0.38750000000000201</c:v>
                </c:pt>
                <c:pt idx="63">
                  <c:v>0.39375000000000199</c:v>
                </c:pt>
                <c:pt idx="64">
                  <c:v>0.40000000000000202</c:v>
                </c:pt>
                <c:pt idx="65">
                  <c:v>0.406250000000002</c:v>
                </c:pt>
                <c:pt idx="66">
                  <c:v>0.41250000000000198</c:v>
                </c:pt>
                <c:pt idx="67">
                  <c:v>0.41875000000000201</c:v>
                </c:pt>
                <c:pt idx="68">
                  <c:v>0.42500000000000199</c:v>
                </c:pt>
                <c:pt idx="69">
                  <c:v>0.43125000000000202</c:v>
                </c:pt>
                <c:pt idx="70">
                  <c:v>0.437500000000002</c:v>
                </c:pt>
                <c:pt idx="71">
                  <c:v>0.44375000000000198</c:v>
                </c:pt>
                <c:pt idx="72">
                  <c:v>0.45000000000000201</c:v>
                </c:pt>
                <c:pt idx="73">
                  <c:v>0.45625000000000199</c:v>
                </c:pt>
                <c:pt idx="74">
                  <c:v>0.46250000000000202</c:v>
                </c:pt>
                <c:pt idx="75">
                  <c:v>0.468750000000002</c:v>
                </c:pt>
                <c:pt idx="76">
                  <c:v>0.47500000000000198</c:v>
                </c:pt>
                <c:pt idx="77">
                  <c:v>0.48125000000000201</c:v>
                </c:pt>
                <c:pt idx="78">
                  <c:v>0.48750000000000199</c:v>
                </c:pt>
                <c:pt idx="79">
                  <c:v>0.49375000000000202</c:v>
                </c:pt>
                <c:pt idx="80">
                  <c:v>0.500000000000002</c:v>
                </c:pt>
                <c:pt idx="81">
                  <c:v>0.50625000000000198</c:v>
                </c:pt>
                <c:pt idx="82">
                  <c:v>0.51250000000000195</c:v>
                </c:pt>
                <c:pt idx="83">
                  <c:v>0.51875000000000204</c:v>
                </c:pt>
                <c:pt idx="84">
                  <c:v>0.52500000000000202</c:v>
                </c:pt>
                <c:pt idx="85">
                  <c:v>0.531250000000002</c:v>
                </c:pt>
                <c:pt idx="86">
                  <c:v>0.53750000000000198</c:v>
                </c:pt>
                <c:pt idx="87">
                  <c:v>0.54375000000000195</c:v>
                </c:pt>
                <c:pt idx="88">
                  <c:v>0.55000000000000204</c:v>
                </c:pt>
                <c:pt idx="89">
                  <c:v>0.55625000000000202</c:v>
                </c:pt>
                <c:pt idx="90">
                  <c:v>0.562500000000002</c:v>
                </c:pt>
                <c:pt idx="91">
                  <c:v>0.56875000000000198</c:v>
                </c:pt>
                <c:pt idx="92">
                  <c:v>0.57500000000000195</c:v>
                </c:pt>
                <c:pt idx="93">
                  <c:v>0.58125000000000104</c:v>
                </c:pt>
                <c:pt idx="94">
                  <c:v>0.58750000000000102</c:v>
                </c:pt>
                <c:pt idx="95">
                  <c:v>0.593750000000001</c:v>
                </c:pt>
                <c:pt idx="96">
                  <c:v>0.60000000000000098</c:v>
                </c:pt>
                <c:pt idx="97">
                  <c:v>0.60625000000000095</c:v>
                </c:pt>
                <c:pt idx="98">
                  <c:v>0.61250000000000104</c:v>
                </c:pt>
                <c:pt idx="99">
                  <c:v>0.61875000000000102</c:v>
                </c:pt>
                <c:pt idx="100">
                  <c:v>0.625000000000001</c:v>
                </c:pt>
                <c:pt idx="101">
                  <c:v>0.63125000000000098</c:v>
                </c:pt>
                <c:pt idx="102">
                  <c:v>0.63750000000000095</c:v>
                </c:pt>
                <c:pt idx="103">
                  <c:v>0.64375000000000104</c:v>
                </c:pt>
                <c:pt idx="104">
                  <c:v>0.65000000000000102</c:v>
                </c:pt>
                <c:pt idx="105">
                  <c:v>0.656250000000001</c:v>
                </c:pt>
                <c:pt idx="106">
                  <c:v>0.66250000000000098</c:v>
                </c:pt>
                <c:pt idx="107">
                  <c:v>0.66875000000000095</c:v>
                </c:pt>
                <c:pt idx="108">
                  <c:v>0.67500000000000104</c:v>
                </c:pt>
                <c:pt idx="109">
                  <c:v>0.68125000000000102</c:v>
                </c:pt>
                <c:pt idx="110">
                  <c:v>0.687500000000001</c:v>
                </c:pt>
                <c:pt idx="111">
                  <c:v>0.69375000000000098</c:v>
                </c:pt>
                <c:pt idx="112">
                  <c:v>0.70000000000000095</c:v>
                </c:pt>
                <c:pt idx="113">
                  <c:v>0.70625000000000104</c:v>
                </c:pt>
                <c:pt idx="114">
                  <c:v>0.71250000000000102</c:v>
                </c:pt>
                <c:pt idx="115">
                  <c:v>0.718750000000001</c:v>
                </c:pt>
                <c:pt idx="116">
                  <c:v>0.72500000000000098</c:v>
                </c:pt>
                <c:pt idx="117">
                  <c:v>0.73125000000000095</c:v>
                </c:pt>
                <c:pt idx="118">
                  <c:v>0.73750000000000104</c:v>
                </c:pt>
                <c:pt idx="119">
                  <c:v>0.74375000000000102</c:v>
                </c:pt>
                <c:pt idx="120">
                  <c:v>0.750000000000001</c:v>
                </c:pt>
                <c:pt idx="121">
                  <c:v>0.75625000000000098</c:v>
                </c:pt>
                <c:pt idx="122">
                  <c:v>0.76250000000000095</c:v>
                </c:pt>
                <c:pt idx="123">
                  <c:v>0.76875000000000104</c:v>
                </c:pt>
                <c:pt idx="124">
                  <c:v>0.77500000000000102</c:v>
                </c:pt>
                <c:pt idx="125">
                  <c:v>0.781250000000001</c:v>
                </c:pt>
                <c:pt idx="126">
                  <c:v>0.78750000000000098</c:v>
                </c:pt>
                <c:pt idx="127">
                  <c:v>0.79375000000000095</c:v>
                </c:pt>
                <c:pt idx="128">
                  <c:v>0.80000000000000104</c:v>
                </c:pt>
                <c:pt idx="129">
                  <c:v>0.80625000000000102</c:v>
                </c:pt>
                <c:pt idx="130">
                  <c:v>0.812500000000001</c:v>
                </c:pt>
                <c:pt idx="131">
                  <c:v>0.81875000000000098</c:v>
                </c:pt>
                <c:pt idx="132">
                  <c:v>0.82500000000000095</c:v>
                </c:pt>
                <c:pt idx="133">
                  <c:v>0.83125000000000104</c:v>
                </c:pt>
                <c:pt idx="134">
                  <c:v>0.83750000000000102</c:v>
                </c:pt>
                <c:pt idx="135">
                  <c:v>0.843750000000001</c:v>
                </c:pt>
                <c:pt idx="136">
                  <c:v>0.85000000000000098</c:v>
                </c:pt>
                <c:pt idx="137">
                  <c:v>0.85625000000000095</c:v>
                </c:pt>
                <c:pt idx="138">
                  <c:v>0.86250000000000004</c:v>
                </c:pt>
                <c:pt idx="139">
                  <c:v>0.86875000000000002</c:v>
                </c:pt>
                <c:pt idx="140">
                  <c:v>0.875</c:v>
                </c:pt>
                <c:pt idx="141">
                  <c:v>0.88124999999999998</c:v>
                </c:pt>
                <c:pt idx="142">
                  <c:v>0.88749999999999996</c:v>
                </c:pt>
                <c:pt idx="143">
                  <c:v>0.89375000000000004</c:v>
                </c:pt>
                <c:pt idx="144">
                  <c:v>0.9</c:v>
                </c:pt>
                <c:pt idx="145">
                  <c:v>0.90625</c:v>
                </c:pt>
                <c:pt idx="146">
                  <c:v>0.91249999999999998</c:v>
                </c:pt>
                <c:pt idx="147">
                  <c:v>0.91874999999999996</c:v>
                </c:pt>
                <c:pt idx="148">
                  <c:v>0.92500000000000004</c:v>
                </c:pt>
                <c:pt idx="149">
                  <c:v>0.93125000000000002</c:v>
                </c:pt>
                <c:pt idx="150">
                  <c:v>0.9375</c:v>
                </c:pt>
                <c:pt idx="151">
                  <c:v>0.94374999999999998</c:v>
                </c:pt>
                <c:pt idx="152">
                  <c:v>0.95</c:v>
                </c:pt>
                <c:pt idx="153">
                  <c:v>0.95625000000000004</c:v>
                </c:pt>
                <c:pt idx="154">
                  <c:v>0.96250000000000002</c:v>
                </c:pt>
                <c:pt idx="155">
                  <c:v>0.96875</c:v>
                </c:pt>
                <c:pt idx="156">
                  <c:v>0.97499999999999998</c:v>
                </c:pt>
                <c:pt idx="157">
                  <c:v>0.98124999999999996</c:v>
                </c:pt>
                <c:pt idx="158">
                  <c:v>0.98750000000000004</c:v>
                </c:pt>
                <c:pt idx="159">
                  <c:v>0.99375000000000002</c:v>
                </c:pt>
                <c:pt idx="160">
                  <c:v>1</c:v>
                </c:pt>
              </c:numCache>
            </c:numRef>
          </c:xVal>
          <c:yVal>
            <c:numRef>
              <c:f>'Flux_X=1.0 (adi)'!$D$2:$D$162</c:f>
              <c:numCache>
                <c:formatCode>0.00E+00</c:formatCode>
                <c:ptCount val="161"/>
                <c:pt idx="0">
                  <c:v>0.29369471195991503</c:v>
                </c:pt>
                <c:pt idx="1">
                  <c:v>0.29369471195991503</c:v>
                </c:pt>
                <c:pt idx="2">
                  <c:v>0.26599274462813549</c:v>
                </c:pt>
                <c:pt idx="3">
                  <c:v>0.2388842816606595</c:v>
                </c:pt>
                <c:pt idx="4">
                  <c:v>0.21235729355908001</c:v>
                </c:pt>
                <c:pt idx="5">
                  <c:v>0.18640089908370749</c:v>
                </c:pt>
                <c:pt idx="6">
                  <c:v>0.16100515359440198</c:v>
                </c:pt>
                <c:pt idx="7">
                  <c:v>0.13616088893866149</c:v>
                </c:pt>
                <c:pt idx="8">
                  <c:v>0.11185951077746351</c:v>
                </c:pt>
                <c:pt idx="9">
                  <c:v>8.8092998524842508E-2</c:v>
                </c:pt>
                <c:pt idx="10">
                  <c:v>6.4853721714314E-2</c:v>
                </c:pt>
                <c:pt idx="11">
                  <c:v>4.2134422457650048E-2</c:v>
                </c:pt>
                <c:pt idx="12">
                  <c:v>1.9928136502642198E-2</c:v>
                </c:pt>
                <c:pt idx="13">
                  <c:v>-1.7718632972787401E-3</c:v>
                </c:pt>
                <c:pt idx="14">
                  <c:v>-2.2972086359658299E-2</c:v>
                </c:pt>
                <c:pt idx="15">
                  <c:v>-4.3678887652561102E-2</c:v>
                </c:pt>
                <c:pt idx="16">
                  <c:v>-6.3898491035502006E-2</c:v>
                </c:pt>
                <c:pt idx="17">
                  <c:v>-8.3637017701931507E-2</c:v>
                </c:pt>
                <c:pt idx="18">
                  <c:v>-0.1029005203868105</c:v>
                </c:pt>
                <c:pt idx="19">
                  <c:v>-0.121695030463655</c:v>
                </c:pt>
                <c:pt idx="20">
                  <c:v>-0.14002651943337649</c:v>
                </c:pt>
                <c:pt idx="21">
                  <c:v>-0.1579010066102455</c:v>
                </c:pt>
                <c:pt idx="22">
                  <c:v>-0.175324478926143</c:v>
                </c:pt>
                <c:pt idx="23">
                  <c:v>-0.19230301401933</c:v>
                </c:pt>
                <c:pt idx="24">
                  <c:v>-0.20884274406654399</c:v>
                </c:pt>
                <c:pt idx="25">
                  <c:v>-0.22494983501121601</c:v>
                </c:pt>
                <c:pt idx="26">
                  <c:v>-0.24063060171550851</c:v>
                </c:pt>
                <c:pt idx="27">
                  <c:v>-0.25589142924638952</c:v>
                </c:pt>
                <c:pt idx="28">
                  <c:v>-0.27073885618557353</c:v>
                </c:pt>
                <c:pt idx="29">
                  <c:v>-0.28517954392739847</c:v>
                </c:pt>
                <c:pt idx="30">
                  <c:v>-0.2992203279296175</c:v>
                </c:pt>
                <c:pt idx="31">
                  <c:v>-0.31286820839824248</c:v>
                </c:pt>
                <c:pt idx="32">
                  <c:v>-0.32613035991428752</c:v>
                </c:pt>
                <c:pt idx="33">
                  <c:v>-0.339014187034962</c:v>
                </c:pt>
                <c:pt idx="34">
                  <c:v>-0.35152727294629899</c:v>
                </c:pt>
                <c:pt idx="35">
                  <c:v>-0.36367747974239251</c:v>
                </c:pt>
                <c:pt idx="36">
                  <c:v>-0.37547287039402</c:v>
                </c:pt>
                <c:pt idx="37">
                  <c:v>-0.38692180275219801</c:v>
                </c:pt>
                <c:pt idx="38">
                  <c:v>-0.3980328920045505</c:v>
                </c:pt>
                <c:pt idx="39">
                  <c:v>-0.40881505636792753</c:v>
                </c:pt>
                <c:pt idx="40">
                  <c:v>-0.41927749023469102</c:v>
                </c:pt>
                <c:pt idx="41">
                  <c:v>-0.42942977272224397</c:v>
                </c:pt>
                <c:pt idx="42">
                  <c:v>-0.4392817654595545</c:v>
                </c:pt>
                <c:pt idx="43">
                  <c:v>-0.44884372262680455</c:v>
                </c:pt>
                <c:pt idx="44">
                  <c:v>-0.45812625185283151</c:v>
                </c:pt>
                <c:pt idx="45">
                  <c:v>-0.46714034849310304</c:v>
                </c:pt>
                <c:pt idx="46">
                  <c:v>-0.47589744313972898</c:v>
                </c:pt>
                <c:pt idx="47">
                  <c:v>-0.48440936985511451</c:v>
                </c:pt>
                <c:pt idx="48">
                  <c:v>-0.49268841894439647</c:v>
                </c:pt>
                <c:pt idx="49">
                  <c:v>-0.50074733883619005</c:v>
                </c:pt>
                <c:pt idx="50">
                  <c:v>-0.50859938486985001</c:v>
                </c:pt>
                <c:pt idx="51">
                  <c:v>-0.51625829353400499</c:v>
                </c:pt>
                <c:pt idx="52">
                  <c:v>-0.52373834564201505</c:v>
                </c:pt>
                <c:pt idx="53">
                  <c:v>-0.53105440065436504</c:v>
                </c:pt>
                <c:pt idx="54">
                  <c:v>-0.53822184918899996</c:v>
                </c:pt>
                <c:pt idx="55">
                  <c:v>-0.54525671480700999</c:v>
                </c:pt>
                <c:pt idx="56">
                  <c:v>-0.55217562811677001</c:v>
                </c:pt>
                <c:pt idx="57">
                  <c:v>-0.55899589159485996</c:v>
                </c:pt>
                <c:pt idx="58">
                  <c:v>-0.56573547723695505</c:v>
                </c:pt>
                <c:pt idx="59">
                  <c:v>-0.57241307743708991</c:v>
                </c:pt>
                <c:pt idx="60">
                  <c:v>-0.57904811573683501</c:v>
                </c:pt>
                <c:pt idx="61">
                  <c:v>-0.58566080765137496</c:v>
                </c:pt>
                <c:pt idx="62">
                  <c:v>-0.592272177590075</c:v>
                </c:pt>
                <c:pt idx="63">
                  <c:v>-0.59890408907366999</c:v>
                </c:pt>
                <c:pt idx="64">
                  <c:v>-0.60557929844434999</c:v>
                </c:pt>
                <c:pt idx="65">
                  <c:v>-0.61232147823588001</c:v>
                </c:pt>
                <c:pt idx="66">
                  <c:v>-0.61915528327477498</c:v>
                </c:pt>
                <c:pt idx="67">
                  <c:v>-0.62610635393607994</c:v>
                </c:pt>
                <c:pt idx="68">
                  <c:v>-0.63320141773937</c:v>
                </c:pt>
                <c:pt idx="69">
                  <c:v>-0.64046835920791501</c:v>
                </c:pt>
                <c:pt idx="70">
                  <c:v>-0.64793620330396995</c:v>
                </c:pt>
                <c:pt idx="71">
                  <c:v>-0.655635177399715</c:v>
                </c:pt>
                <c:pt idx="72">
                  <c:v>-0.66359684521989504</c:v>
                </c:pt>
                <c:pt idx="73">
                  <c:v>-0.67185413623371493</c:v>
                </c:pt>
                <c:pt idx="74">
                  <c:v>-0.68044136300087998</c:v>
                </c:pt>
                <c:pt idx="75">
                  <c:v>-0.68939438952582999</c:v>
                </c:pt>
                <c:pt idx="76">
                  <c:v>-0.69875060274329992</c:v>
                </c:pt>
                <c:pt idx="77">
                  <c:v>-0.708549051095275</c:v>
                </c:pt>
                <c:pt idx="78">
                  <c:v>-0.71883038709373004</c:v>
                </c:pt>
                <c:pt idx="79">
                  <c:v>-0.72963700344467497</c:v>
                </c:pt>
                <c:pt idx="80">
                  <c:v>-0.74101301809599496</c:v>
                </c:pt>
                <c:pt idx="81">
                  <c:v>-0.75300423122063997</c:v>
                </c:pt>
                <c:pt idx="82">
                  <c:v>-0.76565805567332501</c:v>
                </c:pt>
                <c:pt idx="83">
                  <c:v>-0.77902345948990503</c:v>
                </c:pt>
                <c:pt idx="84">
                  <c:v>-0.79315096571837995</c:v>
                </c:pt>
                <c:pt idx="85">
                  <c:v>-0.80809283923485498</c:v>
                </c:pt>
                <c:pt idx="86">
                  <c:v>-0.82387551554162497</c:v>
                </c:pt>
                <c:pt idx="87">
                  <c:v>-0.84055215436833497</c:v>
                </c:pt>
                <c:pt idx="88">
                  <c:v>-0.85819028877122494</c:v>
                </c:pt>
                <c:pt idx="89">
                  <c:v>-0.87685643473155994</c:v>
                </c:pt>
                <c:pt idx="90">
                  <c:v>-0.89661814448049504</c:v>
                </c:pt>
                <c:pt idx="91">
                  <c:v>-0.91754479107041009</c:v>
                </c:pt>
                <c:pt idx="92">
                  <c:v>-0.93970805500802501</c:v>
                </c:pt>
                <c:pt idx="93">
                  <c:v>-0.96318222745333004</c:v>
                </c:pt>
                <c:pt idx="94">
                  <c:v>-0.98804448060206995</c:v>
                </c:pt>
                <c:pt idx="95">
                  <c:v>-1.0143751044051299</c:v>
                </c:pt>
                <c:pt idx="96">
                  <c:v>-1.042257726695025</c:v>
                </c:pt>
                <c:pt idx="97">
                  <c:v>-1.0717795391485649</c:v>
                </c:pt>
                <c:pt idx="98">
                  <c:v>-1.10303151094359</c:v>
                </c:pt>
                <c:pt idx="99">
                  <c:v>-1.1361086239341449</c:v>
                </c:pt>
                <c:pt idx="100">
                  <c:v>-1.1711100983616201</c:v>
                </c:pt>
                <c:pt idx="101">
                  <c:v>-1.2081396666759749</c:v>
                </c:pt>
                <c:pt idx="102">
                  <c:v>-1.2473058047963499</c:v>
                </c:pt>
                <c:pt idx="103">
                  <c:v>-1.2887220407021949</c:v>
                </c:pt>
                <c:pt idx="104">
                  <c:v>-1.3325072244372751</c:v>
                </c:pt>
                <c:pt idx="105">
                  <c:v>-1.3787858516253049</c:v>
                </c:pt>
                <c:pt idx="106">
                  <c:v>-1.4276883842656201</c:v>
                </c:pt>
                <c:pt idx="107">
                  <c:v>-1.47935165041332</c:v>
                </c:pt>
                <c:pt idx="108">
                  <c:v>-1.5339191539849248</c:v>
                </c:pt>
                <c:pt idx="109">
                  <c:v>-1.5915415339422601</c:v>
                </c:pt>
                <c:pt idx="110">
                  <c:v>-1.6523769750370398</c:v>
                </c:pt>
                <c:pt idx="111">
                  <c:v>-1.7165916881182848</c:v>
                </c:pt>
                <c:pt idx="112">
                  <c:v>-1.7843603916121249</c:v>
                </c:pt>
                <c:pt idx="113">
                  <c:v>-1.855866866712145</c:v>
                </c:pt>
                <c:pt idx="114">
                  <c:v>-1.931304490921945</c:v>
                </c:pt>
                <c:pt idx="115">
                  <c:v>-2.0108769282143699</c:v>
                </c:pt>
                <c:pt idx="116">
                  <c:v>-2.09479870222378</c:v>
                </c:pt>
                <c:pt idx="117">
                  <c:v>-2.1832959800372551</c:v>
                </c:pt>
                <c:pt idx="118">
                  <c:v>-2.2766073087689151</c:v>
                </c:pt>
                <c:pt idx="119">
                  <c:v>-2.3749844434681751</c:v>
                </c:pt>
                <c:pt idx="120">
                  <c:v>-2.4786932675111748</c:v>
                </c:pt>
                <c:pt idx="121">
                  <c:v>-2.5880147190825902</c:v>
                </c:pt>
                <c:pt idx="122">
                  <c:v>-2.7032458343823</c:v>
                </c:pt>
                <c:pt idx="123">
                  <c:v>-2.8247009342236948</c:v>
                </c:pt>
                <c:pt idx="124">
                  <c:v>-2.9527127596824951</c:v>
                </c:pt>
                <c:pt idx="125">
                  <c:v>-3.08763384041043</c:v>
                </c:pt>
                <c:pt idx="126">
                  <c:v>-3.2298379166810749</c:v>
                </c:pt>
                <c:pt idx="127">
                  <c:v>-3.3797214603075352</c:v>
                </c:pt>
                <c:pt idx="128">
                  <c:v>-3.5377054195729398</c:v>
                </c:pt>
                <c:pt idx="129">
                  <c:v>-3.7042369820934753</c:v>
                </c:pt>
                <c:pt idx="130">
                  <c:v>-3.8797916015826095</c:v>
                </c:pt>
                <c:pt idx="131">
                  <c:v>-4.0648751593597554</c:v>
                </c:pt>
                <c:pt idx="132">
                  <c:v>-4.2600262963525752</c:v>
                </c:pt>
                <c:pt idx="133">
                  <c:v>-4.4658190317640551</c:v>
                </c:pt>
                <c:pt idx="134">
                  <c:v>-4.682865563266545</c:v>
                </c:pt>
                <c:pt idx="135">
                  <c:v>-4.9118192620949745</c:v>
                </c:pt>
                <c:pt idx="136">
                  <c:v>-5.1533781328156998</c:v>
                </c:pt>
                <c:pt idx="137">
                  <c:v>-5.4082884770454003</c:v>
                </c:pt>
                <c:pt idx="138">
                  <c:v>-5.6773488324063504</c:v>
                </c:pt>
                <c:pt idx="139">
                  <c:v>-5.9614145893841002</c:v>
                </c:pt>
                <c:pt idx="140">
                  <c:v>-6.26140258895005</c:v>
                </c:pt>
                <c:pt idx="141">
                  <c:v>-6.5782967081592005</c:v>
                </c:pt>
                <c:pt idx="142">
                  <c:v>-6.9131537204368501</c:v>
                </c:pt>
                <c:pt idx="143">
                  <c:v>-7.2671096946036</c:v>
                </c:pt>
                <c:pt idx="144">
                  <c:v>-7.6413872589793002</c:v>
                </c:pt>
                <c:pt idx="145">
                  <c:v>-8.0373035711710497</c:v>
                </c:pt>
                <c:pt idx="146">
                  <c:v>-8.4562790542809498</c:v>
                </c:pt>
                <c:pt idx="147">
                  <c:v>-8.8998472232746497</c:v>
                </c:pt>
                <c:pt idx="148">
                  <c:v>-9.3696655688229491</c:v>
                </c:pt>
                <c:pt idx="149">
                  <c:v>-9.8675274613280486</c:v>
                </c:pt>
                <c:pt idx="150">
                  <c:v>-10.395375735254699</c:v>
                </c:pt>
                <c:pt idx="151">
                  <c:v>-10.9553177226088</c:v>
                </c:pt>
                <c:pt idx="152">
                  <c:v>-11.549641852967351</c:v>
                </c:pt>
                <c:pt idx="153">
                  <c:v>-12.180836574048451</c:v>
                </c:pt>
                <c:pt idx="154">
                  <c:v>-12.851611442098051</c:v>
                </c:pt>
                <c:pt idx="155">
                  <c:v>-13.56492057887165</c:v>
                </c:pt>
                <c:pt idx="156">
                  <c:v>-14.3239895672264</c:v>
                </c:pt>
                <c:pt idx="157">
                  <c:v>-15.132345569533749</c:v>
                </c:pt>
                <c:pt idx="158">
                  <c:v>-15.99385083574075</c:v>
                </c:pt>
                <c:pt idx="159">
                  <c:v>-16.912741619865301</c:v>
                </c:pt>
                <c:pt idx="160">
                  <c:v>-17.882406899914699</c:v>
                </c:pt>
              </c:numCache>
            </c:numRef>
          </c:yVal>
          <c:smooth val="0"/>
        </c:ser>
        <c:dLbls>
          <c:showLegendKey val="0"/>
          <c:showVal val="0"/>
          <c:showCatName val="0"/>
          <c:showSerName val="0"/>
          <c:showPercent val="0"/>
          <c:showBubbleSize val="0"/>
        </c:dLbls>
        <c:axId val="598886664"/>
        <c:axId val="598883920"/>
      </c:scatterChart>
      <c:valAx>
        <c:axId val="598886664"/>
        <c:scaling>
          <c:orientation val="minMax"/>
          <c:max val="1"/>
        </c:scaling>
        <c:delete val="0"/>
        <c:axPos val="b"/>
        <c:majorGridlines>
          <c:spPr>
            <a:ln w="9525" cap="flat" cmpd="sng" algn="ctr">
              <a:solidFill>
                <a:schemeClr val="tx1">
                  <a:lumMod val="15000"/>
                  <a:lumOff val="85000"/>
                </a:schemeClr>
              </a:solidFill>
              <a:round/>
            </a:ln>
            <a:effectLst/>
          </c:spPr>
        </c:majorGridlines>
        <c:title>
          <c:tx>
            <c:rich>
              <a:bodyPr rot="0" vert="horz"/>
              <a:lstStyle/>
              <a:p>
                <a:pPr>
                  <a:defRPr/>
                </a:pPr>
                <a:r>
                  <a:rPr lang="fr-FR"/>
                  <a:t>dimensionless slider length X/L </a:t>
                </a:r>
              </a:p>
            </c:rich>
          </c:tx>
          <c:layout/>
          <c:overlay val="0"/>
          <c:spPr>
            <a:noFill/>
            <a:ln>
              <a:noFill/>
            </a:ln>
            <a:effectLst/>
          </c:spPr>
        </c:title>
        <c:numFmt formatCode="General" sourceLinked="0"/>
        <c:majorTickMark val="none"/>
        <c:minorTickMark val="none"/>
        <c:tickLblPos val="low"/>
        <c:spPr>
          <a:noFill/>
          <a:ln w="9525" cap="flat" cmpd="sng" algn="ctr">
            <a:solidFill>
              <a:schemeClr val="tx1">
                <a:lumMod val="25000"/>
                <a:lumOff val="75000"/>
              </a:schemeClr>
            </a:solidFill>
            <a:round/>
          </a:ln>
          <a:effectLst/>
        </c:spPr>
        <c:txPr>
          <a:bodyPr rot="-60000000" vert="horz"/>
          <a:lstStyle/>
          <a:p>
            <a:pPr>
              <a:defRPr/>
            </a:pPr>
            <a:endParaRPr lang="fr-FR"/>
          </a:p>
        </c:txPr>
        <c:crossAx val="598883920"/>
        <c:crosses val="autoZero"/>
        <c:crossBetween val="midCat"/>
      </c:valAx>
      <c:valAx>
        <c:axId val="5988839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vert="horz"/>
              <a:lstStyle/>
              <a:p>
                <a:pPr>
                  <a:defRPr/>
                </a:pPr>
                <a:r>
                  <a:rPr lang="en-US"/>
                  <a:t>dimensionless temperature gradient </a:t>
                </a:r>
              </a:p>
            </c:rich>
          </c:tx>
          <c:layout>
            <c:manualLayout>
              <c:xMode val="edge"/>
              <c:yMode val="edge"/>
              <c:x val="2.1643995889402717E-2"/>
              <c:y val="8.3901438614543536E-2"/>
            </c:manualLayout>
          </c:layout>
          <c:overlay val="0"/>
          <c:spPr>
            <a:noFill/>
            <a:ln>
              <a:noFill/>
            </a:ln>
            <a:effectLst/>
          </c:sp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pPr>
            <a:endParaRPr lang="fr-FR"/>
          </a:p>
        </c:txPr>
        <c:crossAx val="598886664"/>
        <c:crosses val="autoZero"/>
        <c:crossBetween val="midCat"/>
      </c:valAx>
      <c:spPr>
        <a:noFill/>
        <a:effectLst/>
      </c:spPr>
    </c:plotArea>
    <c:legend>
      <c:legendPos val="t"/>
      <c:layout>
        <c:manualLayout>
          <c:xMode val="edge"/>
          <c:yMode val="edge"/>
          <c:x val="0.13225030898915413"/>
          <c:y val="0.28487451955686188"/>
          <c:w val="0.26371807690705329"/>
          <c:h val="0.16316035896824227"/>
        </c:manualLayout>
      </c:layout>
      <c:overlay val="0"/>
      <c:spPr>
        <a:solidFill>
          <a:schemeClr val="bg1"/>
        </a:solidFill>
        <a:ln>
          <a:solidFill>
            <a:schemeClr val="tx1"/>
          </a:solidFill>
        </a:ln>
        <a:effectLst/>
      </c:spPr>
      <c:txPr>
        <a:bodyPr rot="0" vert="horz"/>
        <a:lstStyle/>
        <a:p>
          <a:pPr>
            <a:defRPr/>
          </a:pPr>
          <a:endParaRPr lang="fr-FR"/>
        </a:p>
      </c:txPr>
    </c:legend>
    <c:plotVisOnly val="1"/>
    <c:dispBlanksAs val="gap"/>
    <c:showDLblsOverMax val="0"/>
  </c:chart>
  <c:spPr>
    <a:noFill/>
    <a:ln w="9525" cap="flat" cmpd="sng" algn="ctr">
      <a:noFill/>
      <a:round/>
    </a:ln>
    <a:effectLst/>
  </c:spPr>
  <c:txPr>
    <a:bodyPr/>
    <a:lstStyle/>
    <a:p>
      <a:pPr>
        <a:defRPr>
          <a:solidFill>
            <a:schemeClr val="tx1"/>
          </a:solidFill>
        </a:defRPr>
      </a:pPr>
      <a:endParaRPr lang="fr-FR"/>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388198003027399"/>
          <c:y val="5.5212655509135206E-2"/>
          <c:w val="0.86627904150870028"/>
          <c:h val="0.73519652929654744"/>
        </c:manualLayout>
      </c:layout>
      <c:scatterChart>
        <c:scatterStyle val="lineMarker"/>
        <c:varyColors val="0"/>
        <c:ser>
          <c:idx val="8"/>
          <c:order val="0"/>
          <c:tx>
            <c:v>Lobbato N=10</c:v>
          </c:tx>
          <c:spPr>
            <a:ln w="25400">
              <a:solidFill>
                <a:srgbClr val="FF0000"/>
              </a:solidFill>
            </a:ln>
          </c:spPr>
          <c:marker>
            <c:symbol val="none"/>
          </c:marker>
          <c:xVal>
            <c:numRef>
              <c:f>'Flux_X=1.0'!$A$2:$A$162</c:f>
              <c:numCache>
                <c:formatCode>0.000000</c:formatCode>
                <c:ptCount val="161"/>
                <c:pt idx="0">
                  <c:v>3.9968028886505604E-15</c:v>
                </c:pt>
                <c:pt idx="1">
                  <c:v>6.2500000000039703E-3</c:v>
                </c:pt>
                <c:pt idx="2">
                  <c:v>1.2500000000003999E-2</c:v>
                </c:pt>
                <c:pt idx="3">
                  <c:v>1.8750000000003E-2</c:v>
                </c:pt>
                <c:pt idx="4">
                  <c:v>2.5000000000002999E-2</c:v>
                </c:pt>
                <c:pt idx="5">
                  <c:v>3.1250000000002998E-2</c:v>
                </c:pt>
                <c:pt idx="6">
                  <c:v>3.7500000000003003E-2</c:v>
                </c:pt>
                <c:pt idx="7">
                  <c:v>4.3750000000003002E-2</c:v>
                </c:pt>
                <c:pt idx="8">
                  <c:v>5.0000000000003E-2</c:v>
                </c:pt>
                <c:pt idx="9">
                  <c:v>5.6250000000002999E-2</c:v>
                </c:pt>
                <c:pt idx="10">
                  <c:v>6.2500000000002998E-2</c:v>
                </c:pt>
                <c:pt idx="11">
                  <c:v>6.8750000000003003E-2</c:v>
                </c:pt>
                <c:pt idx="12">
                  <c:v>7.5000000000002995E-2</c:v>
                </c:pt>
                <c:pt idx="13">
                  <c:v>8.1250000000003E-2</c:v>
                </c:pt>
                <c:pt idx="14">
                  <c:v>8.7500000000003006E-2</c:v>
                </c:pt>
                <c:pt idx="15">
                  <c:v>9.3750000000002998E-2</c:v>
                </c:pt>
                <c:pt idx="16">
                  <c:v>0.100000000000003</c:v>
                </c:pt>
                <c:pt idx="17">
                  <c:v>0.10625000000000299</c:v>
                </c:pt>
                <c:pt idx="18">
                  <c:v>0.112500000000003</c:v>
                </c:pt>
                <c:pt idx="19">
                  <c:v>0.11875000000000301</c:v>
                </c:pt>
                <c:pt idx="20">
                  <c:v>0.125000000000003</c:v>
                </c:pt>
                <c:pt idx="21">
                  <c:v>0.131250000000003</c:v>
                </c:pt>
                <c:pt idx="22">
                  <c:v>0.13750000000000301</c:v>
                </c:pt>
                <c:pt idx="23">
                  <c:v>0.14375000000000299</c:v>
                </c:pt>
                <c:pt idx="24">
                  <c:v>0.15000000000000299</c:v>
                </c:pt>
                <c:pt idx="25">
                  <c:v>0.156250000000003</c:v>
                </c:pt>
                <c:pt idx="26">
                  <c:v>0.162500000000003</c:v>
                </c:pt>
                <c:pt idx="27">
                  <c:v>0.16875000000000301</c:v>
                </c:pt>
                <c:pt idx="28">
                  <c:v>0.17500000000000299</c:v>
                </c:pt>
                <c:pt idx="29">
                  <c:v>0.18125000000000299</c:v>
                </c:pt>
                <c:pt idx="30">
                  <c:v>0.187500000000003</c:v>
                </c:pt>
                <c:pt idx="31">
                  <c:v>0.193750000000003</c:v>
                </c:pt>
                <c:pt idx="32">
                  <c:v>0.20000000000000301</c:v>
                </c:pt>
                <c:pt idx="33">
                  <c:v>0.20625000000000299</c:v>
                </c:pt>
                <c:pt idx="34">
                  <c:v>0.21250000000000299</c:v>
                </c:pt>
                <c:pt idx="35">
                  <c:v>0.218750000000003</c:v>
                </c:pt>
                <c:pt idx="36">
                  <c:v>0.225000000000003</c:v>
                </c:pt>
                <c:pt idx="37">
                  <c:v>0.23125000000000301</c:v>
                </c:pt>
                <c:pt idx="38">
                  <c:v>0.23750000000000299</c:v>
                </c:pt>
                <c:pt idx="39">
                  <c:v>0.24375000000000299</c:v>
                </c:pt>
                <c:pt idx="40">
                  <c:v>0.250000000000003</c:v>
                </c:pt>
                <c:pt idx="41">
                  <c:v>0.25625000000000298</c:v>
                </c:pt>
                <c:pt idx="42">
                  <c:v>0.26250000000000301</c:v>
                </c:pt>
                <c:pt idx="43">
                  <c:v>0.26875000000000299</c:v>
                </c:pt>
                <c:pt idx="44">
                  <c:v>0.27500000000000302</c:v>
                </c:pt>
                <c:pt idx="45">
                  <c:v>0.281250000000003</c:v>
                </c:pt>
                <c:pt idx="46">
                  <c:v>0.28750000000000298</c:v>
                </c:pt>
                <c:pt idx="47">
                  <c:v>0.29375000000000301</c:v>
                </c:pt>
                <c:pt idx="48">
                  <c:v>0.30000000000000199</c:v>
                </c:pt>
                <c:pt idx="49">
                  <c:v>0.30625000000000202</c:v>
                </c:pt>
                <c:pt idx="50">
                  <c:v>0.312500000000002</c:v>
                </c:pt>
                <c:pt idx="51">
                  <c:v>0.31875000000000198</c:v>
                </c:pt>
                <c:pt idx="52">
                  <c:v>0.32500000000000201</c:v>
                </c:pt>
                <c:pt idx="53">
                  <c:v>0.33125000000000199</c:v>
                </c:pt>
                <c:pt idx="54">
                  <c:v>0.33750000000000202</c:v>
                </c:pt>
                <c:pt idx="55">
                  <c:v>0.343750000000002</c:v>
                </c:pt>
                <c:pt idx="56">
                  <c:v>0.35000000000000198</c:v>
                </c:pt>
                <c:pt idx="57">
                  <c:v>0.35625000000000201</c:v>
                </c:pt>
                <c:pt idx="58">
                  <c:v>0.36250000000000199</c:v>
                </c:pt>
                <c:pt idx="59">
                  <c:v>0.36875000000000202</c:v>
                </c:pt>
                <c:pt idx="60">
                  <c:v>0.375000000000002</c:v>
                </c:pt>
                <c:pt idx="61">
                  <c:v>0.38125000000000198</c:v>
                </c:pt>
                <c:pt idx="62">
                  <c:v>0.38750000000000201</c:v>
                </c:pt>
                <c:pt idx="63">
                  <c:v>0.39375000000000199</c:v>
                </c:pt>
                <c:pt idx="64">
                  <c:v>0.40000000000000202</c:v>
                </c:pt>
                <c:pt idx="65">
                  <c:v>0.406250000000002</c:v>
                </c:pt>
                <c:pt idx="66">
                  <c:v>0.41250000000000198</c:v>
                </c:pt>
                <c:pt idx="67">
                  <c:v>0.41875000000000201</c:v>
                </c:pt>
                <c:pt idx="68">
                  <c:v>0.42500000000000199</c:v>
                </c:pt>
                <c:pt idx="69">
                  <c:v>0.43125000000000202</c:v>
                </c:pt>
                <c:pt idx="70">
                  <c:v>0.437500000000002</c:v>
                </c:pt>
                <c:pt idx="71">
                  <c:v>0.44375000000000198</c:v>
                </c:pt>
                <c:pt idx="72">
                  <c:v>0.45000000000000201</c:v>
                </c:pt>
                <c:pt idx="73">
                  <c:v>0.45625000000000199</c:v>
                </c:pt>
                <c:pt idx="74">
                  <c:v>0.46250000000000202</c:v>
                </c:pt>
                <c:pt idx="75">
                  <c:v>0.468750000000002</c:v>
                </c:pt>
                <c:pt idx="76">
                  <c:v>0.47500000000000198</c:v>
                </c:pt>
                <c:pt idx="77">
                  <c:v>0.48125000000000201</c:v>
                </c:pt>
                <c:pt idx="78">
                  <c:v>0.48750000000000199</c:v>
                </c:pt>
                <c:pt idx="79">
                  <c:v>0.49375000000000202</c:v>
                </c:pt>
                <c:pt idx="80">
                  <c:v>0.500000000000002</c:v>
                </c:pt>
                <c:pt idx="81">
                  <c:v>0.50625000000000198</c:v>
                </c:pt>
                <c:pt idx="82">
                  <c:v>0.51250000000000195</c:v>
                </c:pt>
                <c:pt idx="83">
                  <c:v>0.51875000000000204</c:v>
                </c:pt>
                <c:pt idx="84">
                  <c:v>0.52500000000000202</c:v>
                </c:pt>
                <c:pt idx="85">
                  <c:v>0.531250000000002</c:v>
                </c:pt>
                <c:pt idx="86">
                  <c:v>0.53750000000000198</c:v>
                </c:pt>
                <c:pt idx="87">
                  <c:v>0.54375000000000195</c:v>
                </c:pt>
                <c:pt idx="88">
                  <c:v>0.55000000000000204</c:v>
                </c:pt>
                <c:pt idx="89">
                  <c:v>0.55625000000000202</c:v>
                </c:pt>
                <c:pt idx="90">
                  <c:v>0.562500000000002</c:v>
                </c:pt>
                <c:pt idx="91">
                  <c:v>0.56875000000000198</c:v>
                </c:pt>
                <c:pt idx="92">
                  <c:v>0.57500000000000195</c:v>
                </c:pt>
                <c:pt idx="93">
                  <c:v>0.58125000000000104</c:v>
                </c:pt>
                <c:pt idx="94">
                  <c:v>0.58750000000000102</c:v>
                </c:pt>
                <c:pt idx="95">
                  <c:v>0.593750000000001</c:v>
                </c:pt>
                <c:pt idx="96">
                  <c:v>0.60000000000000098</c:v>
                </c:pt>
                <c:pt idx="97">
                  <c:v>0.60625000000000095</c:v>
                </c:pt>
                <c:pt idx="98">
                  <c:v>0.61250000000000104</c:v>
                </c:pt>
                <c:pt idx="99">
                  <c:v>0.61875000000000102</c:v>
                </c:pt>
                <c:pt idx="100">
                  <c:v>0.625000000000001</c:v>
                </c:pt>
                <c:pt idx="101">
                  <c:v>0.63125000000000098</c:v>
                </c:pt>
                <c:pt idx="102">
                  <c:v>0.63750000000000095</c:v>
                </c:pt>
                <c:pt idx="103">
                  <c:v>0.64375000000000104</c:v>
                </c:pt>
                <c:pt idx="104">
                  <c:v>0.65000000000000102</c:v>
                </c:pt>
                <c:pt idx="105">
                  <c:v>0.656250000000001</c:v>
                </c:pt>
                <c:pt idx="106">
                  <c:v>0.66250000000000098</c:v>
                </c:pt>
                <c:pt idx="107">
                  <c:v>0.66875000000000095</c:v>
                </c:pt>
                <c:pt idx="108">
                  <c:v>0.67500000000000104</c:v>
                </c:pt>
                <c:pt idx="109">
                  <c:v>0.68125000000000102</c:v>
                </c:pt>
                <c:pt idx="110">
                  <c:v>0.687500000000001</c:v>
                </c:pt>
                <c:pt idx="111">
                  <c:v>0.69375000000000098</c:v>
                </c:pt>
                <c:pt idx="112">
                  <c:v>0.70000000000000095</c:v>
                </c:pt>
                <c:pt idx="113">
                  <c:v>0.70625000000000104</c:v>
                </c:pt>
                <c:pt idx="114">
                  <c:v>0.71250000000000102</c:v>
                </c:pt>
                <c:pt idx="115">
                  <c:v>0.718750000000001</c:v>
                </c:pt>
                <c:pt idx="116">
                  <c:v>0.72500000000000098</c:v>
                </c:pt>
                <c:pt idx="117">
                  <c:v>0.73125000000000095</c:v>
                </c:pt>
                <c:pt idx="118">
                  <c:v>0.73750000000000104</c:v>
                </c:pt>
                <c:pt idx="119">
                  <c:v>0.74375000000000102</c:v>
                </c:pt>
                <c:pt idx="120">
                  <c:v>0.750000000000001</c:v>
                </c:pt>
                <c:pt idx="121">
                  <c:v>0.75625000000000098</c:v>
                </c:pt>
                <c:pt idx="122">
                  <c:v>0.76250000000000095</c:v>
                </c:pt>
                <c:pt idx="123">
                  <c:v>0.76875000000000104</c:v>
                </c:pt>
                <c:pt idx="124">
                  <c:v>0.77500000000000102</c:v>
                </c:pt>
                <c:pt idx="125">
                  <c:v>0.781250000000001</c:v>
                </c:pt>
                <c:pt idx="126">
                  <c:v>0.78750000000000098</c:v>
                </c:pt>
                <c:pt idx="127">
                  <c:v>0.79375000000000095</c:v>
                </c:pt>
                <c:pt idx="128">
                  <c:v>0.80000000000000104</c:v>
                </c:pt>
                <c:pt idx="129">
                  <c:v>0.80625000000000102</c:v>
                </c:pt>
                <c:pt idx="130">
                  <c:v>0.812500000000001</c:v>
                </c:pt>
                <c:pt idx="131">
                  <c:v>0.81875000000000098</c:v>
                </c:pt>
                <c:pt idx="132">
                  <c:v>0.82500000000000095</c:v>
                </c:pt>
                <c:pt idx="133">
                  <c:v>0.83125000000000104</c:v>
                </c:pt>
                <c:pt idx="134">
                  <c:v>0.83750000000000102</c:v>
                </c:pt>
                <c:pt idx="135">
                  <c:v>0.843750000000001</c:v>
                </c:pt>
                <c:pt idx="136">
                  <c:v>0.85000000000000098</c:v>
                </c:pt>
                <c:pt idx="137">
                  <c:v>0.85625000000000095</c:v>
                </c:pt>
                <c:pt idx="138">
                  <c:v>0.86250000000000004</c:v>
                </c:pt>
                <c:pt idx="139">
                  <c:v>0.86875000000000002</c:v>
                </c:pt>
                <c:pt idx="140">
                  <c:v>0.875</c:v>
                </c:pt>
                <c:pt idx="141">
                  <c:v>0.88124999999999998</c:v>
                </c:pt>
                <c:pt idx="142">
                  <c:v>0.88749999999999996</c:v>
                </c:pt>
                <c:pt idx="143">
                  <c:v>0.89375000000000004</c:v>
                </c:pt>
                <c:pt idx="144">
                  <c:v>0.9</c:v>
                </c:pt>
                <c:pt idx="145">
                  <c:v>0.90625</c:v>
                </c:pt>
                <c:pt idx="146">
                  <c:v>0.91249999999999998</c:v>
                </c:pt>
                <c:pt idx="147">
                  <c:v>0.91874999999999996</c:v>
                </c:pt>
                <c:pt idx="148">
                  <c:v>0.92500000000000004</c:v>
                </c:pt>
                <c:pt idx="149">
                  <c:v>0.93125000000000002</c:v>
                </c:pt>
                <c:pt idx="150">
                  <c:v>0.9375</c:v>
                </c:pt>
                <c:pt idx="151">
                  <c:v>0.94374999999999998</c:v>
                </c:pt>
                <c:pt idx="152">
                  <c:v>0.95</c:v>
                </c:pt>
                <c:pt idx="153">
                  <c:v>0.95625000000000004</c:v>
                </c:pt>
                <c:pt idx="154">
                  <c:v>0.96250000000000002</c:v>
                </c:pt>
                <c:pt idx="155">
                  <c:v>0.96875</c:v>
                </c:pt>
                <c:pt idx="156">
                  <c:v>0.97499999999999998</c:v>
                </c:pt>
                <c:pt idx="157">
                  <c:v>0.98124999999999996</c:v>
                </c:pt>
                <c:pt idx="158">
                  <c:v>0.98750000000000004</c:v>
                </c:pt>
                <c:pt idx="159">
                  <c:v>0.99375000000000002</c:v>
                </c:pt>
                <c:pt idx="160">
                  <c:v>1</c:v>
                </c:pt>
              </c:numCache>
            </c:numRef>
          </c:xVal>
          <c:yVal>
            <c:numRef>
              <c:f>'Flux_X=1.0'!$F$2:$F$162</c:f>
              <c:numCache>
                <c:formatCode>0.00E+00</c:formatCode>
                <c:ptCount val="161"/>
                <c:pt idx="0">
                  <c:v>20.067841436716002</c:v>
                </c:pt>
                <c:pt idx="1">
                  <c:v>20.067841436716002</c:v>
                </c:pt>
                <c:pt idx="2">
                  <c:v>20.1759204336369</c:v>
                </c:pt>
                <c:pt idx="3">
                  <c:v>20.284676245679599</c:v>
                </c:pt>
                <c:pt idx="4">
                  <c:v>20.3941105994457</c:v>
                </c:pt>
                <c:pt idx="5">
                  <c:v>20.504221372132999</c:v>
                </c:pt>
                <c:pt idx="6">
                  <c:v>20.6150084055683</c:v>
                </c:pt>
                <c:pt idx="7">
                  <c:v>20.726467931536899</c:v>
                </c:pt>
                <c:pt idx="8">
                  <c:v>20.838602713032401</c:v>
                </c:pt>
                <c:pt idx="9">
                  <c:v>20.951409810323302</c:v>
                </c:pt>
                <c:pt idx="10">
                  <c:v>21.064889427670899</c:v>
                </c:pt>
                <c:pt idx="11">
                  <c:v>21.179038878039101</c:v>
                </c:pt>
                <c:pt idx="12">
                  <c:v>21.2938678165564</c:v>
                </c:pt>
                <c:pt idx="13">
                  <c:v>21.4093770119458</c:v>
                </c:pt>
                <c:pt idx="14">
                  <c:v>21.5255557499597</c:v>
                </c:pt>
                <c:pt idx="15">
                  <c:v>21.642389264163</c:v>
                </c:pt>
                <c:pt idx="16">
                  <c:v>21.759896753629999</c:v>
                </c:pt>
                <c:pt idx="17">
                  <c:v>21.878077078128399</c:v>
                </c:pt>
                <c:pt idx="18">
                  <c:v>21.996945271391802</c:v>
                </c:pt>
                <c:pt idx="19">
                  <c:v>22.1164752539392</c:v>
                </c:pt>
                <c:pt idx="20">
                  <c:v>22.236679167157298</c:v>
                </c:pt>
                <c:pt idx="21">
                  <c:v>22.357560920994398</c:v>
                </c:pt>
                <c:pt idx="22">
                  <c:v>22.479115753347099</c:v>
                </c:pt>
                <c:pt idx="23">
                  <c:v>22.6013454803775</c:v>
                </c:pt>
                <c:pt idx="24">
                  <c:v>22.724252293005399</c:v>
                </c:pt>
                <c:pt idx="25">
                  <c:v>22.847832294355001</c:v>
                </c:pt>
                <c:pt idx="26">
                  <c:v>22.972087837456701</c:v>
                </c:pt>
                <c:pt idx="27">
                  <c:v>23.097016349887099</c:v>
                </c:pt>
                <c:pt idx="28">
                  <c:v>23.222618902185701</c:v>
                </c:pt>
                <c:pt idx="29">
                  <c:v>23.348894484892799</c:v>
                </c:pt>
                <c:pt idx="30">
                  <c:v>23.475842921052401</c:v>
                </c:pt>
                <c:pt idx="31">
                  <c:v>23.603464623817001</c:v>
                </c:pt>
                <c:pt idx="32">
                  <c:v>23.731759723083201</c:v>
                </c:pt>
                <c:pt idx="33">
                  <c:v>23.860727957844301</c:v>
                </c:pt>
                <c:pt idx="34">
                  <c:v>23.990366005706999</c:v>
                </c:pt>
                <c:pt idx="35">
                  <c:v>24.120672959984802</c:v>
                </c:pt>
                <c:pt idx="36">
                  <c:v>24.251648874728598</c:v>
                </c:pt>
                <c:pt idx="37">
                  <c:v>24.383291630434801</c:v>
                </c:pt>
                <c:pt idx="38">
                  <c:v>24.515600355122601</c:v>
                </c:pt>
                <c:pt idx="39">
                  <c:v>24.648573236943601</c:v>
                </c:pt>
                <c:pt idx="40">
                  <c:v>24.782208494794698</c:v>
                </c:pt>
                <c:pt idx="41">
                  <c:v>24.916504374855499</c:v>
                </c:pt>
                <c:pt idx="42">
                  <c:v>25.051458144739399</c:v>
                </c:pt>
                <c:pt idx="43">
                  <c:v>25.1870682603397</c:v>
                </c:pt>
                <c:pt idx="44">
                  <c:v>25.323330993419098</c:v>
                </c:pt>
                <c:pt idx="45">
                  <c:v>25.4602435001941</c:v>
                </c:pt>
                <c:pt idx="46">
                  <c:v>25.5978025044882</c:v>
                </c:pt>
                <c:pt idx="47">
                  <c:v>25.736004108119001</c:v>
                </c:pt>
                <c:pt idx="48">
                  <c:v>25.874845152771002</c:v>
                </c:pt>
                <c:pt idx="49">
                  <c:v>26.014321276084601</c:v>
                </c:pt>
                <c:pt idx="50">
                  <c:v>26.1544278255097</c:v>
                </c:pt>
                <c:pt idx="51">
                  <c:v>26.295159731485001</c:v>
                </c:pt>
                <c:pt idx="52">
                  <c:v>26.436511240872001</c:v>
                </c:pt>
                <c:pt idx="53">
                  <c:v>26.5784772222101</c:v>
                </c:pt>
                <c:pt idx="54">
                  <c:v>26.721051671610802</c:v>
                </c:pt>
                <c:pt idx="55">
                  <c:v>26.864228602317201</c:v>
                </c:pt>
                <c:pt idx="56">
                  <c:v>27.0079996614989</c:v>
                </c:pt>
                <c:pt idx="57">
                  <c:v>27.1523582329907</c:v>
                </c:pt>
                <c:pt idx="58">
                  <c:v>27.297295685963999</c:v>
                </c:pt>
                <c:pt idx="59">
                  <c:v>27.442812916021499</c:v>
                </c:pt>
                <c:pt idx="60">
                  <c:v>27.588891853834902</c:v>
                </c:pt>
                <c:pt idx="61">
                  <c:v>27.735523143649502</c:v>
                </c:pt>
                <c:pt idx="62">
                  <c:v>27.8826964035818</c:v>
                </c:pt>
                <c:pt idx="63">
                  <c:v>28.030400611447501</c:v>
                </c:pt>
                <c:pt idx="64">
                  <c:v>28.178624244084698</c:v>
                </c:pt>
                <c:pt idx="65">
                  <c:v>28.3273549880738</c:v>
                </c:pt>
                <c:pt idx="66">
                  <c:v>28.476579786859201</c:v>
                </c:pt>
                <c:pt idx="67">
                  <c:v>28.626284973525099</c:v>
                </c:pt>
                <c:pt idx="68">
                  <c:v>28.7764555445473</c:v>
                </c:pt>
                <c:pt idx="69">
                  <c:v>28.927075943672602</c:v>
                </c:pt>
                <c:pt idx="70">
                  <c:v>29.078130375222401</c:v>
                </c:pt>
                <c:pt idx="71">
                  <c:v>29.229601467134302</c:v>
                </c:pt>
                <c:pt idx="72">
                  <c:v>29.381471635030898</c:v>
                </c:pt>
                <c:pt idx="73">
                  <c:v>29.533721663386601</c:v>
                </c:pt>
                <c:pt idx="74">
                  <c:v>29.686329985190302</c:v>
                </c:pt>
                <c:pt idx="75">
                  <c:v>29.8392753955196</c:v>
                </c:pt>
                <c:pt idx="76">
                  <c:v>29.992539442376</c:v>
                </c:pt>
                <c:pt idx="77">
                  <c:v>30.146094681613</c:v>
                </c:pt>
                <c:pt idx="78">
                  <c:v>30.2999186019583</c:v>
                </c:pt>
                <c:pt idx="79">
                  <c:v>30.4539840053957</c:v>
                </c:pt>
                <c:pt idx="80">
                  <c:v>30.608263706109799</c:v>
                </c:pt>
                <c:pt idx="81">
                  <c:v>30.7627300765783</c:v>
                </c:pt>
                <c:pt idx="82">
                  <c:v>30.9173524967444</c:v>
                </c:pt>
                <c:pt idx="83">
                  <c:v>31.072098429693099</c:v>
                </c:pt>
                <c:pt idx="84">
                  <c:v>31.2269359863344</c:v>
                </c:pt>
                <c:pt idx="85">
                  <c:v>31.381830872588399</c:v>
                </c:pt>
                <c:pt idx="86">
                  <c:v>31.536745967615602</c:v>
                </c:pt>
                <c:pt idx="87">
                  <c:v>31.691643265174601</c:v>
                </c:pt>
                <c:pt idx="88">
                  <c:v>31.846483476526</c:v>
                </c:pt>
                <c:pt idx="89">
                  <c:v>32.001225077806801</c:v>
                </c:pt>
                <c:pt idx="90">
                  <c:v>32.155824271321201</c:v>
                </c:pt>
                <c:pt idx="91">
                  <c:v>32.310235439291198</c:v>
                </c:pt>
                <c:pt idx="92">
                  <c:v>32.4644109090451</c:v>
                </c:pt>
                <c:pt idx="93">
                  <c:v>32.618301304135002</c:v>
                </c:pt>
                <c:pt idx="94">
                  <c:v>32.771855435099901</c:v>
                </c:pt>
                <c:pt idx="95">
                  <c:v>32.925018843079897</c:v>
                </c:pt>
                <c:pt idx="96">
                  <c:v>33.077735223957397</c:v>
                </c:pt>
                <c:pt idx="97">
                  <c:v>33.229945809885301</c:v>
                </c:pt>
                <c:pt idx="98">
                  <c:v>33.381589653706897</c:v>
                </c:pt>
                <c:pt idx="99">
                  <c:v>33.532602848979302</c:v>
                </c:pt>
                <c:pt idx="100">
                  <c:v>33.682919092401299</c:v>
                </c:pt>
                <c:pt idx="101">
                  <c:v>33.832469459597</c:v>
                </c:pt>
                <c:pt idx="102">
                  <c:v>33.981182325745799</c:v>
                </c:pt>
                <c:pt idx="103">
                  <c:v>34.1289836277261</c:v>
                </c:pt>
                <c:pt idx="104">
                  <c:v>34.275795280731501</c:v>
                </c:pt>
                <c:pt idx="105">
                  <c:v>34.421537992168801</c:v>
                </c:pt>
                <c:pt idx="106">
                  <c:v>34.5661280709677</c:v>
                </c:pt>
                <c:pt idx="107">
                  <c:v>34.709479253700898</c:v>
                </c:pt>
                <c:pt idx="108">
                  <c:v>34.851502767388702</c:v>
                </c:pt>
                <c:pt idx="109">
                  <c:v>34.992106413507202</c:v>
                </c:pt>
                <c:pt idx="110">
                  <c:v>35.131194784594904</c:v>
                </c:pt>
                <c:pt idx="111">
                  <c:v>35.268669740035101</c:v>
                </c:pt>
                <c:pt idx="112">
                  <c:v>35.404429703467201</c:v>
                </c:pt>
                <c:pt idx="113">
                  <c:v>35.538370479827996</c:v>
                </c:pt>
                <c:pt idx="114">
                  <c:v>35.670384629540997</c:v>
                </c:pt>
                <c:pt idx="115">
                  <c:v>35.800361764415698</c:v>
                </c:pt>
                <c:pt idx="116">
                  <c:v>35.928189005227701</c:v>
                </c:pt>
                <c:pt idx="117">
                  <c:v>36.053750760850399</c:v>
                </c:pt>
                <c:pt idx="118">
                  <c:v>36.176928715633402</c:v>
                </c:pt>
                <c:pt idx="119">
                  <c:v>36.297602530283598</c:v>
                </c:pt>
                <c:pt idx="120">
                  <c:v>36.415649322565599</c:v>
                </c:pt>
                <c:pt idx="121">
                  <c:v>36.530945048880298</c:v>
                </c:pt>
                <c:pt idx="122">
                  <c:v>36.643363979641201</c:v>
                </c:pt>
                <c:pt idx="123">
                  <c:v>36.752779651795997</c:v>
                </c:pt>
                <c:pt idx="124">
                  <c:v>36.859065075847298</c:v>
                </c:pt>
                <c:pt idx="125">
                  <c:v>36.962093077699002</c:v>
                </c:pt>
                <c:pt idx="126">
                  <c:v>37.0617376782428</c:v>
                </c:pt>
                <c:pt idx="127">
                  <c:v>37.157874608976897</c:v>
                </c:pt>
                <c:pt idx="128">
                  <c:v>37.250382186506698</c:v>
                </c:pt>
                <c:pt idx="129">
                  <c:v>37.339142214484802</c:v>
                </c:pt>
                <c:pt idx="130">
                  <c:v>37.424041665134297</c:v>
                </c:pt>
                <c:pt idx="131">
                  <c:v>37.504973953018599</c:v>
                </c:pt>
                <c:pt idx="132">
                  <c:v>37.581840284869998</c:v>
                </c:pt>
                <c:pt idx="133">
                  <c:v>37.654552298774597</c:v>
                </c:pt>
                <c:pt idx="134">
                  <c:v>37.723033419173703</c:v>
                </c:pt>
                <c:pt idx="135">
                  <c:v>37.787222795327402</c:v>
                </c:pt>
                <c:pt idx="136">
                  <c:v>37.847076058100697</c:v>
                </c:pt>
                <c:pt idx="137">
                  <c:v>37.9025706307714</c:v>
                </c:pt>
                <c:pt idx="138">
                  <c:v>37.953708588412901</c:v>
                </c:pt>
                <c:pt idx="139">
                  <c:v>38.000520773160297</c:v>
                </c:pt>
                <c:pt idx="140">
                  <c:v>38.043073392343999</c:v>
                </c:pt>
                <c:pt idx="141">
                  <c:v>38.081471992582699</c:v>
                </c:pt>
                <c:pt idx="142">
                  <c:v>38.115868988774302</c:v>
                </c:pt>
                <c:pt idx="143">
                  <c:v>38.146470138478797</c:v>
                </c:pt>
                <c:pt idx="144">
                  <c:v>38.173545187071802</c:v>
                </c:pt>
                <c:pt idx="145">
                  <c:v>38.197436134525603</c:v>
                </c:pt>
                <c:pt idx="146">
                  <c:v>38.218568871726198</c:v>
                </c:pt>
                <c:pt idx="147">
                  <c:v>38.237467054692097</c:v>
                </c:pt>
                <c:pt idx="148">
                  <c:v>38.254765981202901</c:v>
                </c:pt>
                <c:pt idx="149">
                  <c:v>38.2712307040185</c:v>
                </c:pt>
                <c:pt idx="150">
                  <c:v>38.287775769592798</c:v>
                </c:pt>
                <c:pt idx="151">
                  <c:v>38.305486846930897</c:v>
                </c:pt>
                <c:pt idx="152">
                  <c:v>38.3256494309651</c:v>
                </c:pt>
                <c:pt idx="153">
                  <c:v>38.349777404118903</c:v>
                </c:pt>
                <c:pt idx="154">
                  <c:v>38.379648956879997</c:v>
                </c:pt>
                <c:pt idx="155">
                  <c:v>38.417346193440103</c:v>
                </c:pt>
                <c:pt idx="156">
                  <c:v>38.465303543422401</c:v>
                </c:pt>
                <c:pt idx="157">
                  <c:v>38.526362341962603</c:v>
                </c:pt>
                <c:pt idx="158">
                  <c:v>38.603833483503898</c:v>
                </c:pt>
                <c:pt idx="159">
                  <c:v>38.701570305188802</c:v>
                </c:pt>
                <c:pt idx="160">
                  <c:v>38.815862685918198</c:v>
                </c:pt>
              </c:numCache>
            </c:numRef>
          </c:yVal>
          <c:smooth val="0"/>
        </c:ser>
        <c:ser>
          <c:idx val="7"/>
          <c:order val="1"/>
          <c:tx>
            <c:v>Reference</c:v>
          </c:tx>
          <c:spPr>
            <a:ln w="25400">
              <a:solidFill>
                <a:schemeClr val="tx1"/>
              </a:solidFill>
              <a:prstDash val="sysDash"/>
            </a:ln>
          </c:spPr>
          <c:marker>
            <c:symbol val="none"/>
          </c:marker>
          <c:xVal>
            <c:numRef>
              <c:f>'Flux_X=1.0'!$A$2:$A$162</c:f>
              <c:numCache>
                <c:formatCode>0.000000</c:formatCode>
                <c:ptCount val="161"/>
                <c:pt idx="0">
                  <c:v>3.9968028886505604E-15</c:v>
                </c:pt>
                <c:pt idx="1">
                  <c:v>6.2500000000039703E-3</c:v>
                </c:pt>
                <c:pt idx="2">
                  <c:v>1.2500000000003999E-2</c:v>
                </c:pt>
                <c:pt idx="3">
                  <c:v>1.8750000000003E-2</c:v>
                </c:pt>
                <c:pt idx="4">
                  <c:v>2.5000000000002999E-2</c:v>
                </c:pt>
                <c:pt idx="5">
                  <c:v>3.1250000000002998E-2</c:v>
                </c:pt>
                <c:pt idx="6">
                  <c:v>3.7500000000003003E-2</c:v>
                </c:pt>
                <c:pt idx="7">
                  <c:v>4.3750000000003002E-2</c:v>
                </c:pt>
                <c:pt idx="8">
                  <c:v>5.0000000000003E-2</c:v>
                </c:pt>
                <c:pt idx="9">
                  <c:v>5.6250000000002999E-2</c:v>
                </c:pt>
                <c:pt idx="10">
                  <c:v>6.2500000000002998E-2</c:v>
                </c:pt>
                <c:pt idx="11">
                  <c:v>6.8750000000003003E-2</c:v>
                </c:pt>
                <c:pt idx="12">
                  <c:v>7.5000000000002995E-2</c:v>
                </c:pt>
                <c:pt idx="13">
                  <c:v>8.1250000000003E-2</c:v>
                </c:pt>
                <c:pt idx="14">
                  <c:v>8.7500000000003006E-2</c:v>
                </c:pt>
                <c:pt idx="15">
                  <c:v>9.3750000000002998E-2</c:v>
                </c:pt>
                <c:pt idx="16">
                  <c:v>0.100000000000003</c:v>
                </c:pt>
                <c:pt idx="17">
                  <c:v>0.10625000000000299</c:v>
                </c:pt>
                <c:pt idx="18">
                  <c:v>0.112500000000003</c:v>
                </c:pt>
                <c:pt idx="19">
                  <c:v>0.11875000000000301</c:v>
                </c:pt>
                <c:pt idx="20">
                  <c:v>0.125000000000003</c:v>
                </c:pt>
                <c:pt idx="21">
                  <c:v>0.131250000000003</c:v>
                </c:pt>
                <c:pt idx="22">
                  <c:v>0.13750000000000301</c:v>
                </c:pt>
                <c:pt idx="23">
                  <c:v>0.14375000000000299</c:v>
                </c:pt>
                <c:pt idx="24">
                  <c:v>0.15000000000000299</c:v>
                </c:pt>
                <c:pt idx="25">
                  <c:v>0.156250000000003</c:v>
                </c:pt>
                <c:pt idx="26">
                  <c:v>0.162500000000003</c:v>
                </c:pt>
                <c:pt idx="27">
                  <c:v>0.16875000000000301</c:v>
                </c:pt>
                <c:pt idx="28">
                  <c:v>0.17500000000000299</c:v>
                </c:pt>
                <c:pt idx="29">
                  <c:v>0.18125000000000299</c:v>
                </c:pt>
                <c:pt idx="30">
                  <c:v>0.187500000000003</c:v>
                </c:pt>
                <c:pt idx="31">
                  <c:v>0.193750000000003</c:v>
                </c:pt>
                <c:pt idx="32">
                  <c:v>0.20000000000000301</c:v>
                </c:pt>
                <c:pt idx="33">
                  <c:v>0.20625000000000299</c:v>
                </c:pt>
                <c:pt idx="34">
                  <c:v>0.21250000000000299</c:v>
                </c:pt>
                <c:pt idx="35">
                  <c:v>0.218750000000003</c:v>
                </c:pt>
                <c:pt idx="36">
                  <c:v>0.225000000000003</c:v>
                </c:pt>
                <c:pt idx="37">
                  <c:v>0.23125000000000301</c:v>
                </c:pt>
                <c:pt idx="38">
                  <c:v>0.23750000000000299</c:v>
                </c:pt>
                <c:pt idx="39">
                  <c:v>0.24375000000000299</c:v>
                </c:pt>
                <c:pt idx="40">
                  <c:v>0.250000000000003</c:v>
                </c:pt>
                <c:pt idx="41">
                  <c:v>0.25625000000000298</c:v>
                </c:pt>
                <c:pt idx="42">
                  <c:v>0.26250000000000301</c:v>
                </c:pt>
                <c:pt idx="43">
                  <c:v>0.26875000000000299</c:v>
                </c:pt>
                <c:pt idx="44">
                  <c:v>0.27500000000000302</c:v>
                </c:pt>
                <c:pt idx="45">
                  <c:v>0.281250000000003</c:v>
                </c:pt>
                <c:pt idx="46">
                  <c:v>0.28750000000000298</c:v>
                </c:pt>
                <c:pt idx="47">
                  <c:v>0.29375000000000301</c:v>
                </c:pt>
                <c:pt idx="48">
                  <c:v>0.30000000000000199</c:v>
                </c:pt>
                <c:pt idx="49">
                  <c:v>0.30625000000000202</c:v>
                </c:pt>
                <c:pt idx="50">
                  <c:v>0.312500000000002</c:v>
                </c:pt>
                <c:pt idx="51">
                  <c:v>0.31875000000000198</c:v>
                </c:pt>
                <c:pt idx="52">
                  <c:v>0.32500000000000201</c:v>
                </c:pt>
                <c:pt idx="53">
                  <c:v>0.33125000000000199</c:v>
                </c:pt>
                <c:pt idx="54">
                  <c:v>0.33750000000000202</c:v>
                </c:pt>
                <c:pt idx="55">
                  <c:v>0.343750000000002</c:v>
                </c:pt>
                <c:pt idx="56">
                  <c:v>0.35000000000000198</c:v>
                </c:pt>
                <c:pt idx="57">
                  <c:v>0.35625000000000201</c:v>
                </c:pt>
                <c:pt idx="58">
                  <c:v>0.36250000000000199</c:v>
                </c:pt>
                <c:pt idx="59">
                  <c:v>0.36875000000000202</c:v>
                </c:pt>
                <c:pt idx="60">
                  <c:v>0.375000000000002</c:v>
                </c:pt>
                <c:pt idx="61">
                  <c:v>0.38125000000000198</c:v>
                </c:pt>
                <c:pt idx="62">
                  <c:v>0.38750000000000201</c:v>
                </c:pt>
                <c:pt idx="63">
                  <c:v>0.39375000000000199</c:v>
                </c:pt>
                <c:pt idx="64">
                  <c:v>0.40000000000000202</c:v>
                </c:pt>
                <c:pt idx="65">
                  <c:v>0.406250000000002</c:v>
                </c:pt>
                <c:pt idx="66">
                  <c:v>0.41250000000000198</c:v>
                </c:pt>
                <c:pt idx="67">
                  <c:v>0.41875000000000201</c:v>
                </c:pt>
                <c:pt idx="68">
                  <c:v>0.42500000000000199</c:v>
                </c:pt>
                <c:pt idx="69">
                  <c:v>0.43125000000000202</c:v>
                </c:pt>
                <c:pt idx="70">
                  <c:v>0.437500000000002</c:v>
                </c:pt>
                <c:pt idx="71">
                  <c:v>0.44375000000000198</c:v>
                </c:pt>
                <c:pt idx="72">
                  <c:v>0.45000000000000201</c:v>
                </c:pt>
                <c:pt idx="73">
                  <c:v>0.45625000000000199</c:v>
                </c:pt>
                <c:pt idx="74">
                  <c:v>0.46250000000000202</c:v>
                </c:pt>
                <c:pt idx="75">
                  <c:v>0.468750000000002</c:v>
                </c:pt>
                <c:pt idx="76">
                  <c:v>0.47500000000000198</c:v>
                </c:pt>
                <c:pt idx="77">
                  <c:v>0.48125000000000201</c:v>
                </c:pt>
                <c:pt idx="78">
                  <c:v>0.48750000000000199</c:v>
                </c:pt>
                <c:pt idx="79">
                  <c:v>0.49375000000000202</c:v>
                </c:pt>
                <c:pt idx="80">
                  <c:v>0.500000000000002</c:v>
                </c:pt>
                <c:pt idx="81">
                  <c:v>0.50625000000000198</c:v>
                </c:pt>
                <c:pt idx="82">
                  <c:v>0.51250000000000195</c:v>
                </c:pt>
                <c:pt idx="83">
                  <c:v>0.51875000000000204</c:v>
                </c:pt>
                <c:pt idx="84">
                  <c:v>0.52500000000000202</c:v>
                </c:pt>
                <c:pt idx="85">
                  <c:v>0.531250000000002</c:v>
                </c:pt>
                <c:pt idx="86">
                  <c:v>0.53750000000000198</c:v>
                </c:pt>
                <c:pt idx="87">
                  <c:v>0.54375000000000195</c:v>
                </c:pt>
                <c:pt idx="88">
                  <c:v>0.55000000000000204</c:v>
                </c:pt>
                <c:pt idx="89">
                  <c:v>0.55625000000000202</c:v>
                </c:pt>
                <c:pt idx="90">
                  <c:v>0.562500000000002</c:v>
                </c:pt>
                <c:pt idx="91">
                  <c:v>0.56875000000000198</c:v>
                </c:pt>
                <c:pt idx="92">
                  <c:v>0.57500000000000195</c:v>
                </c:pt>
                <c:pt idx="93">
                  <c:v>0.58125000000000104</c:v>
                </c:pt>
                <c:pt idx="94">
                  <c:v>0.58750000000000102</c:v>
                </c:pt>
                <c:pt idx="95">
                  <c:v>0.593750000000001</c:v>
                </c:pt>
                <c:pt idx="96">
                  <c:v>0.60000000000000098</c:v>
                </c:pt>
                <c:pt idx="97">
                  <c:v>0.60625000000000095</c:v>
                </c:pt>
                <c:pt idx="98">
                  <c:v>0.61250000000000104</c:v>
                </c:pt>
                <c:pt idx="99">
                  <c:v>0.61875000000000102</c:v>
                </c:pt>
                <c:pt idx="100">
                  <c:v>0.625000000000001</c:v>
                </c:pt>
                <c:pt idx="101">
                  <c:v>0.63125000000000098</c:v>
                </c:pt>
                <c:pt idx="102">
                  <c:v>0.63750000000000095</c:v>
                </c:pt>
                <c:pt idx="103">
                  <c:v>0.64375000000000104</c:v>
                </c:pt>
                <c:pt idx="104">
                  <c:v>0.65000000000000102</c:v>
                </c:pt>
                <c:pt idx="105">
                  <c:v>0.656250000000001</c:v>
                </c:pt>
                <c:pt idx="106">
                  <c:v>0.66250000000000098</c:v>
                </c:pt>
                <c:pt idx="107">
                  <c:v>0.66875000000000095</c:v>
                </c:pt>
                <c:pt idx="108">
                  <c:v>0.67500000000000104</c:v>
                </c:pt>
                <c:pt idx="109">
                  <c:v>0.68125000000000102</c:v>
                </c:pt>
                <c:pt idx="110">
                  <c:v>0.687500000000001</c:v>
                </c:pt>
                <c:pt idx="111">
                  <c:v>0.69375000000000098</c:v>
                </c:pt>
                <c:pt idx="112">
                  <c:v>0.70000000000000095</c:v>
                </c:pt>
                <c:pt idx="113">
                  <c:v>0.70625000000000104</c:v>
                </c:pt>
                <c:pt idx="114">
                  <c:v>0.71250000000000102</c:v>
                </c:pt>
                <c:pt idx="115">
                  <c:v>0.718750000000001</c:v>
                </c:pt>
                <c:pt idx="116">
                  <c:v>0.72500000000000098</c:v>
                </c:pt>
                <c:pt idx="117">
                  <c:v>0.73125000000000095</c:v>
                </c:pt>
                <c:pt idx="118">
                  <c:v>0.73750000000000104</c:v>
                </c:pt>
                <c:pt idx="119">
                  <c:v>0.74375000000000102</c:v>
                </c:pt>
                <c:pt idx="120">
                  <c:v>0.750000000000001</c:v>
                </c:pt>
                <c:pt idx="121">
                  <c:v>0.75625000000000098</c:v>
                </c:pt>
                <c:pt idx="122">
                  <c:v>0.76250000000000095</c:v>
                </c:pt>
                <c:pt idx="123">
                  <c:v>0.76875000000000104</c:v>
                </c:pt>
                <c:pt idx="124">
                  <c:v>0.77500000000000102</c:v>
                </c:pt>
                <c:pt idx="125">
                  <c:v>0.781250000000001</c:v>
                </c:pt>
                <c:pt idx="126">
                  <c:v>0.78750000000000098</c:v>
                </c:pt>
                <c:pt idx="127">
                  <c:v>0.79375000000000095</c:v>
                </c:pt>
                <c:pt idx="128">
                  <c:v>0.80000000000000104</c:v>
                </c:pt>
                <c:pt idx="129">
                  <c:v>0.80625000000000102</c:v>
                </c:pt>
                <c:pt idx="130">
                  <c:v>0.812500000000001</c:v>
                </c:pt>
                <c:pt idx="131">
                  <c:v>0.81875000000000098</c:v>
                </c:pt>
                <c:pt idx="132">
                  <c:v>0.82500000000000095</c:v>
                </c:pt>
                <c:pt idx="133">
                  <c:v>0.83125000000000104</c:v>
                </c:pt>
                <c:pt idx="134">
                  <c:v>0.83750000000000102</c:v>
                </c:pt>
                <c:pt idx="135">
                  <c:v>0.843750000000001</c:v>
                </c:pt>
                <c:pt idx="136">
                  <c:v>0.85000000000000098</c:v>
                </c:pt>
                <c:pt idx="137">
                  <c:v>0.85625000000000095</c:v>
                </c:pt>
                <c:pt idx="138">
                  <c:v>0.86250000000000004</c:v>
                </c:pt>
                <c:pt idx="139">
                  <c:v>0.86875000000000002</c:v>
                </c:pt>
                <c:pt idx="140">
                  <c:v>0.875</c:v>
                </c:pt>
                <c:pt idx="141">
                  <c:v>0.88124999999999998</c:v>
                </c:pt>
                <c:pt idx="142">
                  <c:v>0.88749999999999996</c:v>
                </c:pt>
                <c:pt idx="143">
                  <c:v>0.89375000000000004</c:v>
                </c:pt>
                <c:pt idx="144">
                  <c:v>0.9</c:v>
                </c:pt>
                <c:pt idx="145">
                  <c:v>0.90625</c:v>
                </c:pt>
                <c:pt idx="146">
                  <c:v>0.91249999999999998</c:v>
                </c:pt>
                <c:pt idx="147">
                  <c:v>0.91874999999999996</c:v>
                </c:pt>
                <c:pt idx="148">
                  <c:v>0.92500000000000004</c:v>
                </c:pt>
                <c:pt idx="149">
                  <c:v>0.93125000000000002</c:v>
                </c:pt>
                <c:pt idx="150">
                  <c:v>0.9375</c:v>
                </c:pt>
                <c:pt idx="151">
                  <c:v>0.94374999999999998</c:v>
                </c:pt>
                <c:pt idx="152">
                  <c:v>0.95</c:v>
                </c:pt>
                <c:pt idx="153">
                  <c:v>0.95625000000000004</c:v>
                </c:pt>
                <c:pt idx="154">
                  <c:v>0.96250000000000002</c:v>
                </c:pt>
                <c:pt idx="155">
                  <c:v>0.96875</c:v>
                </c:pt>
                <c:pt idx="156">
                  <c:v>0.97499999999999998</c:v>
                </c:pt>
                <c:pt idx="157">
                  <c:v>0.98124999999999996</c:v>
                </c:pt>
                <c:pt idx="158">
                  <c:v>0.98750000000000004</c:v>
                </c:pt>
                <c:pt idx="159">
                  <c:v>0.99375000000000002</c:v>
                </c:pt>
                <c:pt idx="160">
                  <c:v>1</c:v>
                </c:pt>
              </c:numCache>
            </c:numRef>
          </c:xVal>
          <c:yVal>
            <c:numRef>
              <c:f>'Flux_X=1.0'!$G$2:$G$162</c:f>
              <c:numCache>
                <c:formatCode>0.00E+00</c:formatCode>
                <c:ptCount val="161"/>
                <c:pt idx="0">
                  <c:v>20.276279561288199</c:v>
                </c:pt>
                <c:pt idx="1">
                  <c:v>20.276279561288199</c:v>
                </c:pt>
                <c:pt idx="2">
                  <c:v>20.329135789717601</c:v>
                </c:pt>
                <c:pt idx="3">
                  <c:v>20.406946858758701</c:v>
                </c:pt>
                <c:pt idx="4">
                  <c:v>20.497578413787402</c:v>
                </c:pt>
                <c:pt idx="5">
                  <c:v>20.595435411099999</c:v>
                </c:pt>
                <c:pt idx="6">
                  <c:v>20.697767572456002</c:v>
                </c:pt>
                <c:pt idx="7">
                  <c:v>20.803130449896599</c:v>
                </c:pt>
                <c:pt idx="8">
                  <c:v>20.910714679219701</c:v>
                </c:pt>
                <c:pt idx="9">
                  <c:v>21.0200386505695</c:v>
                </c:pt>
                <c:pt idx="10">
                  <c:v>21.130800018523601</c:v>
                </c:pt>
                <c:pt idx="11">
                  <c:v>21.242799978303101</c:v>
                </c:pt>
                <c:pt idx="12">
                  <c:v>21.355902563564602</c:v>
                </c:pt>
                <c:pt idx="13">
                  <c:v>21.470011651322899</c:v>
                </c:pt>
                <c:pt idx="14">
                  <c:v>21.5850573619181</c:v>
                </c:pt>
                <c:pt idx="15">
                  <c:v>21.7009876840084</c:v>
                </c:pt>
                <c:pt idx="16">
                  <c:v>21.817763122316698</c:v>
                </c:pt>
                <c:pt idx="17">
                  <c:v>21.935353161733001</c:v>
                </c:pt>
                <c:pt idx="18">
                  <c:v>22.0537338770737</c:v>
                </c:pt>
                <c:pt idx="19">
                  <c:v>22.172886253719501</c:v>
                </c:pt>
                <c:pt idx="20">
                  <c:v>22.292795005854298</c:v>
                </c:pt>
                <c:pt idx="21">
                  <c:v>22.413447711952699</c:v>
                </c:pt>
                <c:pt idx="22">
                  <c:v>22.5348341735052</c:v>
                </c:pt>
                <c:pt idx="23">
                  <c:v>22.656945934343099</c:v>
                </c:pt>
                <c:pt idx="24">
                  <c:v>22.7797759152918</c:v>
                </c:pt>
                <c:pt idx="25">
                  <c:v>22.9033181253203</c:v>
                </c:pt>
                <c:pt idx="26">
                  <c:v>23.0275674438025</c:v>
                </c:pt>
                <c:pt idx="27">
                  <c:v>23.1525194387102</c:v>
                </c:pt>
                <c:pt idx="28">
                  <c:v>23.278170225556298</c:v>
                </c:pt>
                <c:pt idx="29">
                  <c:v>23.4045163480695</c:v>
                </c:pt>
                <c:pt idx="30">
                  <c:v>23.531554686250299</c:v>
                </c:pt>
                <c:pt idx="31">
                  <c:v>23.659282372991299</c:v>
                </c:pt>
                <c:pt idx="32">
                  <c:v>23.7876967284936</c:v>
                </c:pt>
                <c:pt idx="33">
                  <c:v>23.916795202446298</c:v>
                </c:pt>
                <c:pt idx="34">
                  <c:v>24.0465753233706</c:v>
                </c:pt>
                <c:pt idx="35">
                  <c:v>24.177034656904699</c:v>
                </c:pt>
                <c:pt idx="36">
                  <c:v>24.308170768517002</c:v>
                </c:pt>
                <c:pt idx="37">
                  <c:v>24.4399811853852</c:v>
                </c:pt>
                <c:pt idx="38">
                  <c:v>24.5724633716395</c:v>
                </c:pt>
                <c:pt idx="39">
                  <c:v>24.705614693029599</c:v>
                </c:pt>
                <c:pt idx="40">
                  <c:v>24.8394323993912</c:v>
                </c:pt>
                <c:pt idx="41">
                  <c:v>24.973913588696099</c:v>
                </c:pt>
                <c:pt idx="42">
                  <c:v>25.109055198520601</c:v>
                </c:pt>
                <c:pt idx="43">
                  <c:v>25.2448539705766</c:v>
                </c:pt>
                <c:pt idx="44">
                  <c:v>25.3813064388351</c:v>
                </c:pt>
                <c:pt idx="45">
                  <c:v>25.518408906550398</c:v>
                </c:pt>
                <c:pt idx="46">
                  <c:v>25.6561574217959</c:v>
                </c:pt>
                <c:pt idx="47">
                  <c:v>25.7945477645628</c:v>
                </c:pt>
                <c:pt idx="48">
                  <c:v>25.933575422204701</c:v>
                </c:pt>
                <c:pt idx="49">
                  <c:v>26.0732355701094</c:v>
                </c:pt>
                <c:pt idx="50">
                  <c:v>26.213523054598198</c:v>
                </c:pt>
                <c:pt idx="51">
                  <c:v>26.354432370047</c:v>
                </c:pt>
                <c:pt idx="52">
                  <c:v>26.495957642870799</c:v>
                </c:pt>
                <c:pt idx="53">
                  <c:v>26.6380926060571</c:v>
                </c:pt>
                <c:pt idx="54">
                  <c:v>26.780830579579401</c:v>
                </c:pt>
                <c:pt idx="55">
                  <c:v>26.924164454135301</c:v>
                </c:pt>
                <c:pt idx="56">
                  <c:v>27.0680866596736</c:v>
                </c:pt>
                <c:pt idx="57">
                  <c:v>27.212589153225</c:v>
                </c:pt>
                <c:pt idx="58">
                  <c:v>27.357663387923701</c:v>
                </c:pt>
                <c:pt idx="59">
                  <c:v>27.5033002941062</c:v>
                </c:pt>
                <c:pt idx="60">
                  <c:v>27.6494902524311</c:v>
                </c:pt>
                <c:pt idx="61">
                  <c:v>27.796223070378101</c:v>
                </c:pt>
                <c:pt idx="62">
                  <c:v>27.9434879559821</c:v>
                </c:pt>
                <c:pt idx="63">
                  <c:v>28.091273490521299</c:v>
                </c:pt>
                <c:pt idx="64">
                  <c:v>28.2395675971858</c:v>
                </c:pt>
                <c:pt idx="65">
                  <c:v>28.3883575230149</c:v>
                </c:pt>
                <c:pt idx="66">
                  <c:v>28.537629796099299</c:v>
                </c:pt>
                <c:pt idx="67">
                  <c:v>28.687370207823399</c:v>
                </c:pt>
                <c:pt idx="68">
                  <c:v>28.837563767710201</c:v>
                </c:pt>
                <c:pt idx="69">
                  <c:v>28.988194682665</c:v>
                </c:pt>
                <c:pt idx="70">
                  <c:v>29.139246316354601</c:v>
                </c:pt>
                <c:pt idx="71">
                  <c:v>29.290701155250002</c:v>
                </c:pt>
                <c:pt idx="72">
                  <c:v>29.4425407771663</c:v>
                </c:pt>
                <c:pt idx="73">
                  <c:v>29.594745802776099</c:v>
                </c:pt>
                <c:pt idx="74">
                  <c:v>29.747295868797298</c:v>
                </c:pt>
                <c:pt idx="75">
                  <c:v>29.900169584690001</c:v>
                </c:pt>
                <c:pt idx="76">
                  <c:v>30.053344484196298</c:v>
                </c:pt>
                <c:pt idx="77">
                  <c:v>30.206796992366701</c:v>
                </c:pt>
                <c:pt idx="78">
                  <c:v>30.360502373251599</c:v>
                </c:pt>
                <c:pt idx="79">
                  <c:v>30.514434691374301</c:v>
                </c:pt>
                <c:pt idx="80">
                  <c:v>30.668566758516398</c:v>
                </c:pt>
                <c:pt idx="81">
                  <c:v>30.822870088212301</c:v>
                </c:pt>
                <c:pt idx="82">
                  <c:v>30.977314848815499</c:v>
                </c:pt>
                <c:pt idx="83">
                  <c:v>31.131869803989801</c:v>
                </c:pt>
                <c:pt idx="84">
                  <c:v>31.286502266234699</c:v>
                </c:pt>
                <c:pt idx="85">
                  <c:v>31.441178043968701</c:v>
                </c:pt>
                <c:pt idx="86">
                  <c:v>31.595861380247001</c:v>
                </c:pt>
                <c:pt idx="87">
                  <c:v>31.7505149007626</c:v>
                </c:pt>
                <c:pt idx="88">
                  <c:v>31.9050995507443</c:v>
                </c:pt>
                <c:pt idx="89">
                  <c:v>32.059574537672503</c:v>
                </c:pt>
                <c:pt idx="90">
                  <c:v>32.2138972672713</c:v>
                </c:pt>
                <c:pt idx="91">
                  <c:v>32.368023284576402</c:v>
                </c:pt>
                <c:pt idx="92">
                  <c:v>32.521906210837301</c:v>
                </c:pt>
                <c:pt idx="93">
                  <c:v>32.675497671850501</c:v>
                </c:pt>
                <c:pt idx="94">
                  <c:v>32.8287472414004</c:v>
                </c:pt>
                <c:pt idx="95">
                  <c:v>32.981602371119202</c:v>
                </c:pt>
                <c:pt idx="96">
                  <c:v>33.134008324146698</c:v>
                </c:pt>
                <c:pt idx="97">
                  <c:v>33.285908114777101</c:v>
                </c:pt>
                <c:pt idx="98">
                  <c:v>33.437242430507297</c:v>
                </c:pt>
                <c:pt idx="99">
                  <c:v>33.587949576203798</c:v>
                </c:pt>
                <c:pt idx="100">
                  <c:v>33.737965406398203</c:v>
                </c:pt>
                <c:pt idx="101">
                  <c:v>33.8872232623985</c:v>
                </c:pt>
                <c:pt idx="102">
                  <c:v>34.035653908251597</c:v>
                </c:pt>
                <c:pt idx="103">
                  <c:v>34.1831854767739</c:v>
                </c:pt>
                <c:pt idx="104">
                  <c:v>34.329743406544502</c:v>
                </c:pt>
                <c:pt idx="105">
                  <c:v>34.475250395532797</c:v>
                </c:pt>
                <c:pt idx="106">
                  <c:v>34.619626355686997</c:v>
                </c:pt>
                <c:pt idx="107">
                  <c:v>34.7627883637564</c:v>
                </c:pt>
                <c:pt idx="108">
                  <c:v>34.904650637803897</c:v>
                </c:pt>
                <c:pt idx="109">
                  <c:v>35.045124505241802</c:v>
                </c:pt>
                <c:pt idx="110">
                  <c:v>35.184118388499897</c:v>
                </c:pt>
                <c:pt idx="111">
                  <c:v>35.3215378053712</c:v>
                </c:pt>
                <c:pt idx="112">
                  <c:v>35.4572853727229</c:v>
                </c:pt>
                <c:pt idx="113">
                  <c:v>35.591260844515901</c:v>
                </c:pt>
                <c:pt idx="114">
                  <c:v>35.723361144462601</c:v>
                </c:pt>
                <c:pt idx="115">
                  <c:v>35.853480441980203</c:v>
                </c:pt>
                <c:pt idx="116">
                  <c:v>35.981510242162798</c:v>
                </c:pt>
                <c:pt idx="117">
                  <c:v>36.107339505452998</c:v>
                </c:pt>
                <c:pt idx="118">
                  <c:v>36.230854802496403</c:v>
                </c:pt>
                <c:pt idx="119">
                  <c:v>36.351940510342097</c:v>
                </c:pt>
                <c:pt idx="120">
                  <c:v>36.470479041191098</c:v>
                </c:pt>
                <c:pt idx="121">
                  <c:v>36.586351133597802</c:v>
                </c:pt>
                <c:pt idx="122">
                  <c:v>36.699436196562999</c:v>
                </c:pt>
                <c:pt idx="123">
                  <c:v>36.809612711585501</c:v>
                </c:pt>
                <c:pt idx="124">
                  <c:v>36.9167587220577</c:v>
                </c:pt>
                <c:pt idx="125">
                  <c:v>37.020752397810099</c:v>
                </c:pt>
                <c:pt idx="126">
                  <c:v>37.1214727032784</c:v>
                </c:pt>
                <c:pt idx="127">
                  <c:v>37.21880017126</c:v>
                </c:pt>
                <c:pt idx="128">
                  <c:v>37.312617805530998</c:v>
                </c:pt>
                <c:pt idx="129">
                  <c:v>37.402812128630799</c:v>
                </c:pt>
                <c:pt idx="130">
                  <c:v>37.4892743911617</c:v>
                </c:pt>
                <c:pt idx="131">
                  <c:v>37.571901973799498</c:v>
                </c:pt>
                <c:pt idx="132">
                  <c:v>37.650599992834302</c:v>
                </c:pt>
                <c:pt idx="133">
                  <c:v>37.725283161959503</c:v>
                </c:pt>
                <c:pt idx="134">
                  <c:v>37.795877924309004</c:v>
                </c:pt>
                <c:pt idx="135">
                  <c:v>37.862324904697601</c:v>
                </c:pt>
                <c:pt idx="136">
                  <c:v>37.924581723117399</c:v>
                </c:pt>
                <c:pt idx="137">
                  <c:v>37.982626224772801</c:v>
                </c:pt>
                <c:pt idx="138">
                  <c:v>38.0364601828758</c:v>
                </c:pt>
                <c:pt idx="139">
                  <c:v>38.086113545898101</c:v>
                </c:pt>
                <c:pt idx="140">
                  <c:v>38.131649300855003</c:v>
                </c:pt>
                <c:pt idx="141">
                  <c:v>38.173169052372799</c:v>
                </c:pt>
                <c:pt idx="142">
                  <c:v>38.2108194153044</c:v>
                </c:pt>
                <c:pt idx="143">
                  <c:v>38.244799343982997</c:v>
                </c:pt>
                <c:pt idx="144">
                  <c:v>38.275368540210103</c:v>
                </c:pt>
                <c:pt idx="145">
                  <c:v>38.302857087684401</c:v>
                </c:pt>
                <c:pt idx="146">
                  <c:v>38.327676523864803</c:v>
                </c:pt>
                <c:pt idx="147">
                  <c:v>38.350332540831502</c:v>
                </c:pt>
                <c:pt idx="148">
                  <c:v>38.3714395858823</c:v>
                </c:pt>
                <c:pt idx="149">
                  <c:v>38.391737646777102</c:v>
                </c:pt>
                <c:pt idx="150">
                  <c:v>38.412111568321798</c:v>
                </c:pt>
                <c:pt idx="151">
                  <c:v>38.433613299161699</c:v>
                </c:pt>
                <c:pt idx="152">
                  <c:v>38.457487540545202</c:v>
                </c:pt>
                <c:pt idx="153">
                  <c:v>38.485201346740702</c:v>
                </c:pt>
                <c:pt idx="154">
                  <c:v>38.518478321914301</c:v>
                </c:pt>
                <c:pt idx="155">
                  <c:v>38.559338180537502</c:v>
                </c:pt>
                <c:pt idx="156">
                  <c:v>38.610142576758697</c:v>
                </c:pt>
                <c:pt idx="157">
                  <c:v>38.673648239981297</c:v>
                </c:pt>
                <c:pt idx="158">
                  <c:v>38.753068727098203</c:v>
                </c:pt>
                <c:pt idx="159">
                  <c:v>38.8521462314757</c:v>
                </c:pt>
                <c:pt idx="160">
                  <c:v>38.967448392164002</c:v>
                </c:pt>
              </c:numCache>
            </c:numRef>
          </c:yVal>
          <c:smooth val="0"/>
        </c:ser>
        <c:dLbls>
          <c:showLegendKey val="0"/>
          <c:showVal val="0"/>
          <c:showCatName val="0"/>
          <c:showSerName val="0"/>
          <c:showPercent val="0"/>
          <c:showBubbleSize val="0"/>
        </c:dLbls>
        <c:axId val="415799032"/>
        <c:axId val="415795896"/>
      </c:scatterChart>
      <c:valAx>
        <c:axId val="415799032"/>
        <c:scaling>
          <c:orientation val="minMax"/>
          <c:max val="1"/>
        </c:scaling>
        <c:delete val="0"/>
        <c:axPos val="b"/>
        <c:majorGridlines>
          <c:spPr>
            <a:ln w="9525" cap="flat" cmpd="sng" algn="ctr">
              <a:solidFill>
                <a:schemeClr val="tx1">
                  <a:lumMod val="15000"/>
                  <a:lumOff val="85000"/>
                </a:schemeClr>
              </a:solidFill>
              <a:round/>
            </a:ln>
            <a:effectLst/>
          </c:spPr>
        </c:majorGridlines>
        <c:title>
          <c:tx>
            <c:rich>
              <a:bodyPr rot="0" vert="horz"/>
              <a:lstStyle/>
              <a:p>
                <a:pPr marL="0" marR="0" lvl="0" indent="0" algn="ctr" defTabSz="914400" rtl="0" eaLnBrk="1" fontAlgn="auto" latinLnBrk="0" hangingPunct="1">
                  <a:lnSpc>
                    <a:spcPct val="100000"/>
                  </a:lnSpc>
                  <a:spcBef>
                    <a:spcPts val="0"/>
                  </a:spcBef>
                  <a:spcAft>
                    <a:spcPts val="0"/>
                  </a:spcAft>
                  <a:buClrTx/>
                  <a:buSzTx/>
                  <a:buFontTx/>
                  <a:buNone/>
                  <a:tabLst/>
                  <a:defRPr sz="1000" b="1" i="0" u="none" strike="noStrike" kern="1200" baseline="0">
                    <a:solidFill>
                      <a:sysClr val="windowText" lastClr="000000"/>
                    </a:solidFill>
                    <a:latin typeface="+mn-lt"/>
                    <a:ea typeface="+mn-ea"/>
                    <a:cs typeface="+mn-cs"/>
                  </a:defRPr>
                </a:pPr>
                <a:r>
                  <a:rPr lang="fr-FR"/>
                  <a:t>dimensionless slider length X/L</a:t>
                </a:r>
              </a:p>
            </c:rich>
          </c:tx>
          <c:layout>
            <c:manualLayout>
              <c:xMode val="edge"/>
              <c:yMode val="edge"/>
              <c:x val="0.38589169409379381"/>
              <c:y val="0.90391916914327708"/>
            </c:manualLayout>
          </c:layout>
          <c:overlay val="0"/>
          <c:spPr>
            <a:noFill/>
            <a:ln>
              <a:noFill/>
            </a:ln>
            <a:effectLst/>
          </c:spPr>
        </c:title>
        <c:numFmt formatCode="General" sourceLinked="0"/>
        <c:majorTickMark val="none"/>
        <c:minorTickMark val="none"/>
        <c:tickLblPos val="low"/>
        <c:spPr>
          <a:noFill/>
          <a:ln w="9525" cap="flat" cmpd="sng" algn="ctr">
            <a:solidFill>
              <a:schemeClr val="tx1">
                <a:lumMod val="25000"/>
                <a:lumOff val="75000"/>
              </a:schemeClr>
            </a:solidFill>
            <a:round/>
          </a:ln>
          <a:effectLst/>
        </c:spPr>
        <c:txPr>
          <a:bodyPr rot="-60000000" vert="horz"/>
          <a:lstStyle/>
          <a:p>
            <a:pPr>
              <a:defRPr/>
            </a:pPr>
            <a:endParaRPr lang="fr-FR"/>
          </a:p>
        </c:txPr>
        <c:crossAx val="415795896"/>
        <c:crosses val="autoZero"/>
        <c:crossBetween val="midCat"/>
      </c:valAx>
      <c:valAx>
        <c:axId val="415795896"/>
        <c:scaling>
          <c:orientation val="minMax"/>
          <c:min val="20"/>
        </c:scaling>
        <c:delete val="0"/>
        <c:axPos val="l"/>
        <c:majorGridlines>
          <c:spPr>
            <a:ln w="9525" cap="flat" cmpd="sng" algn="ctr">
              <a:solidFill>
                <a:schemeClr val="tx1">
                  <a:lumMod val="15000"/>
                  <a:lumOff val="85000"/>
                </a:schemeClr>
              </a:solidFill>
              <a:round/>
            </a:ln>
            <a:effectLst/>
          </c:spPr>
        </c:majorGridlines>
        <c:title>
          <c:tx>
            <c:rich>
              <a:bodyPr rot="-5400000" vert="horz"/>
              <a:lstStyle/>
              <a:p>
                <a:pPr>
                  <a:defRPr/>
                </a:pPr>
                <a:r>
                  <a:rPr lang="en-US"/>
                  <a:t>Temperature [°C]</a:t>
                </a:r>
              </a:p>
            </c:rich>
          </c:tx>
          <c:layout/>
          <c:overlay val="0"/>
          <c:spPr>
            <a:noFill/>
            <a:ln>
              <a:noFill/>
            </a:ln>
            <a:effectLst/>
          </c:sp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pPr>
            <a:endParaRPr lang="fr-FR"/>
          </a:p>
        </c:txPr>
        <c:crossAx val="415799032"/>
        <c:crosses val="autoZero"/>
        <c:crossBetween val="midCat"/>
        <c:majorUnit val="5"/>
      </c:valAx>
      <c:spPr>
        <a:noFill/>
        <a:effectLst/>
      </c:spPr>
    </c:plotArea>
    <c:legend>
      <c:legendPos val="t"/>
      <c:layout>
        <c:manualLayout>
          <c:xMode val="edge"/>
          <c:yMode val="edge"/>
          <c:x val="0.13413965615409185"/>
          <c:y val="0.12233801540552787"/>
          <c:w val="0.30182650779763642"/>
          <c:h val="0.17708615036622916"/>
        </c:manualLayout>
      </c:layout>
      <c:overlay val="0"/>
      <c:spPr>
        <a:solidFill>
          <a:schemeClr val="bg1"/>
        </a:solidFill>
        <a:ln>
          <a:solidFill>
            <a:schemeClr val="tx1"/>
          </a:solidFill>
        </a:ln>
        <a:effectLst/>
      </c:spPr>
      <c:txPr>
        <a:bodyPr rot="0" vert="horz"/>
        <a:lstStyle/>
        <a:p>
          <a:pPr>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chemeClr val="tx1"/>
          </a:solidFill>
        </a:defRPr>
      </a:pPr>
      <a:endParaRPr lang="fr-FR"/>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6483898234312873E-2"/>
          <c:y val="7.3125093810546993E-2"/>
          <c:w val="0.88530019087203937"/>
          <c:h val="0.77641472373476617"/>
        </c:manualLayout>
      </c:layout>
      <c:scatterChart>
        <c:scatterStyle val="lineMarker"/>
        <c:varyColors val="0"/>
        <c:ser>
          <c:idx val="8"/>
          <c:order val="0"/>
          <c:tx>
            <c:v>Lobatto N=10</c:v>
          </c:tx>
          <c:spPr>
            <a:ln w="25400">
              <a:solidFill>
                <a:srgbClr val="FF0000"/>
              </a:solidFill>
            </a:ln>
          </c:spPr>
          <c:marker>
            <c:symbol val="none"/>
          </c:marker>
          <c:xVal>
            <c:numRef>
              <c:f>'Flux_X=1.0 (adi)'!$A$2:$A$162</c:f>
              <c:numCache>
                <c:formatCode>0.000000</c:formatCode>
                <c:ptCount val="161"/>
                <c:pt idx="0">
                  <c:v>3.9968028886505604E-15</c:v>
                </c:pt>
                <c:pt idx="1">
                  <c:v>6.2500000000039703E-3</c:v>
                </c:pt>
                <c:pt idx="2">
                  <c:v>1.2500000000003999E-2</c:v>
                </c:pt>
                <c:pt idx="3">
                  <c:v>1.8750000000003E-2</c:v>
                </c:pt>
                <c:pt idx="4">
                  <c:v>2.5000000000002999E-2</c:v>
                </c:pt>
                <c:pt idx="5">
                  <c:v>3.1250000000002998E-2</c:v>
                </c:pt>
                <c:pt idx="6">
                  <c:v>3.7500000000003003E-2</c:v>
                </c:pt>
                <c:pt idx="7">
                  <c:v>4.3750000000003002E-2</c:v>
                </c:pt>
                <c:pt idx="8">
                  <c:v>5.0000000000003E-2</c:v>
                </c:pt>
                <c:pt idx="9">
                  <c:v>5.6250000000002999E-2</c:v>
                </c:pt>
                <c:pt idx="10">
                  <c:v>6.2500000000002998E-2</c:v>
                </c:pt>
                <c:pt idx="11">
                  <c:v>6.8750000000003003E-2</c:v>
                </c:pt>
                <c:pt idx="12">
                  <c:v>7.5000000000002995E-2</c:v>
                </c:pt>
                <c:pt idx="13">
                  <c:v>8.1250000000003E-2</c:v>
                </c:pt>
                <c:pt idx="14">
                  <c:v>8.7500000000003006E-2</c:v>
                </c:pt>
                <c:pt idx="15">
                  <c:v>9.3750000000002998E-2</c:v>
                </c:pt>
                <c:pt idx="16">
                  <c:v>0.100000000000003</c:v>
                </c:pt>
                <c:pt idx="17">
                  <c:v>0.10625000000000299</c:v>
                </c:pt>
                <c:pt idx="18">
                  <c:v>0.112500000000003</c:v>
                </c:pt>
                <c:pt idx="19">
                  <c:v>0.11875000000000301</c:v>
                </c:pt>
                <c:pt idx="20">
                  <c:v>0.125000000000003</c:v>
                </c:pt>
                <c:pt idx="21">
                  <c:v>0.131250000000003</c:v>
                </c:pt>
                <c:pt idx="22">
                  <c:v>0.13750000000000301</c:v>
                </c:pt>
                <c:pt idx="23">
                  <c:v>0.14375000000000299</c:v>
                </c:pt>
                <c:pt idx="24">
                  <c:v>0.15000000000000299</c:v>
                </c:pt>
                <c:pt idx="25">
                  <c:v>0.156250000000003</c:v>
                </c:pt>
                <c:pt idx="26">
                  <c:v>0.162500000000003</c:v>
                </c:pt>
                <c:pt idx="27">
                  <c:v>0.16875000000000301</c:v>
                </c:pt>
                <c:pt idx="28">
                  <c:v>0.17500000000000299</c:v>
                </c:pt>
                <c:pt idx="29">
                  <c:v>0.18125000000000299</c:v>
                </c:pt>
                <c:pt idx="30">
                  <c:v>0.187500000000003</c:v>
                </c:pt>
                <c:pt idx="31">
                  <c:v>0.193750000000003</c:v>
                </c:pt>
                <c:pt idx="32">
                  <c:v>0.20000000000000301</c:v>
                </c:pt>
                <c:pt idx="33">
                  <c:v>0.20625000000000299</c:v>
                </c:pt>
                <c:pt idx="34">
                  <c:v>0.21250000000000299</c:v>
                </c:pt>
                <c:pt idx="35">
                  <c:v>0.218750000000003</c:v>
                </c:pt>
                <c:pt idx="36">
                  <c:v>0.225000000000003</c:v>
                </c:pt>
                <c:pt idx="37">
                  <c:v>0.23125000000000301</c:v>
                </c:pt>
                <c:pt idx="38">
                  <c:v>0.23750000000000299</c:v>
                </c:pt>
                <c:pt idx="39">
                  <c:v>0.24375000000000299</c:v>
                </c:pt>
                <c:pt idx="40">
                  <c:v>0.250000000000003</c:v>
                </c:pt>
                <c:pt idx="41">
                  <c:v>0.25625000000000298</c:v>
                </c:pt>
                <c:pt idx="42">
                  <c:v>0.26250000000000301</c:v>
                </c:pt>
                <c:pt idx="43">
                  <c:v>0.26875000000000299</c:v>
                </c:pt>
                <c:pt idx="44">
                  <c:v>0.27500000000000302</c:v>
                </c:pt>
                <c:pt idx="45">
                  <c:v>0.281250000000003</c:v>
                </c:pt>
                <c:pt idx="46">
                  <c:v>0.28750000000000298</c:v>
                </c:pt>
                <c:pt idx="47">
                  <c:v>0.29375000000000301</c:v>
                </c:pt>
                <c:pt idx="48">
                  <c:v>0.30000000000000199</c:v>
                </c:pt>
                <c:pt idx="49">
                  <c:v>0.30625000000000202</c:v>
                </c:pt>
                <c:pt idx="50">
                  <c:v>0.312500000000002</c:v>
                </c:pt>
                <c:pt idx="51">
                  <c:v>0.31875000000000198</c:v>
                </c:pt>
                <c:pt idx="52">
                  <c:v>0.32500000000000201</c:v>
                </c:pt>
                <c:pt idx="53">
                  <c:v>0.33125000000000199</c:v>
                </c:pt>
                <c:pt idx="54">
                  <c:v>0.33750000000000202</c:v>
                </c:pt>
                <c:pt idx="55">
                  <c:v>0.343750000000002</c:v>
                </c:pt>
                <c:pt idx="56">
                  <c:v>0.35000000000000198</c:v>
                </c:pt>
                <c:pt idx="57">
                  <c:v>0.35625000000000201</c:v>
                </c:pt>
                <c:pt idx="58">
                  <c:v>0.36250000000000199</c:v>
                </c:pt>
                <c:pt idx="59">
                  <c:v>0.36875000000000202</c:v>
                </c:pt>
                <c:pt idx="60">
                  <c:v>0.375000000000002</c:v>
                </c:pt>
                <c:pt idx="61">
                  <c:v>0.38125000000000198</c:v>
                </c:pt>
                <c:pt idx="62">
                  <c:v>0.38750000000000201</c:v>
                </c:pt>
                <c:pt idx="63">
                  <c:v>0.39375000000000199</c:v>
                </c:pt>
                <c:pt idx="64">
                  <c:v>0.40000000000000202</c:v>
                </c:pt>
                <c:pt idx="65">
                  <c:v>0.406250000000002</c:v>
                </c:pt>
                <c:pt idx="66">
                  <c:v>0.41250000000000198</c:v>
                </c:pt>
                <c:pt idx="67">
                  <c:v>0.41875000000000201</c:v>
                </c:pt>
                <c:pt idx="68">
                  <c:v>0.42500000000000199</c:v>
                </c:pt>
                <c:pt idx="69">
                  <c:v>0.43125000000000202</c:v>
                </c:pt>
                <c:pt idx="70">
                  <c:v>0.437500000000002</c:v>
                </c:pt>
                <c:pt idx="71">
                  <c:v>0.44375000000000198</c:v>
                </c:pt>
                <c:pt idx="72">
                  <c:v>0.45000000000000201</c:v>
                </c:pt>
                <c:pt idx="73">
                  <c:v>0.45625000000000199</c:v>
                </c:pt>
                <c:pt idx="74">
                  <c:v>0.46250000000000202</c:v>
                </c:pt>
                <c:pt idx="75">
                  <c:v>0.468750000000002</c:v>
                </c:pt>
                <c:pt idx="76">
                  <c:v>0.47500000000000198</c:v>
                </c:pt>
                <c:pt idx="77">
                  <c:v>0.48125000000000201</c:v>
                </c:pt>
                <c:pt idx="78">
                  <c:v>0.48750000000000199</c:v>
                </c:pt>
                <c:pt idx="79">
                  <c:v>0.49375000000000202</c:v>
                </c:pt>
                <c:pt idx="80">
                  <c:v>0.500000000000002</c:v>
                </c:pt>
                <c:pt idx="81">
                  <c:v>0.50625000000000198</c:v>
                </c:pt>
                <c:pt idx="82">
                  <c:v>0.51250000000000195</c:v>
                </c:pt>
                <c:pt idx="83">
                  <c:v>0.51875000000000204</c:v>
                </c:pt>
                <c:pt idx="84">
                  <c:v>0.52500000000000202</c:v>
                </c:pt>
                <c:pt idx="85">
                  <c:v>0.531250000000002</c:v>
                </c:pt>
                <c:pt idx="86">
                  <c:v>0.53750000000000198</c:v>
                </c:pt>
                <c:pt idx="87">
                  <c:v>0.54375000000000195</c:v>
                </c:pt>
                <c:pt idx="88">
                  <c:v>0.55000000000000204</c:v>
                </c:pt>
                <c:pt idx="89">
                  <c:v>0.55625000000000202</c:v>
                </c:pt>
                <c:pt idx="90">
                  <c:v>0.562500000000002</c:v>
                </c:pt>
                <c:pt idx="91">
                  <c:v>0.56875000000000198</c:v>
                </c:pt>
                <c:pt idx="92">
                  <c:v>0.57500000000000195</c:v>
                </c:pt>
                <c:pt idx="93">
                  <c:v>0.58125000000000104</c:v>
                </c:pt>
                <c:pt idx="94">
                  <c:v>0.58750000000000102</c:v>
                </c:pt>
                <c:pt idx="95">
                  <c:v>0.593750000000001</c:v>
                </c:pt>
                <c:pt idx="96">
                  <c:v>0.60000000000000098</c:v>
                </c:pt>
                <c:pt idx="97">
                  <c:v>0.60625000000000095</c:v>
                </c:pt>
                <c:pt idx="98">
                  <c:v>0.61250000000000104</c:v>
                </c:pt>
                <c:pt idx="99">
                  <c:v>0.61875000000000102</c:v>
                </c:pt>
                <c:pt idx="100">
                  <c:v>0.625000000000001</c:v>
                </c:pt>
                <c:pt idx="101">
                  <c:v>0.63125000000000098</c:v>
                </c:pt>
                <c:pt idx="102">
                  <c:v>0.63750000000000095</c:v>
                </c:pt>
                <c:pt idx="103">
                  <c:v>0.64375000000000104</c:v>
                </c:pt>
                <c:pt idx="104">
                  <c:v>0.65000000000000102</c:v>
                </c:pt>
                <c:pt idx="105">
                  <c:v>0.656250000000001</c:v>
                </c:pt>
                <c:pt idx="106">
                  <c:v>0.66250000000000098</c:v>
                </c:pt>
                <c:pt idx="107">
                  <c:v>0.66875000000000095</c:v>
                </c:pt>
                <c:pt idx="108">
                  <c:v>0.67500000000000104</c:v>
                </c:pt>
                <c:pt idx="109">
                  <c:v>0.68125000000000102</c:v>
                </c:pt>
                <c:pt idx="110">
                  <c:v>0.687500000000001</c:v>
                </c:pt>
                <c:pt idx="111">
                  <c:v>0.69375000000000098</c:v>
                </c:pt>
                <c:pt idx="112">
                  <c:v>0.70000000000000095</c:v>
                </c:pt>
                <c:pt idx="113">
                  <c:v>0.70625000000000104</c:v>
                </c:pt>
                <c:pt idx="114">
                  <c:v>0.71250000000000102</c:v>
                </c:pt>
                <c:pt idx="115">
                  <c:v>0.718750000000001</c:v>
                </c:pt>
                <c:pt idx="116">
                  <c:v>0.72500000000000098</c:v>
                </c:pt>
                <c:pt idx="117">
                  <c:v>0.73125000000000095</c:v>
                </c:pt>
                <c:pt idx="118">
                  <c:v>0.73750000000000104</c:v>
                </c:pt>
                <c:pt idx="119">
                  <c:v>0.74375000000000102</c:v>
                </c:pt>
                <c:pt idx="120">
                  <c:v>0.750000000000001</c:v>
                </c:pt>
                <c:pt idx="121">
                  <c:v>0.75625000000000098</c:v>
                </c:pt>
                <c:pt idx="122">
                  <c:v>0.76250000000000095</c:v>
                </c:pt>
                <c:pt idx="123">
                  <c:v>0.76875000000000104</c:v>
                </c:pt>
                <c:pt idx="124">
                  <c:v>0.77500000000000102</c:v>
                </c:pt>
                <c:pt idx="125">
                  <c:v>0.781250000000001</c:v>
                </c:pt>
                <c:pt idx="126">
                  <c:v>0.78750000000000098</c:v>
                </c:pt>
                <c:pt idx="127">
                  <c:v>0.79375000000000095</c:v>
                </c:pt>
                <c:pt idx="128">
                  <c:v>0.80000000000000104</c:v>
                </c:pt>
                <c:pt idx="129">
                  <c:v>0.80625000000000102</c:v>
                </c:pt>
                <c:pt idx="130">
                  <c:v>0.812500000000001</c:v>
                </c:pt>
                <c:pt idx="131">
                  <c:v>0.81875000000000098</c:v>
                </c:pt>
                <c:pt idx="132">
                  <c:v>0.82500000000000095</c:v>
                </c:pt>
                <c:pt idx="133">
                  <c:v>0.83125000000000104</c:v>
                </c:pt>
                <c:pt idx="134">
                  <c:v>0.83750000000000102</c:v>
                </c:pt>
                <c:pt idx="135">
                  <c:v>0.843750000000001</c:v>
                </c:pt>
                <c:pt idx="136">
                  <c:v>0.85000000000000098</c:v>
                </c:pt>
                <c:pt idx="137">
                  <c:v>0.85625000000000095</c:v>
                </c:pt>
                <c:pt idx="138">
                  <c:v>0.86250000000000004</c:v>
                </c:pt>
                <c:pt idx="139">
                  <c:v>0.86875000000000002</c:v>
                </c:pt>
                <c:pt idx="140">
                  <c:v>0.875</c:v>
                </c:pt>
                <c:pt idx="141">
                  <c:v>0.88124999999999998</c:v>
                </c:pt>
                <c:pt idx="142">
                  <c:v>0.88749999999999996</c:v>
                </c:pt>
                <c:pt idx="143">
                  <c:v>0.89375000000000004</c:v>
                </c:pt>
                <c:pt idx="144">
                  <c:v>0.9</c:v>
                </c:pt>
                <c:pt idx="145">
                  <c:v>0.90625</c:v>
                </c:pt>
                <c:pt idx="146">
                  <c:v>0.91249999999999998</c:v>
                </c:pt>
                <c:pt idx="147">
                  <c:v>0.91874999999999996</c:v>
                </c:pt>
                <c:pt idx="148">
                  <c:v>0.92500000000000004</c:v>
                </c:pt>
                <c:pt idx="149">
                  <c:v>0.93125000000000002</c:v>
                </c:pt>
                <c:pt idx="150">
                  <c:v>0.9375</c:v>
                </c:pt>
                <c:pt idx="151">
                  <c:v>0.94374999999999998</c:v>
                </c:pt>
                <c:pt idx="152">
                  <c:v>0.95</c:v>
                </c:pt>
                <c:pt idx="153">
                  <c:v>0.95625000000000004</c:v>
                </c:pt>
                <c:pt idx="154">
                  <c:v>0.96250000000000002</c:v>
                </c:pt>
                <c:pt idx="155">
                  <c:v>0.96875</c:v>
                </c:pt>
                <c:pt idx="156">
                  <c:v>0.97499999999999998</c:v>
                </c:pt>
                <c:pt idx="157">
                  <c:v>0.98124999999999996</c:v>
                </c:pt>
                <c:pt idx="158">
                  <c:v>0.98750000000000004</c:v>
                </c:pt>
                <c:pt idx="159">
                  <c:v>0.99375000000000002</c:v>
                </c:pt>
                <c:pt idx="160">
                  <c:v>1</c:v>
                </c:pt>
              </c:numCache>
            </c:numRef>
          </c:xVal>
          <c:yVal>
            <c:numRef>
              <c:f>'Flux_X=1.0 (adi)'!$C$2:$C$162</c:f>
              <c:numCache>
                <c:formatCode>0.00E+00</c:formatCode>
                <c:ptCount val="161"/>
                <c:pt idx="0">
                  <c:v>0.31144650968974452</c:v>
                </c:pt>
                <c:pt idx="1">
                  <c:v>0.31144650968974452</c:v>
                </c:pt>
                <c:pt idx="2">
                  <c:v>0.28576721894273749</c:v>
                </c:pt>
                <c:pt idx="3">
                  <c:v>0.2605943710512405</c:v>
                </c:pt>
                <c:pt idx="4">
                  <c:v>0.23589354926031053</c:v>
                </c:pt>
                <c:pt idx="5">
                  <c:v>0.21167916039397</c:v>
                </c:pt>
                <c:pt idx="6">
                  <c:v>0.18794323568963001</c:v>
                </c:pt>
                <c:pt idx="7">
                  <c:v>0.16470556140774301</c:v>
                </c:pt>
                <c:pt idx="8">
                  <c:v>0.141939211745921</c:v>
                </c:pt>
                <c:pt idx="9">
                  <c:v>0.11965128876997251</c:v>
                </c:pt>
                <c:pt idx="10">
                  <c:v>9.7830703534213997E-2</c:v>
                </c:pt>
                <c:pt idx="11">
                  <c:v>7.6471731469155008E-2</c:v>
                </c:pt>
                <c:pt idx="12">
                  <c:v>5.5553850435870501E-2</c:v>
                </c:pt>
                <c:pt idx="13">
                  <c:v>3.508819140512285E-2</c:v>
                </c:pt>
                <c:pt idx="14">
                  <c:v>1.5073906015800251E-2</c:v>
                </c:pt>
                <c:pt idx="15">
                  <c:v>-4.5194933333334549E-3</c:v>
                </c:pt>
                <c:pt idx="16">
                  <c:v>-2.3678533845441049E-2</c:v>
                </c:pt>
                <c:pt idx="17">
                  <c:v>-4.2412461328638053E-2</c:v>
                </c:pt>
                <c:pt idx="18">
                  <c:v>-6.0699672034218E-2</c:v>
                </c:pt>
                <c:pt idx="19">
                  <c:v>-7.854762456929601E-2</c:v>
                </c:pt>
                <c:pt idx="20">
                  <c:v>-9.6009540060009502E-2</c:v>
                </c:pt>
                <c:pt idx="21">
                  <c:v>-0.11305746484146051</c:v>
                </c:pt>
                <c:pt idx="22">
                  <c:v>-0.12969351311622251</c:v>
                </c:pt>
                <c:pt idx="23">
                  <c:v>-0.14593664145118601</c:v>
                </c:pt>
                <c:pt idx="24">
                  <c:v>-0.16178138950184001</c:v>
                </c:pt>
                <c:pt idx="25">
                  <c:v>-0.17723271683647099</c:v>
                </c:pt>
                <c:pt idx="26">
                  <c:v>-0.19230606442360448</c:v>
                </c:pt>
                <c:pt idx="27">
                  <c:v>-0.20700250196421149</c:v>
                </c:pt>
                <c:pt idx="28">
                  <c:v>-0.22133528648978951</c:v>
                </c:pt>
                <c:pt idx="29">
                  <c:v>-0.23530737810088448</c:v>
                </c:pt>
                <c:pt idx="30">
                  <c:v>-0.248927709378506</c:v>
                </c:pt>
                <c:pt idx="31">
                  <c:v>-0.26219967427334701</c:v>
                </c:pt>
                <c:pt idx="32">
                  <c:v>-0.27512713996219401</c:v>
                </c:pt>
                <c:pt idx="33">
                  <c:v>-0.28771677400970896</c:v>
                </c:pt>
                <c:pt idx="34">
                  <c:v>-0.29998557265520248</c:v>
                </c:pt>
                <c:pt idx="35">
                  <c:v>-0.3119389007992765</c:v>
                </c:pt>
                <c:pt idx="36">
                  <c:v>-0.32358099655050399</c:v>
                </c:pt>
                <c:pt idx="37">
                  <c:v>-0.33492627526311447</c:v>
                </c:pt>
                <c:pt idx="38">
                  <c:v>-0.34597532259388653</c:v>
                </c:pt>
                <c:pt idx="39">
                  <c:v>-0.3567435369151325</c:v>
                </c:pt>
                <c:pt idx="40">
                  <c:v>-0.36723495420045504</c:v>
                </c:pt>
                <c:pt idx="41">
                  <c:v>-0.377460348645968</c:v>
                </c:pt>
                <c:pt idx="42">
                  <c:v>-0.38743366881052999</c:v>
                </c:pt>
                <c:pt idx="43">
                  <c:v>-0.39715152513525698</c:v>
                </c:pt>
                <c:pt idx="44">
                  <c:v>-0.40665441548594555</c:v>
                </c:pt>
                <c:pt idx="45">
                  <c:v>-0.41591715888628744</c:v>
                </c:pt>
                <c:pt idx="46">
                  <c:v>-0.42498144494604151</c:v>
                </c:pt>
                <c:pt idx="47">
                  <c:v>-0.43383411016995399</c:v>
                </c:pt>
                <c:pt idx="48">
                  <c:v>-0.44249275456681403</c:v>
                </c:pt>
                <c:pt idx="49">
                  <c:v>-0.45098381278722854</c:v>
                </c:pt>
                <c:pt idx="50">
                  <c:v>-0.459303145621618</c:v>
                </c:pt>
                <c:pt idx="51">
                  <c:v>-0.46748624836541797</c:v>
                </c:pt>
                <c:pt idx="52">
                  <c:v>-0.47551340038981449</c:v>
                </c:pt>
                <c:pt idx="53">
                  <c:v>-0.48341870889720406</c:v>
                </c:pt>
                <c:pt idx="54">
                  <c:v>-0.49120027472170547</c:v>
                </c:pt>
                <c:pt idx="55">
                  <c:v>-0.49891404423661345</c:v>
                </c:pt>
                <c:pt idx="56">
                  <c:v>-0.50653099265986001</c:v>
                </c:pt>
                <c:pt idx="57">
                  <c:v>-0.51409417314578998</c:v>
                </c:pt>
                <c:pt idx="58">
                  <c:v>-0.52158919951883997</c:v>
                </c:pt>
                <c:pt idx="59">
                  <c:v>-0.52905551210687496</c:v>
                </c:pt>
                <c:pt idx="60">
                  <c:v>-0.53649740200046003</c:v>
                </c:pt>
                <c:pt idx="61">
                  <c:v>-0.54396818348340004</c:v>
                </c:pt>
                <c:pt idx="62">
                  <c:v>-0.55144611683425504</c:v>
                </c:pt>
                <c:pt idx="63">
                  <c:v>-0.55900744081761999</c:v>
                </c:pt>
                <c:pt idx="64">
                  <c:v>-0.56661638180892493</c:v>
                </c:pt>
                <c:pt idx="65">
                  <c:v>-0.57434024886466994</c:v>
                </c:pt>
                <c:pt idx="66">
                  <c:v>-0.58217194892969504</c:v>
                </c:pt>
                <c:pt idx="67">
                  <c:v>-0.59015497858987498</c:v>
                </c:pt>
                <c:pt idx="68">
                  <c:v>-0.59832112535701498</c:v>
                </c:pt>
                <c:pt idx="69">
                  <c:v>-0.60665280041689507</c:v>
                </c:pt>
                <c:pt idx="70">
                  <c:v>-0.61521286443800505</c:v>
                </c:pt>
                <c:pt idx="71">
                  <c:v>-0.62401014964078005</c:v>
                </c:pt>
                <c:pt idx="72">
                  <c:v>-0.63309854046946001</c:v>
                </c:pt>
                <c:pt idx="73">
                  <c:v>-0.64251715707365498</c:v>
                </c:pt>
                <c:pt idx="74">
                  <c:v>-0.65225234600029502</c:v>
                </c:pt>
                <c:pt idx="75">
                  <c:v>-0.66234505118202502</c:v>
                </c:pt>
                <c:pt idx="76">
                  <c:v>-0.67289056195781005</c:v>
                </c:pt>
                <c:pt idx="77">
                  <c:v>-0.68385352434554991</c:v>
                </c:pt>
                <c:pt idx="78">
                  <c:v>-0.69532732054198998</c:v>
                </c:pt>
                <c:pt idx="79">
                  <c:v>-0.70730330374913997</c:v>
                </c:pt>
                <c:pt idx="80">
                  <c:v>-0.71983682510892499</c:v>
                </c:pt>
                <c:pt idx="81">
                  <c:v>-0.73301833756240997</c:v>
                </c:pt>
                <c:pt idx="82">
                  <c:v>-0.746837029042835</c:v>
                </c:pt>
                <c:pt idx="83">
                  <c:v>-0.76129622516011997</c:v>
                </c:pt>
                <c:pt idx="84">
                  <c:v>-0.77660414044191506</c:v>
                </c:pt>
                <c:pt idx="85">
                  <c:v>-0.79269523478341997</c:v>
                </c:pt>
                <c:pt idx="86">
                  <c:v>-0.80960261890737506</c:v>
                </c:pt>
                <c:pt idx="87">
                  <c:v>-0.82743242278186491</c:v>
                </c:pt>
                <c:pt idx="88">
                  <c:v>-0.84626440750304011</c:v>
                </c:pt>
                <c:pt idx="89">
                  <c:v>-0.86611461815863</c:v>
                </c:pt>
                <c:pt idx="90">
                  <c:v>-0.88704973927110498</c:v>
                </c:pt>
                <c:pt idx="91">
                  <c:v>-0.90910792146448005</c:v>
                </c:pt>
                <c:pt idx="92">
                  <c:v>-0.93237677907816496</c:v>
                </c:pt>
                <c:pt idx="93">
                  <c:v>-0.95700237298956004</c:v>
                </c:pt>
                <c:pt idx="94">
                  <c:v>-0.98297460415102</c:v>
                </c:pt>
                <c:pt idx="95">
                  <c:v>-1.010399094249065</c:v>
                </c:pt>
                <c:pt idx="96">
                  <c:v>-1.0393526084552001</c:v>
                </c:pt>
                <c:pt idx="97">
                  <c:v>-1.069945318110965</c:v>
                </c:pt>
                <c:pt idx="98">
                  <c:v>-1.10223246993132</c:v>
                </c:pt>
                <c:pt idx="99">
                  <c:v>-1.1363181221023502</c:v>
                </c:pt>
                <c:pt idx="100">
                  <c:v>-1.17230586528535</c:v>
                </c:pt>
                <c:pt idx="101">
                  <c:v>-1.2103079963193</c:v>
                </c:pt>
                <c:pt idx="102">
                  <c:v>-1.25044858080258</c:v>
                </c:pt>
                <c:pt idx="103">
                  <c:v>-1.2927759403949601</c:v>
                </c:pt>
                <c:pt idx="104">
                  <c:v>-1.3375066266520401</c:v>
                </c:pt>
                <c:pt idx="105">
                  <c:v>-1.38467400728265</c:v>
                </c:pt>
                <c:pt idx="106">
                  <c:v>-1.434440707242</c:v>
                </c:pt>
                <c:pt idx="107">
                  <c:v>-1.486976764838345</c:v>
                </c:pt>
                <c:pt idx="108">
                  <c:v>-1.54240276405724</c:v>
                </c:pt>
                <c:pt idx="109">
                  <c:v>-1.60086429037761</c:v>
                </c:pt>
                <c:pt idx="110">
                  <c:v>-1.6625355520021099</c:v>
                </c:pt>
                <c:pt idx="111">
                  <c:v>-1.7275656181938899</c:v>
                </c:pt>
                <c:pt idx="112">
                  <c:v>-1.7961496862182851</c:v>
                </c:pt>
                <c:pt idx="113">
                  <c:v>-1.86845639855363</c:v>
                </c:pt>
                <c:pt idx="114">
                  <c:v>-1.94468394532805</c:v>
                </c:pt>
                <c:pt idx="115">
                  <c:v>-2.0250564149831947</c:v>
                </c:pt>
                <c:pt idx="116">
                  <c:v>-2.1097848546088747</c:v>
                </c:pt>
                <c:pt idx="117">
                  <c:v>-2.1990866912315399</c:v>
                </c:pt>
                <c:pt idx="118">
                  <c:v>-2.2932103560844999</c:v>
                </c:pt>
                <c:pt idx="119">
                  <c:v>-2.3923912603870248</c:v>
                </c:pt>
                <c:pt idx="120">
                  <c:v>-2.4969270133857702</c:v>
                </c:pt>
                <c:pt idx="121">
                  <c:v>-2.6070872721767548</c:v>
                </c:pt>
                <c:pt idx="122">
                  <c:v>-2.7231790891379699</c:v>
                </c:pt>
                <c:pt idx="123">
                  <c:v>-2.8455068695287751</c:v>
                </c:pt>
                <c:pt idx="124">
                  <c:v>-2.9743920392500049</c:v>
                </c:pt>
                <c:pt idx="125">
                  <c:v>-3.1102084811237201</c:v>
                </c:pt>
                <c:pt idx="126">
                  <c:v>-3.2533317211112651</c:v>
                </c:pt>
                <c:pt idx="127">
                  <c:v>-3.4041530434154752</c:v>
                </c:pt>
                <c:pt idx="128">
                  <c:v>-3.5630844437306153</c:v>
                </c:pt>
                <c:pt idx="129">
                  <c:v>-3.73058198924454</c:v>
                </c:pt>
                <c:pt idx="130">
                  <c:v>-3.9071160398197251</c:v>
                </c:pt>
                <c:pt idx="131">
                  <c:v>-4.0931807620915199</c:v>
                </c:pt>
                <c:pt idx="132">
                  <c:v>-4.2893299154254105</c:v>
                </c:pt>
                <c:pt idx="133">
                  <c:v>-4.4961226271567494</c:v>
                </c:pt>
                <c:pt idx="134">
                  <c:v>-4.7141947892175153</c:v>
                </c:pt>
                <c:pt idx="135">
                  <c:v>-4.9441402137695398</c:v>
                </c:pt>
                <c:pt idx="136">
                  <c:v>-5.1866836760819499</c:v>
                </c:pt>
                <c:pt idx="137">
                  <c:v>-5.4425474548487998</c:v>
                </c:pt>
                <c:pt idx="138">
                  <c:v>-5.7125148388394003</c:v>
                </c:pt>
                <c:pt idx="139">
                  <c:v>-5.9974749070069002</c:v>
                </c:pt>
                <c:pt idx="140">
                  <c:v>-6.2982945979917506</c:v>
                </c:pt>
                <c:pt idx="141">
                  <c:v>-6.6159450434034994</c:v>
                </c:pt>
                <c:pt idx="142">
                  <c:v>-6.9514451356649998</c:v>
                </c:pt>
                <c:pt idx="143">
                  <c:v>-7.305965193889099</c:v>
                </c:pt>
                <c:pt idx="144">
                  <c:v>-7.6806794601587001</c:v>
                </c:pt>
                <c:pt idx="145">
                  <c:v>-8.0768793893834996</c:v>
                </c:pt>
                <c:pt idx="146">
                  <c:v>-8.4959809086614992</c:v>
                </c:pt>
                <c:pt idx="147">
                  <c:v>-8.9394660135766504</c:v>
                </c:pt>
                <c:pt idx="148">
                  <c:v>-9.408976633981899</c:v>
                </c:pt>
                <c:pt idx="149">
                  <c:v>-9.90626937549305</c:v>
                </c:pt>
                <c:pt idx="150">
                  <c:v>-10.43322390515055</c:v>
                </c:pt>
                <c:pt idx="151">
                  <c:v>-10.991971371359451</c:v>
                </c:pt>
                <c:pt idx="152">
                  <c:v>-11.5847337363099</c:v>
                </c:pt>
                <c:pt idx="153">
                  <c:v>-12.2139594801206</c:v>
                </c:pt>
                <c:pt idx="154">
                  <c:v>-12.882290204635899</c:v>
                </c:pt>
                <c:pt idx="155">
                  <c:v>-13.592674484128551</c:v>
                </c:pt>
                <c:pt idx="156">
                  <c:v>-14.3483057705751</c:v>
                </c:pt>
                <c:pt idx="157">
                  <c:v>-15.15262864304195</c:v>
                </c:pt>
                <c:pt idx="158">
                  <c:v>-16.009419027218499</c:v>
                </c:pt>
                <c:pt idx="159">
                  <c:v>-16.922928420265698</c:v>
                </c:pt>
                <c:pt idx="160">
                  <c:v>-17.886836697572249</c:v>
                </c:pt>
              </c:numCache>
            </c:numRef>
          </c:yVal>
          <c:smooth val="0"/>
        </c:ser>
        <c:ser>
          <c:idx val="7"/>
          <c:order val="1"/>
          <c:tx>
            <c:v>Reference</c:v>
          </c:tx>
          <c:spPr>
            <a:ln w="25400">
              <a:solidFill>
                <a:schemeClr val="tx1"/>
              </a:solidFill>
              <a:prstDash val="sysDash"/>
            </a:ln>
          </c:spPr>
          <c:marker>
            <c:symbol val="none"/>
          </c:marker>
          <c:xVal>
            <c:numRef>
              <c:f>'Flux_X=1.0 (adi)'!$A$2:$A$162</c:f>
              <c:numCache>
                <c:formatCode>0.000000</c:formatCode>
                <c:ptCount val="161"/>
                <c:pt idx="0">
                  <c:v>3.9968028886505604E-15</c:v>
                </c:pt>
                <c:pt idx="1">
                  <c:v>6.2500000000039703E-3</c:v>
                </c:pt>
                <c:pt idx="2">
                  <c:v>1.2500000000003999E-2</c:v>
                </c:pt>
                <c:pt idx="3">
                  <c:v>1.8750000000003E-2</c:v>
                </c:pt>
                <c:pt idx="4">
                  <c:v>2.5000000000002999E-2</c:v>
                </c:pt>
                <c:pt idx="5">
                  <c:v>3.1250000000002998E-2</c:v>
                </c:pt>
                <c:pt idx="6">
                  <c:v>3.7500000000003003E-2</c:v>
                </c:pt>
                <c:pt idx="7">
                  <c:v>4.3750000000003002E-2</c:v>
                </c:pt>
                <c:pt idx="8">
                  <c:v>5.0000000000003E-2</c:v>
                </c:pt>
                <c:pt idx="9">
                  <c:v>5.6250000000002999E-2</c:v>
                </c:pt>
                <c:pt idx="10">
                  <c:v>6.2500000000002998E-2</c:v>
                </c:pt>
                <c:pt idx="11">
                  <c:v>6.8750000000003003E-2</c:v>
                </c:pt>
                <c:pt idx="12">
                  <c:v>7.5000000000002995E-2</c:v>
                </c:pt>
                <c:pt idx="13">
                  <c:v>8.1250000000003E-2</c:v>
                </c:pt>
                <c:pt idx="14">
                  <c:v>8.7500000000003006E-2</c:v>
                </c:pt>
                <c:pt idx="15">
                  <c:v>9.3750000000002998E-2</c:v>
                </c:pt>
                <c:pt idx="16">
                  <c:v>0.100000000000003</c:v>
                </c:pt>
                <c:pt idx="17">
                  <c:v>0.10625000000000299</c:v>
                </c:pt>
                <c:pt idx="18">
                  <c:v>0.112500000000003</c:v>
                </c:pt>
                <c:pt idx="19">
                  <c:v>0.11875000000000301</c:v>
                </c:pt>
                <c:pt idx="20">
                  <c:v>0.125000000000003</c:v>
                </c:pt>
                <c:pt idx="21">
                  <c:v>0.131250000000003</c:v>
                </c:pt>
                <c:pt idx="22">
                  <c:v>0.13750000000000301</c:v>
                </c:pt>
                <c:pt idx="23">
                  <c:v>0.14375000000000299</c:v>
                </c:pt>
                <c:pt idx="24">
                  <c:v>0.15000000000000299</c:v>
                </c:pt>
                <c:pt idx="25">
                  <c:v>0.156250000000003</c:v>
                </c:pt>
                <c:pt idx="26">
                  <c:v>0.162500000000003</c:v>
                </c:pt>
                <c:pt idx="27">
                  <c:v>0.16875000000000301</c:v>
                </c:pt>
                <c:pt idx="28">
                  <c:v>0.17500000000000299</c:v>
                </c:pt>
                <c:pt idx="29">
                  <c:v>0.18125000000000299</c:v>
                </c:pt>
                <c:pt idx="30">
                  <c:v>0.187500000000003</c:v>
                </c:pt>
                <c:pt idx="31">
                  <c:v>0.193750000000003</c:v>
                </c:pt>
                <c:pt idx="32">
                  <c:v>0.20000000000000301</c:v>
                </c:pt>
                <c:pt idx="33">
                  <c:v>0.20625000000000299</c:v>
                </c:pt>
                <c:pt idx="34">
                  <c:v>0.21250000000000299</c:v>
                </c:pt>
                <c:pt idx="35">
                  <c:v>0.218750000000003</c:v>
                </c:pt>
                <c:pt idx="36">
                  <c:v>0.225000000000003</c:v>
                </c:pt>
                <c:pt idx="37">
                  <c:v>0.23125000000000301</c:v>
                </c:pt>
                <c:pt idx="38">
                  <c:v>0.23750000000000299</c:v>
                </c:pt>
                <c:pt idx="39">
                  <c:v>0.24375000000000299</c:v>
                </c:pt>
                <c:pt idx="40">
                  <c:v>0.250000000000003</c:v>
                </c:pt>
                <c:pt idx="41">
                  <c:v>0.25625000000000298</c:v>
                </c:pt>
                <c:pt idx="42">
                  <c:v>0.26250000000000301</c:v>
                </c:pt>
                <c:pt idx="43">
                  <c:v>0.26875000000000299</c:v>
                </c:pt>
                <c:pt idx="44">
                  <c:v>0.27500000000000302</c:v>
                </c:pt>
                <c:pt idx="45">
                  <c:v>0.281250000000003</c:v>
                </c:pt>
                <c:pt idx="46">
                  <c:v>0.28750000000000298</c:v>
                </c:pt>
                <c:pt idx="47">
                  <c:v>0.29375000000000301</c:v>
                </c:pt>
                <c:pt idx="48">
                  <c:v>0.30000000000000199</c:v>
                </c:pt>
                <c:pt idx="49">
                  <c:v>0.30625000000000202</c:v>
                </c:pt>
                <c:pt idx="50">
                  <c:v>0.312500000000002</c:v>
                </c:pt>
                <c:pt idx="51">
                  <c:v>0.31875000000000198</c:v>
                </c:pt>
                <c:pt idx="52">
                  <c:v>0.32500000000000201</c:v>
                </c:pt>
                <c:pt idx="53">
                  <c:v>0.33125000000000199</c:v>
                </c:pt>
                <c:pt idx="54">
                  <c:v>0.33750000000000202</c:v>
                </c:pt>
                <c:pt idx="55">
                  <c:v>0.343750000000002</c:v>
                </c:pt>
                <c:pt idx="56">
                  <c:v>0.35000000000000198</c:v>
                </c:pt>
                <c:pt idx="57">
                  <c:v>0.35625000000000201</c:v>
                </c:pt>
                <c:pt idx="58">
                  <c:v>0.36250000000000199</c:v>
                </c:pt>
                <c:pt idx="59">
                  <c:v>0.36875000000000202</c:v>
                </c:pt>
                <c:pt idx="60">
                  <c:v>0.375000000000002</c:v>
                </c:pt>
                <c:pt idx="61">
                  <c:v>0.38125000000000198</c:v>
                </c:pt>
                <c:pt idx="62">
                  <c:v>0.38750000000000201</c:v>
                </c:pt>
                <c:pt idx="63">
                  <c:v>0.39375000000000199</c:v>
                </c:pt>
                <c:pt idx="64">
                  <c:v>0.40000000000000202</c:v>
                </c:pt>
                <c:pt idx="65">
                  <c:v>0.406250000000002</c:v>
                </c:pt>
                <c:pt idx="66">
                  <c:v>0.41250000000000198</c:v>
                </c:pt>
                <c:pt idx="67">
                  <c:v>0.41875000000000201</c:v>
                </c:pt>
                <c:pt idx="68">
                  <c:v>0.42500000000000199</c:v>
                </c:pt>
                <c:pt idx="69">
                  <c:v>0.43125000000000202</c:v>
                </c:pt>
                <c:pt idx="70">
                  <c:v>0.437500000000002</c:v>
                </c:pt>
                <c:pt idx="71">
                  <c:v>0.44375000000000198</c:v>
                </c:pt>
                <c:pt idx="72">
                  <c:v>0.45000000000000201</c:v>
                </c:pt>
                <c:pt idx="73">
                  <c:v>0.45625000000000199</c:v>
                </c:pt>
                <c:pt idx="74">
                  <c:v>0.46250000000000202</c:v>
                </c:pt>
                <c:pt idx="75">
                  <c:v>0.468750000000002</c:v>
                </c:pt>
                <c:pt idx="76">
                  <c:v>0.47500000000000198</c:v>
                </c:pt>
                <c:pt idx="77">
                  <c:v>0.48125000000000201</c:v>
                </c:pt>
                <c:pt idx="78">
                  <c:v>0.48750000000000199</c:v>
                </c:pt>
                <c:pt idx="79">
                  <c:v>0.49375000000000202</c:v>
                </c:pt>
                <c:pt idx="80">
                  <c:v>0.500000000000002</c:v>
                </c:pt>
                <c:pt idx="81">
                  <c:v>0.50625000000000198</c:v>
                </c:pt>
                <c:pt idx="82">
                  <c:v>0.51250000000000195</c:v>
                </c:pt>
                <c:pt idx="83">
                  <c:v>0.51875000000000204</c:v>
                </c:pt>
                <c:pt idx="84">
                  <c:v>0.52500000000000202</c:v>
                </c:pt>
                <c:pt idx="85">
                  <c:v>0.531250000000002</c:v>
                </c:pt>
                <c:pt idx="86">
                  <c:v>0.53750000000000198</c:v>
                </c:pt>
                <c:pt idx="87">
                  <c:v>0.54375000000000195</c:v>
                </c:pt>
                <c:pt idx="88">
                  <c:v>0.55000000000000204</c:v>
                </c:pt>
                <c:pt idx="89">
                  <c:v>0.55625000000000202</c:v>
                </c:pt>
                <c:pt idx="90">
                  <c:v>0.562500000000002</c:v>
                </c:pt>
                <c:pt idx="91">
                  <c:v>0.56875000000000198</c:v>
                </c:pt>
                <c:pt idx="92">
                  <c:v>0.57500000000000195</c:v>
                </c:pt>
                <c:pt idx="93">
                  <c:v>0.58125000000000104</c:v>
                </c:pt>
                <c:pt idx="94">
                  <c:v>0.58750000000000102</c:v>
                </c:pt>
                <c:pt idx="95">
                  <c:v>0.593750000000001</c:v>
                </c:pt>
                <c:pt idx="96">
                  <c:v>0.60000000000000098</c:v>
                </c:pt>
                <c:pt idx="97">
                  <c:v>0.60625000000000095</c:v>
                </c:pt>
                <c:pt idx="98">
                  <c:v>0.61250000000000104</c:v>
                </c:pt>
                <c:pt idx="99">
                  <c:v>0.61875000000000102</c:v>
                </c:pt>
                <c:pt idx="100">
                  <c:v>0.625000000000001</c:v>
                </c:pt>
                <c:pt idx="101">
                  <c:v>0.63125000000000098</c:v>
                </c:pt>
                <c:pt idx="102">
                  <c:v>0.63750000000000095</c:v>
                </c:pt>
                <c:pt idx="103">
                  <c:v>0.64375000000000104</c:v>
                </c:pt>
                <c:pt idx="104">
                  <c:v>0.65000000000000102</c:v>
                </c:pt>
                <c:pt idx="105">
                  <c:v>0.656250000000001</c:v>
                </c:pt>
                <c:pt idx="106">
                  <c:v>0.66250000000000098</c:v>
                </c:pt>
                <c:pt idx="107">
                  <c:v>0.66875000000000095</c:v>
                </c:pt>
                <c:pt idx="108">
                  <c:v>0.67500000000000104</c:v>
                </c:pt>
                <c:pt idx="109">
                  <c:v>0.68125000000000102</c:v>
                </c:pt>
                <c:pt idx="110">
                  <c:v>0.687500000000001</c:v>
                </c:pt>
                <c:pt idx="111">
                  <c:v>0.69375000000000098</c:v>
                </c:pt>
                <c:pt idx="112">
                  <c:v>0.70000000000000095</c:v>
                </c:pt>
                <c:pt idx="113">
                  <c:v>0.70625000000000104</c:v>
                </c:pt>
                <c:pt idx="114">
                  <c:v>0.71250000000000102</c:v>
                </c:pt>
                <c:pt idx="115">
                  <c:v>0.718750000000001</c:v>
                </c:pt>
                <c:pt idx="116">
                  <c:v>0.72500000000000098</c:v>
                </c:pt>
                <c:pt idx="117">
                  <c:v>0.73125000000000095</c:v>
                </c:pt>
                <c:pt idx="118">
                  <c:v>0.73750000000000104</c:v>
                </c:pt>
                <c:pt idx="119">
                  <c:v>0.74375000000000102</c:v>
                </c:pt>
                <c:pt idx="120">
                  <c:v>0.750000000000001</c:v>
                </c:pt>
                <c:pt idx="121">
                  <c:v>0.75625000000000098</c:v>
                </c:pt>
                <c:pt idx="122">
                  <c:v>0.76250000000000095</c:v>
                </c:pt>
                <c:pt idx="123">
                  <c:v>0.76875000000000104</c:v>
                </c:pt>
                <c:pt idx="124">
                  <c:v>0.77500000000000102</c:v>
                </c:pt>
                <c:pt idx="125">
                  <c:v>0.781250000000001</c:v>
                </c:pt>
                <c:pt idx="126">
                  <c:v>0.78750000000000098</c:v>
                </c:pt>
                <c:pt idx="127">
                  <c:v>0.79375000000000095</c:v>
                </c:pt>
                <c:pt idx="128">
                  <c:v>0.80000000000000104</c:v>
                </c:pt>
                <c:pt idx="129">
                  <c:v>0.80625000000000102</c:v>
                </c:pt>
                <c:pt idx="130">
                  <c:v>0.812500000000001</c:v>
                </c:pt>
                <c:pt idx="131">
                  <c:v>0.81875000000000098</c:v>
                </c:pt>
                <c:pt idx="132">
                  <c:v>0.82500000000000095</c:v>
                </c:pt>
                <c:pt idx="133">
                  <c:v>0.83125000000000104</c:v>
                </c:pt>
                <c:pt idx="134">
                  <c:v>0.83750000000000102</c:v>
                </c:pt>
                <c:pt idx="135">
                  <c:v>0.843750000000001</c:v>
                </c:pt>
                <c:pt idx="136">
                  <c:v>0.85000000000000098</c:v>
                </c:pt>
                <c:pt idx="137">
                  <c:v>0.85625000000000095</c:v>
                </c:pt>
                <c:pt idx="138">
                  <c:v>0.86250000000000004</c:v>
                </c:pt>
                <c:pt idx="139">
                  <c:v>0.86875000000000002</c:v>
                </c:pt>
                <c:pt idx="140">
                  <c:v>0.875</c:v>
                </c:pt>
                <c:pt idx="141">
                  <c:v>0.88124999999999998</c:v>
                </c:pt>
                <c:pt idx="142">
                  <c:v>0.88749999999999996</c:v>
                </c:pt>
                <c:pt idx="143">
                  <c:v>0.89375000000000004</c:v>
                </c:pt>
                <c:pt idx="144">
                  <c:v>0.9</c:v>
                </c:pt>
                <c:pt idx="145">
                  <c:v>0.90625</c:v>
                </c:pt>
                <c:pt idx="146">
                  <c:v>0.91249999999999998</c:v>
                </c:pt>
                <c:pt idx="147">
                  <c:v>0.91874999999999996</c:v>
                </c:pt>
                <c:pt idx="148">
                  <c:v>0.92500000000000004</c:v>
                </c:pt>
                <c:pt idx="149">
                  <c:v>0.93125000000000002</c:v>
                </c:pt>
                <c:pt idx="150">
                  <c:v>0.9375</c:v>
                </c:pt>
                <c:pt idx="151">
                  <c:v>0.94374999999999998</c:v>
                </c:pt>
                <c:pt idx="152">
                  <c:v>0.95</c:v>
                </c:pt>
                <c:pt idx="153">
                  <c:v>0.95625000000000004</c:v>
                </c:pt>
                <c:pt idx="154">
                  <c:v>0.96250000000000002</c:v>
                </c:pt>
                <c:pt idx="155">
                  <c:v>0.96875</c:v>
                </c:pt>
                <c:pt idx="156">
                  <c:v>0.97499999999999998</c:v>
                </c:pt>
                <c:pt idx="157">
                  <c:v>0.98124999999999996</c:v>
                </c:pt>
                <c:pt idx="158">
                  <c:v>0.98750000000000004</c:v>
                </c:pt>
                <c:pt idx="159">
                  <c:v>0.99375000000000002</c:v>
                </c:pt>
                <c:pt idx="160">
                  <c:v>1</c:v>
                </c:pt>
              </c:numCache>
            </c:numRef>
          </c:xVal>
          <c:yVal>
            <c:numRef>
              <c:f>'Flux_X=1.0 (adi)'!$D$2:$D$162</c:f>
              <c:numCache>
                <c:formatCode>0.00E+00</c:formatCode>
                <c:ptCount val="161"/>
                <c:pt idx="0">
                  <c:v>0.29369471257928098</c:v>
                </c:pt>
                <c:pt idx="1">
                  <c:v>0.29369471257928098</c:v>
                </c:pt>
                <c:pt idx="2">
                  <c:v>0.26599274527185901</c:v>
                </c:pt>
                <c:pt idx="3">
                  <c:v>0.23888428232999098</c:v>
                </c:pt>
                <c:pt idx="4">
                  <c:v>0.21235729425526947</c:v>
                </c:pt>
                <c:pt idx="5">
                  <c:v>0.18640089980820548</c:v>
                </c:pt>
                <c:pt idx="6">
                  <c:v>0.16100515434874249</c:v>
                </c:pt>
                <c:pt idx="7">
                  <c:v>0.13616088972437951</c:v>
                </c:pt>
                <c:pt idx="8">
                  <c:v>0.1118595115963215</c:v>
                </c:pt>
                <c:pt idx="9">
                  <c:v>8.8092999378658998E-2</c:v>
                </c:pt>
                <c:pt idx="10">
                  <c:v>6.4853722605050498E-2</c:v>
                </c:pt>
                <c:pt idx="11">
                  <c:v>4.213442338743785E-2</c:v>
                </c:pt>
                <c:pt idx="12">
                  <c:v>1.9928137473812051E-2</c:v>
                </c:pt>
                <c:pt idx="13">
                  <c:v>-1.771862282339495E-3</c:v>
                </c:pt>
                <c:pt idx="14">
                  <c:v>-2.29720852983064E-2</c:v>
                </c:pt>
                <c:pt idx="15">
                  <c:v>-4.3678886541869098E-2</c:v>
                </c:pt>
                <c:pt idx="16">
                  <c:v>-6.3898489872400002E-2</c:v>
                </c:pt>
                <c:pt idx="17">
                  <c:v>-8.3637016483123508E-2</c:v>
                </c:pt>
                <c:pt idx="18">
                  <c:v>-0.10290051910871501</c:v>
                </c:pt>
                <c:pt idx="19">
                  <c:v>-0.12169502912229251</c:v>
                </c:pt>
                <c:pt idx="20">
                  <c:v>-0.14002651802451249</c:v>
                </c:pt>
                <c:pt idx="21">
                  <c:v>-0.15790100512924701</c:v>
                </c:pt>
                <c:pt idx="22">
                  <c:v>-0.175324477367894</c:v>
                </c:pt>
                <c:pt idx="23">
                  <c:v>-0.19230301237837449</c:v>
                </c:pt>
                <c:pt idx="24">
                  <c:v>-0.2088427423369125</c:v>
                </c:pt>
                <c:pt idx="25">
                  <c:v>-0.22494983318631498</c:v>
                </c:pt>
                <c:pt idx="26">
                  <c:v>-0.24063059978806201</c:v>
                </c:pt>
                <c:pt idx="27">
                  <c:v>-0.25589142720860952</c:v>
                </c:pt>
                <c:pt idx="28">
                  <c:v>-0.27073885402876352</c:v>
                </c:pt>
                <c:pt idx="29">
                  <c:v>-0.28517954164209403</c:v>
                </c:pt>
                <c:pt idx="30">
                  <c:v>-0.29922032550533101</c:v>
                </c:pt>
                <c:pt idx="31">
                  <c:v>-0.31286820582349151</c:v>
                </c:pt>
                <c:pt idx="32">
                  <c:v>-0.3261303571763105</c:v>
                </c:pt>
                <c:pt idx="33">
                  <c:v>-0.33901418411983253</c:v>
                </c:pt>
                <c:pt idx="34">
                  <c:v>-0.351527269838527</c:v>
                </c:pt>
                <c:pt idx="35">
                  <c:v>-0.36367747642486797</c:v>
                </c:pt>
                <c:pt idx="36">
                  <c:v>-0.37547286684784348</c:v>
                </c:pt>
                <c:pt idx="37">
                  <c:v>-0.3869217989563935</c:v>
                </c:pt>
                <c:pt idx="38">
                  <c:v>-0.39803288793595448</c:v>
                </c:pt>
                <c:pt idx="39">
                  <c:v>-0.40881505200081802</c:v>
                </c:pt>
                <c:pt idx="40">
                  <c:v>-0.41927748554061794</c:v>
                </c:pt>
                <c:pt idx="41">
                  <c:v>-0.429429767669603</c:v>
                </c:pt>
                <c:pt idx="42">
                  <c:v>-0.439281760013216</c:v>
                </c:pt>
                <c:pt idx="43">
                  <c:v>-0.44884371674794449</c:v>
                </c:pt>
                <c:pt idx="44">
                  <c:v>-0.45812624549827746</c:v>
                </c:pt>
                <c:pt idx="45">
                  <c:v>-0.46714034161493601</c:v>
                </c:pt>
                <c:pt idx="46">
                  <c:v>-0.47589743568488502</c:v>
                </c:pt>
                <c:pt idx="47">
                  <c:v>-0.48440936176461902</c:v>
                </c:pt>
                <c:pt idx="48">
                  <c:v>-0.49268841015302201</c:v>
                </c:pt>
                <c:pt idx="49">
                  <c:v>-0.50074732927154497</c:v>
                </c:pt>
                <c:pt idx="50">
                  <c:v>-0.50859937445181491</c:v>
                </c:pt>
                <c:pt idx="51">
                  <c:v>-0.51625828217381997</c:v>
                </c:pt>
                <c:pt idx="52">
                  <c:v>-0.52373833324156505</c:v>
                </c:pt>
                <c:pt idx="53">
                  <c:v>-0.53105438710528508</c:v>
                </c:pt>
                <c:pt idx="54">
                  <c:v>-0.53822183437162496</c:v>
                </c:pt>
                <c:pt idx="55">
                  <c:v>-0.54525669858918002</c:v>
                </c:pt>
                <c:pt idx="56">
                  <c:v>-0.55217561035305995</c:v>
                </c:pt>
                <c:pt idx="57">
                  <c:v>-0.55899587212505009</c:v>
                </c:pt>
                <c:pt idx="58">
                  <c:v>-0.56573545588485996</c:v>
                </c:pt>
                <c:pt idx="59">
                  <c:v>-0.57241305400929998</c:v>
                </c:pt>
                <c:pt idx="60">
                  <c:v>-0.57904809002115998</c:v>
                </c:pt>
                <c:pt idx="61">
                  <c:v>-0.58566077941554506</c:v>
                </c:pt>
                <c:pt idx="62">
                  <c:v>-0.59227214657988503</c:v>
                </c:pt>
                <c:pt idx="63">
                  <c:v>-0.59890405501152999</c:v>
                </c:pt>
                <c:pt idx="64">
                  <c:v>-0.60557926102759996</c:v>
                </c:pt>
                <c:pt idx="65">
                  <c:v>-0.61232143713498999</c:v>
                </c:pt>
                <c:pt idx="66">
                  <c:v>-0.61915523813149498</c:v>
                </c:pt>
                <c:pt idx="67">
                  <c:v>-0.62610630436130998</c:v>
                </c:pt>
                <c:pt idx="68">
                  <c:v>-0.633201363311795</c:v>
                </c:pt>
                <c:pt idx="69">
                  <c:v>-0.64046829947190498</c:v>
                </c:pt>
                <c:pt idx="70">
                  <c:v>-0.64793613776765502</c:v>
                </c:pt>
                <c:pt idx="71">
                  <c:v>-0.65563510553283499</c:v>
                </c:pt>
                <c:pt idx="72">
                  <c:v>-0.66359676645222498</c:v>
                </c:pt>
                <c:pt idx="73">
                  <c:v>-0.67185404995336495</c:v>
                </c:pt>
                <c:pt idx="74">
                  <c:v>-0.68044126855169995</c:v>
                </c:pt>
                <c:pt idx="75">
                  <c:v>-0.68939428620700005</c:v>
                </c:pt>
                <c:pt idx="76">
                  <c:v>-0.69875048980696497</c:v>
                </c:pt>
                <c:pt idx="77">
                  <c:v>-0.70854892774516498</c:v>
                </c:pt>
                <c:pt idx="78">
                  <c:v>-0.71883025248467503</c:v>
                </c:pt>
                <c:pt idx="79">
                  <c:v>-0.72963685668122003</c:v>
                </c:pt>
                <c:pt idx="80">
                  <c:v>-0.74101285823155494</c:v>
                </c:pt>
                <c:pt idx="81">
                  <c:v>-0.75300405725740993</c:v>
                </c:pt>
                <c:pt idx="82">
                  <c:v>-0.76565786656203494</c:v>
                </c:pt>
                <c:pt idx="83">
                  <c:v>-0.77902325413003504</c:v>
                </c:pt>
                <c:pt idx="84">
                  <c:v>-0.79315074295828503</c:v>
                </c:pt>
                <c:pt idx="85">
                  <c:v>-0.80809259787184506</c:v>
                </c:pt>
                <c:pt idx="86">
                  <c:v>-0.82387525429851005</c:v>
                </c:pt>
                <c:pt idx="87">
                  <c:v>-0.84055187189218505</c:v>
                </c:pt>
                <c:pt idx="88">
                  <c:v>-0.85818998364055488</c:v>
                </c:pt>
                <c:pt idx="89">
                  <c:v>-0.87685610545667991</c:v>
                </c:pt>
                <c:pt idx="90">
                  <c:v>-0.89661778950357507</c:v>
                </c:pt>
                <c:pt idx="91">
                  <c:v>-0.91754440876539012</c:v>
                </c:pt>
                <c:pt idx="92">
                  <c:v>-0.93970764368065995</c:v>
                </c:pt>
                <c:pt idx="93">
                  <c:v>-0.96318178534147503</c:v>
                </c:pt>
                <c:pt idx="94">
                  <c:v>-0.98804400587638508</c:v>
                </c:pt>
                <c:pt idx="95">
                  <c:v>-1.0143745951699801</c:v>
                </c:pt>
                <c:pt idx="96">
                  <c:v>-1.042257180989735</c:v>
                </c:pt>
                <c:pt idx="97">
                  <c:v>-1.0717789549490799</c:v>
                </c:pt>
                <c:pt idx="98">
                  <c:v>-1.1030308861643301</c:v>
                </c:pt>
                <c:pt idx="99">
                  <c:v>-1.1361079564304051</c:v>
                </c:pt>
                <c:pt idx="100">
                  <c:v>-1.17110938593265</c:v>
                </c:pt>
                <c:pt idx="101">
                  <c:v>-1.2081389070679049</c:v>
                </c:pt>
                <c:pt idx="102">
                  <c:v>-1.24730499570603</c:v>
                </c:pt>
                <c:pt idx="103">
                  <c:v>-1.288721179781245</c:v>
                </c:pt>
                <c:pt idx="104">
                  <c:v>-1.3325063092967999</c:v>
                </c:pt>
                <c:pt idx="105">
                  <c:v>-1.3787848798410201</c:v>
                </c:pt>
                <c:pt idx="106">
                  <c:v>-1.42768735338313</c:v>
                </c:pt>
                <c:pt idx="107">
                  <c:v>-1.479350557954715</c:v>
                </c:pt>
                <c:pt idx="108">
                  <c:v>-1.533917997454775</c:v>
                </c:pt>
                <c:pt idx="109">
                  <c:v>-1.5915403108350001</c:v>
                </c:pt>
                <c:pt idx="110">
                  <c:v>-1.6523756828443901</c:v>
                </c:pt>
                <c:pt idx="111">
                  <c:v>-1.716590324337345</c:v>
                </c:pt>
                <c:pt idx="112">
                  <c:v>-1.7843589537537501</c:v>
                </c:pt>
                <c:pt idx="113">
                  <c:v>-1.855865352310045</c:v>
                </c:pt>
                <c:pt idx="114">
                  <c:v>-1.9313028975418249</c:v>
                </c:pt>
                <c:pt idx="115">
                  <c:v>-2.0108752534640901</c:v>
                </c:pt>
                <c:pt idx="116">
                  <c:v>-2.0947969437632699</c:v>
                </c:pt>
                <c:pt idx="117">
                  <c:v>-2.1832941355893349</c:v>
                </c:pt>
                <c:pt idx="118">
                  <c:v>-2.2766053761300453</c:v>
                </c:pt>
                <c:pt idx="119">
                  <c:v>-2.374982420519955</c:v>
                </c:pt>
                <c:pt idx="120">
                  <c:v>-2.4786911522316748</c:v>
                </c:pt>
                <c:pt idx="121">
                  <c:v>-2.5880125095582098</c:v>
                </c:pt>
                <c:pt idx="122">
                  <c:v>-2.7032435288198498</c:v>
                </c:pt>
                <c:pt idx="123">
                  <c:v>-2.8246985309624497</c:v>
                </c:pt>
                <c:pt idx="124">
                  <c:v>-2.9527102572064301</c:v>
                </c:pt>
                <c:pt idx="125">
                  <c:v>-3.0876312373606498</c:v>
                </c:pt>
                <c:pt idx="126">
                  <c:v>-3.2298352118678499</c:v>
                </c:pt>
                <c:pt idx="127">
                  <c:v>-3.3797186527227145</c:v>
                </c:pt>
                <c:pt idx="128">
                  <c:v>-3.5377025084022149</c:v>
                </c:pt>
                <c:pt idx="129">
                  <c:v>-3.7042339667277702</c:v>
                </c:pt>
                <c:pt idx="130">
                  <c:v>-3.8797884816302699</c:v>
                </c:pt>
                <c:pt idx="131">
                  <c:v>-4.0648719346576447</c:v>
                </c:pt>
                <c:pt idx="132">
                  <c:v>-4.2600229669770302</c:v>
                </c:pt>
                <c:pt idx="133">
                  <c:v>-4.4658155980412699</c:v>
                </c:pt>
                <c:pt idx="134">
                  <c:v>-4.6828620257825495</c:v>
                </c:pt>
                <c:pt idx="135">
                  <c:v>-4.9118156217051006</c:v>
                </c:pt>
                <c:pt idx="136">
                  <c:v>-5.15337439065285</c:v>
                </c:pt>
                <c:pt idx="137">
                  <c:v>-5.4082846345281999</c:v>
                </c:pt>
                <c:pt idx="138">
                  <c:v>-5.6773448912459497</c:v>
                </c:pt>
                <c:pt idx="139">
                  <c:v>-5.9614105515902498</c:v>
                </c:pt>
                <c:pt idx="140">
                  <c:v>-6.2613984568363499</c:v>
                </c:pt>
                <c:pt idx="141">
                  <c:v>-6.5782924843469504</c:v>
                </c:pt>
                <c:pt idx="142">
                  <c:v>-6.9131494078581497</c:v>
                </c:pt>
                <c:pt idx="143">
                  <c:v>-7.2671052965026011</c:v>
                </c:pt>
                <c:pt idx="144">
                  <c:v>-7.6413827789131501</c:v>
                </c:pt>
                <c:pt idx="145">
                  <c:v>-8.0372990130088002</c:v>
                </c:pt>
                <c:pt idx="146">
                  <c:v>-8.4562744222009005</c:v>
                </c:pt>
                <c:pt idx="147">
                  <c:v>-8.8998425217611992</c:v>
                </c:pt>
                <c:pt idx="148">
                  <c:v>-9.3696608026609987</c:v>
                </c:pt>
                <c:pt idx="149">
                  <c:v>-9.8675226355964991</c:v>
                </c:pt>
                <c:pt idx="150">
                  <c:v>-10.39537085531795</c:v>
                </c:pt>
                <c:pt idx="151">
                  <c:v>-10.955312794107149</c:v>
                </c:pt>
                <c:pt idx="152">
                  <c:v>-11.549636881805149</c:v>
                </c:pt>
                <c:pt idx="153">
                  <c:v>-12.18083156638135</c:v>
                </c:pt>
                <c:pt idx="154">
                  <c:v>-12.85160640431825</c:v>
                </c:pt>
                <c:pt idx="155">
                  <c:v>-13.564915517591398</c:v>
                </c:pt>
                <c:pt idx="156">
                  <c:v>-14.323984489260202</c:v>
                </c:pt>
                <c:pt idx="157">
                  <c:v>-15.132340481878799</c:v>
                </c:pt>
                <c:pt idx="158">
                  <c:v>-15.993845745556001</c:v>
                </c:pt>
                <c:pt idx="159">
                  <c:v>-16.91273653444885</c:v>
                </c:pt>
                <c:pt idx="160">
                  <c:v>-17.882401824212501</c:v>
                </c:pt>
              </c:numCache>
            </c:numRef>
          </c:yVal>
          <c:smooth val="0"/>
        </c:ser>
        <c:dLbls>
          <c:showLegendKey val="0"/>
          <c:showVal val="0"/>
          <c:showCatName val="0"/>
          <c:showSerName val="0"/>
          <c:showPercent val="0"/>
          <c:showBubbleSize val="0"/>
        </c:dLbls>
        <c:axId val="598880392"/>
        <c:axId val="598876472"/>
      </c:scatterChart>
      <c:valAx>
        <c:axId val="598880392"/>
        <c:scaling>
          <c:orientation val="minMax"/>
          <c:max val="1"/>
        </c:scaling>
        <c:delete val="0"/>
        <c:axPos val="b"/>
        <c:majorGridlines>
          <c:spPr>
            <a:ln w="9525" cap="flat" cmpd="sng" algn="ctr">
              <a:solidFill>
                <a:schemeClr val="tx1">
                  <a:lumMod val="15000"/>
                  <a:lumOff val="85000"/>
                </a:schemeClr>
              </a:solidFill>
              <a:round/>
            </a:ln>
            <a:effectLst/>
          </c:spPr>
        </c:majorGridlines>
        <c:title>
          <c:tx>
            <c:rich>
              <a:bodyPr rot="0" vert="horz"/>
              <a:lstStyle/>
              <a:p>
                <a:pPr>
                  <a:defRPr/>
                </a:pPr>
                <a:r>
                  <a:rPr lang="fr-FR"/>
                  <a:t>dimensionless slider length X/L </a:t>
                </a:r>
              </a:p>
            </c:rich>
          </c:tx>
          <c:layout/>
          <c:overlay val="0"/>
          <c:spPr>
            <a:noFill/>
            <a:ln>
              <a:noFill/>
            </a:ln>
            <a:effectLst/>
          </c:spPr>
        </c:title>
        <c:numFmt formatCode="General" sourceLinked="0"/>
        <c:majorTickMark val="none"/>
        <c:minorTickMark val="none"/>
        <c:tickLblPos val="low"/>
        <c:spPr>
          <a:noFill/>
          <a:ln w="9525" cap="flat" cmpd="sng" algn="ctr">
            <a:solidFill>
              <a:schemeClr val="tx1">
                <a:lumMod val="25000"/>
                <a:lumOff val="75000"/>
              </a:schemeClr>
            </a:solidFill>
            <a:round/>
          </a:ln>
          <a:effectLst/>
        </c:spPr>
        <c:txPr>
          <a:bodyPr rot="-60000000" vert="horz"/>
          <a:lstStyle/>
          <a:p>
            <a:pPr>
              <a:defRPr/>
            </a:pPr>
            <a:endParaRPr lang="fr-FR"/>
          </a:p>
        </c:txPr>
        <c:crossAx val="598876472"/>
        <c:crosses val="autoZero"/>
        <c:crossBetween val="midCat"/>
      </c:valAx>
      <c:valAx>
        <c:axId val="5988764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vert="horz"/>
              <a:lstStyle/>
              <a:p>
                <a:pPr>
                  <a:defRPr/>
                </a:pPr>
                <a:r>
                  <a:rPr lang="en-US"/>
                  <a:t>dimensionless temperature gradient </a:t>
                </a:r>
              </a:p>
            </c:rich>
          </c:tx>
          <c:layout/>
          <c:overlay val="0"/>
          <c:spPr>
            <a:noFill/>
            <a:ln>
              <a:noFill/>
            </a:ln>
            <a:effectLst/>
          </c:sp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pPr>
            <a:endParaRPr lang="fr-FR"/>
          </a:p>
        </c:txPr>
        <c:crossAx val="598880392"/>
        <c:crosses val="autoZero"/>
        <c:crossBetween val="midCat"/>
      </c:valAx>
      <c:spPr>
        <a:noFill/>
        <a:effectLst/>
      </c:spPr>
    </c:plotArea>
    <c:legend>
      <c:legendPos val="t"/>
      <c:layout>
        <c:manualLayout>
          <c:xMode val="edge"/>
          <c:yMode val="edge"/>
          <c:x val="0.16670039990820543"/>
          <c:y val="0.46821335064541264"/>
          <c:w val="0.29803467562943947"/>
          <c:h val="0.13293577749831381"/>
        </c:manualLayout>
      </c:layout>
      <c:overlay val="0"/>
      <c:spPr>
        <a:solidFill>
          <a:schemeClr val="bg1"/>
        </a:solidFill>
        <a:ln>
          <a:solidFill>
            <a:schemeClr val="tx1"/>
          </a:solidFill>
        </a:ln>
        <a:effectLst/>
      </c:spPr>
      <c:txPr>
        <a:bodyPr rot="0" vert="horz"/>
        <a:lstStyle/>
        <a:p>
          <a:pPr>
            <a:defRPr/>
          </a:pPr>
          <a:endParaRPr lang="fr-FR"/>
        </a:p>
      </c:txPr>
    </c:legend>
    <c:plotVisOnly val="1"/>
    <c:dispBlanksAs val="gap"/>
    <c:showDLblsOverMax val="0"/>
  </c:chart>
  <c:spPr>
    <a:solidFill>
      <a:schemeClr val="bg1"/>
    </a:solidFill>
    <a:ln w="9525" cap="flat" cmpd="sng" algn="ctr">
      <a:noFill/>
      <a:round/>
    </a:ln>
    <a:effectLst/>
  </c:spPr>
  <c:txPr>
    <a:bodyPr/>
    <a:lstStyle/>
    <a:p>
      <a:pPr>
        <a:defRPr>
          <a:solidFill>
            <a:schemeClr val="tx1"/>
          </a:solidFill>
        </a:defRPr>
      </a:pPr>
      <a:endParaRPr lang="fr-F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062801177630574"/>
          <c:y val="3.0746397393522206E-2"/>
          <c:w val="0.85953300976266855"/>
          <c:h val="0.77132166887354747"/>
        </c:manualLayout>
      </c:layout>
      <c:scatterChart>
        <c:scatterStyle val="lineMarker"/>
        <c:varyColors val="0"/>
        <c:ser>
          <c:idx val="0"/>
          <c:order val="0"/>
          <c:tx>
            <c:v>N=11</c:v>
          </c:tx>
          <c:spPr>
            <a:ln w="19050" cap="rnd">
              <a:solidFill>
                <a:schemeClr val="accent1"/>
              </a:solidFill>
              <a:round/>
            </a:ln>
            <a:effectLst/>
          </c:spPr>
          <c:marker>
            <c:symbol val="none"/>
          </c:marker>
          <c:xVal>
            <c:numRef>
              <c:f>'erreur relative_supV2 (adi)'!$A$2:$A$82</c:f>
              <c:numCache>
                <c:formatCode>0.000000</c:formatCode>
                <c:ptCount val="81"/>
                <c:pt idx="0">
                  <c:v>3.9968028886505604E-15</c:v>
                </c:pt>
                <c:pt idx="1">
                  <c:v>1.2500000000003999E-2</c:v>
                </c:pt>
                <c:pt idx="2">
                  <c:v>2.5000000000002999E-2</c:v>
                </c:pt>
                <c:pt idx="3">
                  <c:v>3.7500000000003003E-2</c:v>
                </c:pt>
                <c:pt idx="4">
                  <c:v>5.0000000000003E-2</c:v>
                </c:pt>
                <c:pt idx="5">
                  <c:v>6.2500000000002998E-2</c:v>
                </c:pt>
                <c:pt idx="6">
                  <c:v>7.5000000000002995E-2</c:v>
                </c:pt>
                <c:pt idx="7">
                  <c:v>8.7500000000003006E-2</c:v>
                </c:pt>
                <c:pt idx="8">
                  <c:v>0.100000000000003</c:v>
                </c:pt>
                <c:pt idx="9">
                  <c:v>0.112500000000003</c:v>
                </c:pt>
                <c:pt idx="10">
                  <c:v>0.125000000000003</c:v>
                </c:pt>
                <c:pt idx="11">
                  <c:v>0.13750000000000301</c:v>
                </c:pt>
                <c:pt idx="12">
                  <c:v>0.15000000000000299</c:v>
                </c:pt>
                <c:pt idx="13">
                  <c:v>0.162500000000003</c:v>
                </c:pt>
                <c:pt idx="14">
                  <c:v>0.17500000000000299</c:v>
                </c:pt>
                <c:pt idx="15">
                  <c:v>0.187500000000003</c:v>
                </c:pt>
                <c:pt idx="16">
                  <c:v>0.20000000000000301</c:v>
                </c:pt>
                <c:pt idx="17">
                  <c:v>0.21250000000000299</c:v>
                </c:pt>
                <c:pt idx="18">
                  <c:v>0.225000000000003</c:v>
                </c:pt>
                <c:pt idx="19">
                  <c:v>0.23750000000000299</c:v>
                </c:pt>
                <c:pt idx="20">
                  <c:v>0.250000000000003</c:v>
                </c:pt>
                <c:pt idx="21">
                  <c:v>0.26250000000000301</c:v>
                </c:pt>
                <c:pt idx="22">
                  <c:v>0.27500000000000302</c:v>
                </c:pt>
                <c:pt idx="23">
                  <c:v>0.28750000000000298</c:v>
                </c:pt>
                <c:pt idx="24">
                  <c:v>0.30000000000000199</c:v>
                </c:pt>
                <c:pt idx="25">
                  <c:v>0.312500000000002</c:v>
                </c:pt>
                <c:pt idx="26">
                  <c:v>0.32500000000000201</c:v>
                </c:pt>
                <c:pt idx="27">
                  <c:v>0.33750000000000202</c:v>
                </c:pt>
                <c:pt idx="28">
                  <c:v>0.35000000000000198</c:v>
                </c:pt>
                <c:pt idx="29">
                  <c:v>0.36250000000000199</c:v>
                </c:pt>
                <c:pt idx="30">
                  <c:v>0.375000000000002</c:v>
                </c:pt>
                <c:pt idx="31">
                  <c:v>0.38750000000000201</c:v>
                </c:pt>
                <c:pt idx="32">
                  <c:v>0.40000000000000202</c:v>
                </c:pt>
                <c:pt idx="33">
                  <c:v>0.41250000000000198</c:v>
                </c:pt>
                <c:pt idx="34">
                  <c:v>0.42500000000000199</c:v>
                </c:pt>
                <c:pt idx="35">
                  <c:v>0.437500000000002</c:v>
                </c:pt>
                <c:pt idx="36">
                  <c:v>0.45000000000000201</c:v>
                </c:pt>
                <c:pt idx="37">
                  <c:v>0.46250000000000202</c:v>
                </c:pt>
                <c:pt idx="38">
                  <c:v>0.47500000000000198</c:v>
                </c:pt>
                <c:pt idx="39">
                  <c:v>0.48750000000000199</c:v>
                </c:pt>
                <c:pt idx="40">
                  <c:v>0.500000000000002</c:v>
                </c:pt>
                <c:pt idx="41">
                  <c:v>0.51250000000000195</c:v>
                </c:pt>
                <c:pt idx="42">
                  <c:v>0.52500000000000202</c:v>
                </c:pt>
                <c:pt idx="43">
                  <c:v>0.53750000000000198</c:v>
                </c:pt>
                <c:pt idx="44">
                  <c:v>0.55000000000000204</c:v>
                </c:pt>
                <c:pt idx="45">
                  <c:v>0.562500000000002</c:v>
                </c:pt>
                <c:pt idx="46">
                  <c:v>0.57500000000000195</c:v>
                </c:pt>
                <c:pt idx="47">
                  <c:v>0.58750000000000102</c:v>
                </c:pt>
                <c:pt idx="48">
                  <c:v>0.60000000000000098</c:v>
                </c:pt>
                <c:pt idx="49">
                  <c:v>0.61250000000000104</c:v>
                </c:pt>
                <c:pt idx="50">
                  <c:v>0.625000000000001</c:v>
                </c:pt>
                <c:pt idx="51">
                  <c:v>0.63750000000000095</c:v>
                </c:pt>
                <c:pt idx="52">
                  <c:v>0.65000000000000102</c:v>
                </c:pt>
                <c:pt idx="53">
                  <c:v>0.66250000000000098</c:v>
                </c:pt>
                <c:pt idx="54">
                  <c:v>0.67500000000000104</c:v>
                </c:pt>
                <c:pt idx="55">
                  <c:v>0.687500000000001</c:v>
                </c:pt>
                <c:pt idx="56">
                  <c:v>0.70000000000000095</c:v>
                </c:pt>
                <c:pt idx="57">
                  <c:v>0.71250000000000102</c:v>
                </c:pt>
                <c:pt idx="58">
                  <c:v>0.72500000000000098</c:v>
                </c:pt>
                <c:pt idx="59">
                  <c:v>0.73750000000000104</c:v>
                </c:pt>
                <c:pt idx="60">
                  <c:v>0.750000000000001</c:v>
                </c:pt>
                <c:pt idx="61">
                  <c:v>0.76250000000000095</c:v>
                </c:pt>
                <c:pt idx="62">
                  <c:v>0.77500000000000102</c:v>
                </c:pt>
                <c:pt idx="63">
                  <c:v>0.78750000000000098</c:v>
                </c:pt>
                <c:pt idx="64">
                  <c:v>0.80000000000000104</c:v>
                </c:pt>
                <c:pt idx="65">
                  <c:v>0.812500000000001</c:v>
                </c:pt>
                <c:pt idx="66">
                  <c:v>0.82500000000000095</c:v>
                </c:pt>
                <c:pt idx="67">
                  <c:v>0.83750000000000102</c:v>
                </c:pt>
                <c:pt idx="68">
                  <c:v>0.85000000000000098</c:v>
                </c:pt>
                <c:pt idx="69">
                  <c:v>0.86250000000000004</c:v>
                </c:pt>
                <c:pt idx="70">
                  <c:v>0.875</c:v>
                </c:pt>
                <c:pt idx="71">
                  <c:v>0.88749999999999996</c:v>
                </c:pt>
                <c:pt idx="72">
                  <c:v>0.9</c:v>
                </c:pt>
                <c:pt idx="73">
                  <c:v>0.91249999999999998</c:v>
                </c:pt>
                <c:pt idx="74">
                  <c:v>0.92500000000000004</c:v>
                </c:pt>
                <c:pt idx="75">
                  <c:v>0.9375</c:v>
                </c:pt>
                <c:pt idx="76">
                  <c:v>0.95</c:v>
                </c:pt>
                <c:pt idx="77">
                  <c:v>0.96250000000000002</c:v>
                </c:pt>
                <c:pt idx="78">
                  <c:v>0.97499999999999998</c:v>
                </c:pt>
                <c:pt idx="79">
                  <c:v>0.98750000000000004</c:v>
                </c:pt>
                <c:pt idx="80">
                  <c:v>1</c:v>
                </c:pt>
              </c:numCache>
            </c:numRef>
          </c:xVal>
          <c:yVal>
            <c:numRef>
              <c:f>'erreur relative_supV2 (adi)'!$B$2:$B$82</c:f>
              <c:numCache>
                <c:formatCode>0.00E+00</c:formatCode>
                <c:ptCount val="81"/>
                <c:pt idx="0">
                  <c:v>0</c:v>
                </c:pt>
                <c:pt idx="1">
                  <c:v>-0.1266780923221375</c:v>
                </c:pt>
                <c:pt idx="2">
                  <c:v>-0.22718637097347</c:v>
                </c:pt>
                <c:pt idx="3">
                  <c:v>-0.3171810855532935</c:v>
                </c:pt>
                <c:pt idx="4">
                  <c:v>-0.40146362525820745</c:v>
                </c:pt>
                <c:pt idx="5">
                  <c:v>-0.48206042090301748</c:v>
                </c:pt>
                <c:pt idx="6">
                  <c:v>-0.56006643643293996</c:v>
                </c:pt>
                <c:pt idx="7">
                  <c:v>-0.63617002648529009</c:v>
                </c:pt>
                <c:pt idx="8">
                  <c:v>-0.71084510749655994</c:v>
                </c:pt>
                <c:pt idx="9">
                  <c:v>-0.78443877175629495</c:v>
                </c:pt>
                <c:pt idx="10">
                  <c:v>-0.8572175123331951</c:v>
                </c:pt>
                <c:pt idx="11">
                  <c:v>-0.92939410362276509</c:v>
                </c:pt>
                <c:pt idx="12">
                  <c:v>-1.001144094433815</c:v>
                </c:pt>
                <c:pt idx="13">
                  <c:v>-1.0726164439240802</c:v>
                </c:pt>
                <c:pt idx="14">
                  <c:v>-1.143940712020195</c:v>
                </c:pt>
                <c:pt idx="15">
                  <c:v>-1.2152319686515449</c:v>
                </c:pt>
                <c:pt idx="16">
                  <c:v>-1.2865943176178249</c:v>
                </c:pt>
                <c:pt idx="17">
                  <c:v>-1.3581235393926749</c:v>
                </c:pt>
                <c:pt idx="18">
                  <c:v>-1.4299089775164799</c:v>
                </c:pt>
                <c:pt idx="19">
                  <c:v>-1.5020351178096099</c:v>
                </c:pt>
                <c:pt idx="20">
                  <c:v>-1.5745826861955199</c:v>
                </c:pt>
                <c:pt idx="21">
                  <c:v>-1.6476296219208799</c:v>
                </c:pt>
                <c:pt idx="22">
                  <c:v>-1.7212518646225199</c:v>
                </c:pt>
                <c:pt idx="23">
                  <c:v>-1.79552395204689</c:v>
                </c:pt>
                <c:pt idx="24">
                  <c:v>-1.8705195565764001</c:v>
                </c:pt>
                <c:pt idx="25">
                  <c:v>-1.9463119734872951</c:v>
                </c:pt>
                <c:pt idx="26">
                  <c:v>-2.0229744988611098</c:v>
                </c:pt>
                <c:pt idx="27">
                  <c:v>-2.1005807958090701</c:v>
                </c:pt>
                <c:pt idx="28">
                  <c:v>-2.179205163622675</c:v>
                </c:pt>
                <c:pt idx="29">
                  <c:v>-2.2589228836377453</c:v>
                </c:pt>
                <c:pt idx="30">
                  <c:v>-2.3398104813249851</c:v>
                </c:pt>
                <c:pt idx="31">
                  <c:v>-2.42194593636217</c:v>
                </c:pt>
                <c:pt idx="32">
                  <c:v>-2.5054089413114649</c:v>
                </c:pt>
                <c:pt idx="33">
                  <c:v>-2.5902811903866647</c:v>
                </c:pt>
                <c:pt idx="34">
                  <c:v>-2.6766465432626552</c:v>
                </c:pt>
                <c:pt idx="35">
                  <c:v>-2.7645912533574402</c:v>
                </c:pt>
                <c:pt idx="36">
                  <c:v>-2.854204208957845</c:v>
                </c:pt>
                <c:pt idx="37">
                  <c:v>-2.9455771764535101</c:v>
                </c:pt>
                <c:pt idx="38">
                  <c:v>-3.0388050028551499</c:v>
                </c:pt>
                <c:pt idx="39">
                  <c:v>-3.1339858573273949</c:v>
                </c:pt>
                <c:pt idx="40">
                  <c:v>-3.2312215062554301</c:v>
                </c:pt>
                <c:pt idx="41">
                  <c:v>-3.3306174952705954</c:v>
                </c:pt>
                <c:pt idx="42">
                  <c:v>-3.4322834612612505</c:v>
                </c:pt>
                <c:pt idx="43">
                  <c:v>-3.5363333956682603</c:v>
                </c:pt>
                <c:pt idx="44">
                  <c:v>-3.6428859141807899</c:v>
                </c:pt>
                <c:pt idx="45">
                  <c:v>-3.752064549616275</c:v>
                </c:pt>
                <c:pt idx="46">
                  <c:v>-3.8639980581049649</c:v>
                </c:pt>
                <c:pt idx="47">
                  <c:v>-3.9788207942268103</c:v>
                </c:pt>
                <c:pt idx="48">
                  <c:v>-4.0966729785937748</c:v>
                </c:pt>
                <c:pt idx="49">
                  <c:v>-4.2177011065149603</c:v>
                </c:pt>
                <c:pt idx="50">
                  <c:v>-4.3420583563347899</c:v>
                </c:pt>
                <c:pt idx="51">
                  <c:v>-4.4699049352489748</c:v>
                </c:pt>
                <c:pt idx="52">
                  <c:v>-4.6014085727711604</c:v>
                </c:pt>
                <c:pt idx="53">
                  <c:v>-4.7367449433971647</c:v>
                </c:pt>
                <c:pt idx="54">
                  <c:v>-4.8760981723570902</c:v>
                </c:pt>
                <c:pt idx="55">
                  <c:v>-5.0196613751343495</c:v>
                </c:pt>
                <c:pt idx="56">
                  <c:v>-5.1676372356954996</c:v>
                </c:pt>
                <c:pt idx="57">
                  <c:v>-5.3202385069479501</c:v>
                </c:pt>
                <c:pt idx="58">
                  <c:v>-5.4776886969655498</c:v>
                </c:pt>
                <c:pt idx="59">
                  <c:v>-5.6402228478556999</c:v>
                </c:pt>
                <c:pt idx="60">
                  <c:v>-5.8080880629258997</c:v>
                </c:pt>
                <c:pt idx="61">
                  <c:v>-5.9815445641466001</c:v>
                </c:pt>
                <c:pt idx="62">
                  <c:v>-6.1608662373529004</c:v>
                </c:pt>
                <c:pt idx="63">
                  <c:v>-6.3463416643972996</c:v>
                </c:pt>
                <c:pt idx="64">
                  <c:v>-6.5382751982078506</c:v>
                </c:pt>
                <c:pt idx="65">
                  <c:v>-6.7369878072974503</c:v>
                </c:pt>
                <c:pt idx="66">
                  <c:v>-6.9428183136696004</c:v>
                </c:pt>
                <c:pt idx="67">
                  <c:v>-7.1561244973108504</c:v>
                </c:pt>
                <c:pt idx="68">
                  <c:v>-7.3772846140574995</c:v>
                </c:pt>
                <c:pt idx="69">
                  <c:v>-7.6066983912810002</c:v>
                </c:pt>
                <c:pt idx="70">
                  <c:v>-7.8447890040893</c:v>
                </c:pt>
                <c:pt idx="71">
                  <c:v>-8.0920043909673005</c:v>
                </c:pt>
                <c:pt idx="72">
                  <c:v>-8.3488190891422001</c:v>
                </c:pt>
                <c:pt idx="73">
                  <c:v>-8.6157362158231514</c:v>
                </c:pt>
                <c:pt idx="74">
                  <c:v>-8.8932893961459989</c:v>
                </c:pt>
                <c:pt idx="75">
                  <c:v>-9.1820452031887996</c:v>
                </c:pt>
                <c:pt idx="76">
                  <c:v>-9.4826053913519992</c:v>
                </c:pt>
                <c:pt idx="77">
                  <c:v>-9.7956096563352997</c:v>
                </c:pt>
                <c:pt idx="78">
                  <c:v>-10.121738451305799</c:v>
                </c:pt>
                <c:pt idx="79">
                  <c:v>-10.461716180105149</c:v>
                </c:pt>
                <c:pt idx="80">
                  <c:v>-10.812330090453049</c:v>
                </c:pt>
              </c:numCache>
            </c:numRef>
          </c:yVal>
          <c:smooth val="0"/>
        </c:ser>
        <c:ser>
          <c:idx val="1"/>
          <c:order val="1"/>
          <c:tx>
            <c:v>N=21</c:v>
          </c:tx>
          <c:spPr>
            <a:ln w="19050" cap="rnd">
              <a:solidFill>
                <a:schemeClr val="accent2"/>
              </a:solidFill>
              <a:round/>
            </a:ln>
            <a:effectLst/>
          </c:spPr>
          <c:marker>
            <c:symbol val="none"/>
          </c:marker>
          <c:xVal>
            <c:numRef>
              <c:f>'erreur relative_supV2 (adi)'!$A$2:$A$82</c:f>
              <c:numCache>
                <c:formatCode>0.000000</c:formatCode>
                <c:ptCount val="81"/>
                <c:pt idx="0">
                  <c:v>3.9968028886505604E-15</c:v>
                </c:pt>
                <c:pt idx="1">
                  <c:v>1.2500000000003999E-2</c:v>
                </c:pt>
                <c:pt idx="2">
                  <c:v>2.5000000000002999E-2</c:v>
                </c:pt>
                <c:pt idx="3">
                  <c:v>3.7500000000003003E-2</c:v>
                </c:pt>
                <c:pt idx="4">
                  <c:v>5.0000000000003E-2</c:v>
                </c:pt>
                <c:pt idx="5">
                  <c:v>6.2500000000002998E-2</c:v>
                </c:pt>
                <c:pt idx="6">
                  <c:v>7.5000000000002995E-2</c:v>
                </c:pt>
                <c:pt idx="7">
                  <c:v>8.7500000000003006E-2</c:v>
                </c:pt>
                <c:pt idx="8">
                  <c:v>0.100000000000003</c:v>
                </c:pt>
                <c:pt idx="9">
                  <c:v>0.112500000000003</c:v>
                </c:pt>
                <c:pt idx="10">
                  <c:v>0.125000000000003</c:v>
                </c:pt>
                <c:pt idx="11">
                  <c:v>0.13750000000000301</c:v>
                </c:pt>
                <c:pt idx="12">
                  <c:v>0.15000000000000299</c:v>
                </c:pt>
                <c:pt idx="13">
                  <c:v>0.162500000000003</c:v>
                </c:pt>
                <c:pt idx="14">
                  <c:v>0.17500000000000299</c:v>
                </c:pt>
                <c:pt idx="15">
                  <c:v>0.187500000000003</c:v>
                </c:pt>
                <c:pt idx="16">
                  <c:v>0.20000000000000301</c:v>
                </c:pt>
                <c:pt idx="17">
                  <c:v>0.21250000000000299</c:v>
                </c:pt>
                <c:pt idx="18">
                  <c:v>0.225000000000003</c:v>
                </c:pt>
                <c:pt idx="19">
                  <c:v>0.23750000000000299</c:v>
                </c:pt>
                <c:pt idx="20">
                  <c:v>0.250000000000003</c:v>
                </c:pt>
                <c:pt idx="21">
                  <c:v>0.26250000000000301</c:v>
                </c:pt>
                <c:pt idx="22">
                  <c:v>0.27500000000000302</c:v>
                </c:pt>
                <c:pt idx="23">
                  <c:v>0.28750000000000298</c:v>
                </c:pt>
                <c:pt idx="24">
                  <c:v>0.30000000000000199</c:v>
                </c:pt>
                <c:pt idx="25">
                  <c:v>0.312500000000002</c:v>
                </c:pt>
                <c:pt idx="26">
                  <c:v>0.32500000000000201</c:v>
                </c:pt>
                <c:pt idx="27">
                  <c:v>0.33750000000000202</c:v>
                </c:pt>
                <c:pt idx="28">
                  <c:v>0.35000000000000198</c:v>
                </c:pt>
                <c:pt idx="29">
                  <c:v>0.36250000000000199</c:v>
                </c:pt>
                <c:pt idx="30">
                  <c:v>0.375000000000002</c:v>
                </c:pt>
                <c:pt idx="31">
                  <c:v>0.38750000000000201</c:v>
                </c:pt>
                <c:pt idx="32">
                  <c:v>0.40000000000000202</c:v>
                </c:pt>
                <c:pt idx="33">
                  <c:v>0.41250000000000198</c:v>
                </c:pt>
                <c:pt idx="34">
                  <c:v>0.42500000000000199</c:v>
                </c:pt>
                <c:pt idx="35">
                  <c:v>0.437500000000002</c:v>
                </c:pt>
                <c:pt idx="36">
                  <c:v>0.45000000000000201</c:v>
                </c:pt>
                <c:pt idx="37">
                  <c:v>0.46250000000000202</c:v>
                </c:pt>
                <c:pt idx="38">
                  <c:v>0.47500000000000198</c:v>
                </c:pt>
                <c:pt idx="39">
                  <c:v>0.48750000000000199</c:v>
                </c:pt>
                <c:pt idx="40">
                  <c:v>0.500000000000002</c:v>
                </c:pt>
                <c:pt idx="41">
                  <c:v>0.51250000000000195</c:v>
                </c:pt>
                <c:pt idx="42">
                  <c:v>0.52500000000000202</c:v>
                </c:pt>
                <c:pt idx="43">
                  <c:v>0.53750000000000198</c:v>
                </c:pt>
                <c:pt idx="44">
                  <c:v>0.55000000000000204</c:v>
                </c:pt>
                <c:pt idx="45">
                  <c:v>0.562500000000002</c:v>
                </c:pt>
                <c:pt idx="46">
                  <c:v>0.57500000000000195</c:v>
                </c:pt>
                <c:pt idx="47">
                  <c:v>0.58750000000000102</c:v>
                </c:pt>
                <c:pt idx="48">
                  <c:v>0.60000000000000098</c:v>
                </c:pt>
                <c:pt idx="49">
                  <c:v>0.61250000000000104</c:v>
                </c:pt>
                <c:pt idx="50">
                  <c:v>0.625000000000001</c:v>
                </c:pt>
                <c:pt idx="51">
                  <c:v>0.63750000000000095</c:v>
                </c:pt>
                <c:pt idx="52">
                  <c:v>0.65000000000000102</c:v>
                </c:pt>
                <c:pt idx="53">
                  <c:v>0.66250000000000098</c:v>
                </c:pt>
                <c:pt idx="54">
                  <c:v>0.67500000000000104</c:v>
                </c:pt>
                <c:pt idx="55">
                  <c:v>0.687500000000001</c:v>
                </c:pt>
                <c:pt idx="56">
                  <c:v>0.70000000000000095</c:v>
                </c:pt>
                <c:pt idx="57">
                  <c:v>0.71250000000000102</c:v>
                </c:pt>
                <c:pt idx="58">
                  <c:v>0.72500000000000098</c:v>
                </c:pt>
                <c:pt idx="59">
                  <c:v>0.73750000000000104</c:v>
                </c:pt>
                <c:pt idx="60">
                  <c:v>0.750000000000001</c:v>
                </c:pt>
                <c:pt idx="61">
                  <c:v>0.76250000000000095</c:v>
                </c:pt>
                <c:pt idx="62">
                  <c:v>0.77500000000000102</c:v>
                </c:pt>
                <c:pt idx="63">
                  <c:v>0.78750000000000098</c:v>
                </c:pt>
                <c:pt idx="64">
                  <c:v>0.80000000000000104</c:v>
                </c:pt>
                <c:pt idx="65">
                  <c:v>0.812500000000001</c:v>
                </c:pt>
                <c:pt idx="66">
                  <c:v>0.82500000000000095</c:v>
                </c:pt>
                <c:pt idx="67">
                  <c:v>0.83750000000000102</c:v>
                </c:pt>
                <c:pt idx="68">
                  <c:v>0.85000000000000098</c:v>
                </c:pt>
                <c:pt idx="69">
                  <c:v>0.86250000000000004</c:v>
                </c:pt>
                <c:pt idx="70">
                  <c:v>0.875</c:v>
                </c:pt>
                <c:pt idx="71">
                  <c:v>0.88749999999999996</c:v>
                </c:pt>
                <c:pt idx="72">
                  <c:v>0.9</c:v>
                </c:pt>
                <c:pt idx="73">
                  <c:v>0.91249999999999998</c:v>
                </c:pt>
                <c:pt idx="74">
                  <c:v>0.92500000000000004</c:v>
                </c:pt>
                <c:pt idx="75">
                  <c:v>0.9375</c:v>
                </c:pt>
                <c:pt idx="76">
                  <c:v>0.95</c:v>
                </c:pt>
                <c:pt idx="77">
                  <c:v>0.96250000000000002</c:v>
                </c:pt>
                <c:pt idx="78">
                  <c:v>0.97499999999999998</c:v>
                </c:pt>
                <c:pt idx="79">
                  <c:v>0.98750000000000004</c:v>
                </c:pt>
                <c:pt idx="80">
                  <c:v>1</c:v>
                </c:pt>
              </c:numCache>
            </c:numRef>
          </c:xVal>
          <c:yVal>
            <c:numRef>
              <c:f>'erreur relative_supV2 (adi)'!$C$2:$C$82</c:f>
              <c:numCache>
                <c:formatCode>0.00E+00</c:formatCode>
                <c:ptCount val="81"/>
                <c:pt idx="0">
                  <c:v>0</c:v>
                </c:pt>
                <c:pt idx="1">
                  <c:v>-0.13061118556461052</c:v>
                </c:pt>
                <c:pt idx="2">
                  <c:v>-0.232434707440486</c:v>
                </c:pt>
                <c:pt idx="3">
                  <c:v>-0.32404736379416099</c:v>
                </c:pt>
                <c:pt idx="4">
                  <c:v>-0.41013030150261154</c:v>
                </c:pt>
                <c:pt idx="5">
                  <c:v>-0.49271816425339299</c:v>
                </c:pt>
                <c:pt idx="6">
                  <c:v>-0.57293117060923504</c:v>
                </c:pt>
                <c:pt idx="7">
                  <c:v>-0.651475759325295</c:v>
                </c:pt>
                <c:pt idx="8">
                  <c:v>-0.72883948019020994</c:v>
                </c:pt>
                <c:pt idx="9">
                  <c:v>-0.80538175390774991</c:v>
                </c:pt>
                <c:pt idx="10">
                  <c:v>-0.88138134219353503</c:v>
                </c:pt>
                <c:pt idx="11">
                  <c:v>-0.95706355539076005</c:v>
                </c:pt>
                <c:pt idx="12">
                  <c:v>-1.0326168089176</c:v>
                </c:pt>
                <c:pt idx="13">
                  <c:v>-1.10820329164354</c:v>
                </c:pt>
                <c:pt idx="14">
                  <c:v>-1.1839661658768699</c:v>
                </c:pt>
                <c:pt idx="15">
                  <c:v>-1.2600344877933949</c:v>
                </c:pt>
                <c:pt idx="16">
                  <c:v>-1.33652682288754</c:v>
                </c:pt>
                <c:pt idx="17">
                  <c:v>-1.413553891850565</c:v>
                </c:pt>
                <c:pt idx="18">
                  <c:v>-1.4912205481579299</c:v>
                </c:pt>
                <c:pt idx="19">
                  <c:v>-1.56962732972622</c:v>
                </c:pt>
                <c:pt idx="20">
                  <c:v>-1.6488716864460351</c:v>
                </c:pt>
                <c:pt idx="21">
                  <c:v>-1.729048933907805</c:v>
                </c:pt>
                <c:pt idx="22">
                  <c:v>-1.8102530674141701</c:v>
                </c:pt>
                <c:pt idx="23">
                  <c:v>-1.8925774367683552</c:v>
                </c:pt>
                <c:pt idx="24">
                  <c:v>-1.9761153286774402</c:v>
                </c:pt>
                <c:pt idx="25">
                  <c:v>-2.0609604603529297</c:v>
                </c:pt>
                <c:pt idx="26">
                  <c:v>-2.1472074018264951</c:v>
                </c:pt>
                <c:pt idx="27">
                  <c:v>-2.2349519990469551</c:v>
                </c:pt>
                <c:pt idx="28">
                  <c:v>-2.32429170260454</c:v>
                </c:pt>
                <c:pt idx="29">
                  <c:v>-2.4153259361744648</c:v>
                </c:pt>
                <c:pt idx="30">
                  <c:v>-2.5081563860119949</c:v>
                </c:pt>
                <c:pt idx="31">
                  <c:v>-2.6028873526424503</c:v>
                </c:pt>
                <c:pt idx="32">
                  <c:v>-2.699625954973615</c:v>
                </c:pt>
                <c:pt idx="33">
                  <c:v>-2.7984825396367801</c:v>
                </c:pt>
                <c:pt idx="34">
                  <c:v>-2.8995708783710699</c:v>
                </c:pt>
                <c:pt idx="35">
                  <c:v>-3.0030085187371798</c:v>
                </c:pt>
                <c:pt idx="36">
                  <c:v>-3.10891700318551</c:v>
                </c:pt>
                <c:pt idx="37">
                  <c:v>-3.2174222753901196</c:v>
                </c:pt>
                <c:pt idx="38">
                  <c:v>-3.3286548798301951</c:v>
                </c:pt>
                <c:pt idx="39">
                  <c:v>-3.4427503826836547</c:v>
                </c:pt>
                <c:pt idx="40">
                  <c:v>-3.5598495822709699</c:v>
                </c:pt>
                <c:pt idx="41">
                  <c:v>-3.6800989848299102</c:v>
                </c:pt>
                <c:pt idx="42">
                  <c:v>-3.8036510394068701</c:v>
                </c:pt>
                <c:pt idx="43">
                  <c:v>-3.9306645922626648</c:v>
                </c:pt>
                <c:pt idx="44">
                  <c:v>-4.0613052751925753</c:v>
                </c:pt>
                <c:pt idx="45">
                  <c:v>-4.1957458799447149</c:v>
                </c:pt>
                <c:pt idx="46">
                  <c:v>-4.3341667950810905</c:v>
                </c:pt>
                <c:pt idx="47">
                  <c:v>-4.4767565306512251</c:v>
                </c:pt>
                <c:pt idx="48">
                  <c:v>-4.6237121565197743</c:v>
                </c:pt>
                <c:pt idx="49">
                  <c:v>-4.7752398194422954</c:v>
                </c:pt>
                <c:pt idx="50">
                  <c:v>-4.9315553069956053</c:v>
                </c:pt>
                <c:pt idx="51">
                  <c:v>-5.0928846200388005</c:v>
                </c:pt>
                <c:pt idx="52">
                  <c:v>-5.2594646504772005</c:v>
                </c:pt>
                <c:pt idx="53">
                  <c:v>-5.4315437227486001</c:v>
                </c:pt>
                <c:pt idx="54">
                  <c:v>-5.6093824583126501</c:v>
                </c:pt>
                <c:pt idx="55">
                  <c:v>-5.7932543420242002</c:v>
                </c:pt>
                <c:pt idx="56">
                  <c:v>-5.98344672263545</c:v>
                </c:pt>
                <c:pt idx="57">
                  <c:v>-6.1802615405003998</c:v>
                </c:pt>
                <c:pt idx="58">
                  <c:v>-6.3840162486933005</c:v>
                </c:pt>
                <c:pt idx="59">
                  <c:v>-6.5950447914622501</c:v>
                </c:pt>
                <c:pt idx="60">
                  <c:v>-6.8136988034097001</c:v>
                </c:pt>
                <c:pt idx="61">
                  <c:v>-7.040348555010949</c:v>
                </c:pt>
                <c:pt idx="62">
                  <c:v>-7.2753842477121493</c:v>
                </c:pt>
                <c:pt idx="63">
                  <c:v>-7.5192172048915493</c:v>
                </c:pt>
                <c:pt idx="64">
                  <c:v>-7.7722815042831499</c:v>
                </c:pt>
                <c:pt idx="65">
                  <c:v>-8.0350353106189498</c:v>
                </c:pt>
                <c:pt idx="66">
                  <c:v>-8.3079624221729507</c:v>
                </c:pt>
                <c:pt idx="67">
                  <c:v>-8.5915740998489003</c:v>
                </c:pt>
                <c:pt idx="68">
                  <c:v>-8.88641109250025</c:v>
                </c:pt>
                <c:pt idx="69">
                  <c:v>-9.1930453552213507</c:v>
                </c:pt>
                <c:pt idx="70">
                  <c:v>-9.5120824973011491</c:v>
                </c:pt>
                <c:pt idx="71">
                  <c:v>-9.8441639817043498</c:v>
                </c:pt>
                <c:pt idx="72">
                  <c:v>-10.18996979751325</c:v>
                </c:pt>
                <c:pt idx="73">
                  <c:v>-10.550221166728949</c:v>
                </c:pt>
                <c:pt idx="74">
                  <c:v>-10.92568337595505</c:v>
                </c:pt>
                <c:pt idx="75">
                  <c:v>-11.317169392373049</c:v>
                </c:pt>
                <c:pt idx="76">
                  <c:v>-11.72554323108865</c:v>
                </c:pt>
                <c:pt idx="77">
                  <c:v>-12.15172360912465</c:v>
                </c:pt>
                <c:pt idx="78">
                  <c:v>-12.5966881953197</c:v>
                </c:pt>
                <c:pt idx="79">
                  <c:v>-13.061478587244149</c:v>
                </c:pt>
                <c:pt idx="80">
                  <c:v>-13.5423925526462</c:v>
                </c:pt>
              </c:numCache>
            </c:numRef>
          </c:yVal>
          <c:smooth val="0"/>
        </c:ser>
        <c:ser>
          <c:idx val="2"/>
          <c:order val="2"/>
          <c:tx>
            <c:v>N=41</c:v>
          </c:tx>
          <c:spPr>
            <a:ln w="19050" cap="rnd">
              <a:solidFill>
                <a:schemeClr val="accent3"/>
              </a:solidFill>
              <a:round/>
            </a:ln>
            <a:effectLst/>
          </c:spPr>
          <c:marker>
            <c:symbol val="none"/>
          </c:marker>
          <c:xVal>
            <c:numRef>
              <c:f>'erreur relative_supV2 (adi)'!$A$2:$A$82</c:f>
              <c:numCache>
                <c:formatCode>0.000000</c:formatCode>
                <c:ptCount val="81"/>
                <c:pt idx="0">
                  <c:v>3.9968028886505604E-15</c:v>
                </c:pt>
                <c:pt idx="1">
                  <c:v>1.2500000000003999E-2</c:v>
                </c:pt>
                <c:pt idx="2">
                  <c:v>2.5000000000002999E-2</c:v>
                </c:pt>
                <c:pt idx="3">
                  <c:v>3.7500000000003003E-2</c:v>
                </c:pt>
                <c:pt idx="4">
                  <c:v>5.0000000000003E-2</c:v>
                </c:pt>
                <c:pt idx="5">
                  <c:v>6.2500000000002998E-2</c:v>
                </c:pt>
                <c:pt idx="6">
                  <c:v>7.5000000000002995E-2</c:v>
                </c:pt>
                <c:pt idx="7">
                  <c:v>8.7500000000003006E-2</c:v>
                </c:pt>
                <c:pt idx="8">
                  <c:v>0.100000000000003</c:v>
                </c:pt>
                <c:pt idx="9">
                  <c:v>0.112500000000003</c:v>
                </c:pt>
                <c:pt idx="10">
                  <c:v>0.125000000000003</c:v>
                </c:pt>
                <c:pt idx="11">
                  <c:v>0.13750000000000301</c:v>
                </c:pt>
                <c:pt idx="12">
                  <c:v>0.15000000000000299</c:v>
                </c:pt>
                <c:pt idx="13">
                  <c:v>0.162500000000003</c:v>
                </c:pt>
                <c:pt idx="14">
                  <c:v>0.17500000000000299</c:v>
                </c:pt>
                <c:pt idx="15">
                  <c:v>0.187500000000003</c:v>
                </c:pt>
                <c:pt idx="16">
                  <c:v>0.20000000000000301</c:v>
                </c:pt>
                <c:pt idx="17">
                  <c:v>0.21250000000000299</c:v>
                </c:pt>
                <c:pt idx="18">
                  <c:v>0.225000000000003</c:v>
                </c:pt>
                <c:pt idx="19">
                  <c:v>0.23750000000000299</c:v>
                </c:pt>
                <c:pt idx="20">
                  <c:v>0.250000000000003</c:v>
                </c:pt>
                <c:pt idx="21">
                  <c:v>0.26250000000000301</c:v>
                </c:pt>
                <c:pt idx="22">
                  <c:v>0.27500000000000302</c:v>
                </c:pt>
                <c:pt idx="23">
                  <c:v>0.28750000000000298</c:v>
                </c:pt>
                <c:pt idx="24">
                  <c:v>0.30000000000000199</c:v>
                </c:pt>
                <c:pt idx="25">
                  <c:v>0.312500000000002</c:v>
                </c:pt>
                <c:pt idx="26">
                  <c:v>0.32500000000000201</c:v>
                </c:pt>
                <c:pt idx="27">
                  <c:v>0.33750000000000202</c:v>
                </c:pt>
                <c:pt idx="28">
                  <c:v>0.35000000000000198</c:v>
                </c:pt>
                <c:pt idx="29">
                  <c:v>0.36250000000000199</c:v>
                </c:pt>
                <c:pt idx="30">
                  <c:v>0.375000000000002</c:v>
                </c:pt>
                <c:pt idx="31">
                  <c:v>0.38750000000000201</c:v>
                </c:pt>
                <c:pt idx="32">
                  <c:v>0.40000000000000202</c:v>
                </c:pt>
                <c:pt idx="33">
                  <c:v>0.41250000000000198</c:v>
                </c:pt>
                <c:pt idx="34">
                  <c:v>0.42500000000000199</c:v>
                </c:pt>
                <c:pt idx="35">
                  <c:v>0.437500000000002</c:v>
                </c:pt>
                <c:pt idx="36">
                  <c:v>0.45000000000000201</c:v>
                </c:pt>
                <c:pt idx="37">
                  <c:v>0.46250000000000202</c:v>
                </c:pt>
                <c:pt idx="38">
                  <c:v>0.47500000000000198</c:v>
                </c:pt>
                <c:pt idx="39">
                  <c:v>0.48750000000000199</c:v>
                </c:pt>
                <c:pt idx="40">
                  <c:v>0.500000000000002</c:v>
                </c:pt>
                <c:pt idx="41">
                  <c:v>0.51250000000000195</c:v>
                </c:pt>
                <c:pt idx="42">
                  <c:v>0.52500000000000202</c:v>
                </c:pt>
                <c:pt idx="43">
                  <c:v>0.53750000000000198</c:v>
                </c:pt>
                <c:pt idx="44">
                  <c:v>0.55000000000000204</c:v>
                </c:pt>
                <c:pt idx="45">
                  <c:v>0.562500000000002</c:v>
                </c:pt>
                <c:pt idx="46">
                  <c:v>0.57500000000000195</c:v>
                </c:pt>
                <c:pt idx="47">
                  <c:v>0.58750000000000102</c:v>
                </c:pt>
                <c:pt idx="48">
                  <c:v>0.60000000000000098</c:v>
                </c:pt>
                <c:pt idx="49">
                  <c:v>0.61250000000000104</c:v>
                </c:pt>
                <c:pt idx="50">
                  <c:v>0.625000000000001</c:v>
                </c:pt>
                <c:pt idx="51">
                  <c:v>0.63750000000000095</c:v>
                </c:pt>
                <c:pt idx="52">
                  <c:v>0.65000000000000102</c:v>
                </c:pt>
                <c:pt idx="53">
                  <c:v>0.66250000000000098</c:v>
                </c:pt>
                <c:pt idx="54">
                  <c:v>0.67500000000000104</c:v>
                </c:pt>
                <c:pt idx="55">
                  <c:v>0.687500000000001</c:v>
                </c:pt>
                <c:pt idx="56">
                  <c:v>0.70000000000000095</c:v>
                </c:pt>
                <c:pt idx="57">
                  <c:v>0.71250000000000102</c:v>
                </c:pt>
                <c:pt idx="58">
                  <c:v>0.72500000000000098</c:v>
                </c:pt>
                <c:pt idx="59">
                  <c:v>0.73750000000000104</c:v>
                </c:pt>
                <c:pt idx="60">
                  <c:v>0.750000000000001</c:v>
                </c:pt>
                <c:pt idx="61">
                  <c:v>0.76250000000000095</c:v>
                </c:pt>
                <c:pt idx="62">
                  <c:v>0.77500000000000102</c:v>
                </c:pt>
                <c:pt idx="63">
                  <c:v>0.78750000000000098</c:v>
                </c:pt>
                <c:pt idx="64">
                  <c:v>0.80000000000000104</c:v>
                </c:pt>
                <c:pt idx="65">
                  <c:v>0.812500000000001</c:v>
                </c:pt>
                <c:pt idx="66">
                  <c:v>0.82500000000000095</c:v>
                </c:pt>
                <c:pt idx="67">
                  <c:v>0.83750000000000102</c:v>
                </c:pt>
                <c:pt idx="68">
                  <c:v>0.85000000000000098</c:v>
                </c:pt>
                <c:pt idx="69">
                  <c:v>0.86250000000000004</c:v>
                </c:pt>
                <c:pt idx="70">
                  <c:v>0.875</c:v>
                </c:pt>
                <c:pt idx="71">
                  <c:v>0.88749999999999996</c:v>
                </c:pt>
                <c:pt idx="72">
                  <c:v>0.9</c:v>
                </c:pt>
                <c:pt idx="73">
                  <c:v>0.91249999999999998</c:v>
                </c:pt>
                <c:pt idx="74">
                  <c:v>0.92500000000000004</c:v>
                </c:pt>
                <c:pt idx="75">
                  <c:v>0.9375</c:v>
                </c:pt>
                <c:pt idx="76">
                  <c:v>0.95</c:v>
                </c:pt>
                <c:pt idx="77">
                  <c:v>0.96250000000000002</c:v>
                </c:pt>
                <c:pt idx="78">
                  <c:v>0.97499999999999998</c:v>
                </c:pt>
                <c:pt idx="79">
                  <c:v>0.98750000000000004</c:v>
                </c:pt>
                <c:pt idx="80">
                  <c:v>1</c:v>
                </c:pt>
              </c:numCache>
            </c:numRef>
          </c:xVal>
          <c:yVal>
            <c:numRef>
              <c:f>'erreur relative_supV2 (adi)'!$D$2:$D$82</c:f>
              <c:numCache>
                <c:formatCode>0.00E+00</c:formatCode>
                <c:ptCount val="81"/>
                <c:pt idx="0">
                  <c:v>0</c:v>
                </c:pt>
                <c:pt idx="1">
                  <c:v>-0.13141825607272001</c:v>
                </c:pt>
                <c:pt idx="2">
                  <c:v>-0.23375426623547901</c:v>
                </c:pt>
                <c:pt idx="3">
                  <c:v>-0.32597109057764551</c:v>
                </c:pt>
                <c:pt idx="4">
                  <c:v>-0.41277117955892351</c:v>
                </c:pt>
                <c:pt idx="5">
                  <c:v>-0.49620068843249454</c:v>
                </c:pt>
                <c:pt idx="6">
                  <c:v>-0.57738822558636005</c:v>
                </c:pt>
                <c:pt idx="7">
                  <c:v>-0.657047435386515</c:v>
                </c:pt>
                <c:pt idx="8">
                  <c:v>-0.73567265507272495</c:v>
                </c:pt>
                <c:pt idx="9">
                  <c:v>-0.81362995230732993</c:v>
                </c:pt>
                <c:pt idx="10">
                  <c:v>-0.89120477432947998</c:v>
                </c:pt>
                <c:pt idx="11">
                  <c:v>-0.96862922170407995</c:v>
                </c:pt>
                <c:pt idx="12">
                  <c:v>-1.0460986794047751</c:v>
                </c:pt>
                <c:pt idx="13">
                  <c:v>-1.123782524987325</c:v>
                </c:pt>
                <c:pt idx="14">
                  <c:v>-1.2018313479730549</c:v>
                </c:pt>
                <c:pt idx="15">
                  <c:v>-1.28038191881431</c:v>
                </c:pt>
                <c:pt idx="16">
                  <c:v>-1.3595608257739651</c:v>
                </c:pt>
                <c:pt idx="17">
                  <c:v>-1.4394871123830599</c:v>
                </c:pt>
                <c:pt idx="18">
                  <c:v>-1.52027430228034</c:v>
                </c:pt>
                <c:pt idx="19">
                  <c:v>-1.6020319832053851</c:v>
                </c:pt>
                <c:pt idx="20">
                  <c:v>-1.6848670146463249</c:v>
                </c:pt>
                <c:pt idx="21">
                  <c:v>-1.768884531758415</c:v>
                </c:pt>
                <c:pt idx="22">
                  <c:v>-1.8541887742586449</c:v>
                </c:pt>
                <c:pt idx="23">
                  <c:v>-1.94088379097205</c:v>
                </c:pt>
                <c:pt idx="24">
                  <c:v>-2.0290740305198351</c:v>
                </c:pt>
                <c:pt idx="25">
                  <c:v>-2.11886485152885</c:v>
                </c:pt>
                <c:pt idx="26">
                  <c:v>-2.2103629811998351</c:v>
                </c:pt>
                <c:pt idx="27">
                  <c:v>-2.3036769977458151</c:v>
                </c:pt>
                <c:pt idx="28">
                  <c:v>-2.3989176139027499</c:v>
                </c:pt>
                <c:pt idx="29">
                  <c:v>-2.49619813310056</c:v>
                </c:pt>
                <c:pt idx="30">
                  <c:v>-2.5956347558773247</c:v>
                </c:pt>
                <c:pt idx="31">
                  <c:v>-2.6973469065510649</c:v>
                </c:pt>
                <c:pt idx="32">
                  <c:v>-2.8014575764884451</c:v>
                </c:pt>
                <c:pt idx="33">
                  <c:v>-2.908093687572435</c:v>
                </c:pt>
                <c:pt idx="34">
                  <c:v>-3.0173863460576751</c:v>
                </c:pt>
                <c:pt idx="35">
                  <c:v>-3.1294712081176703</c:v>
                </c:pt>
                <c:pt idx="36">
                  <c:v>-3.2444888497404447</c:v>
                </c:pt>
                <c:pt idx="37">
                  <c:v>-3.3625850353873297</c:v>
                </c:pt>
                <c:pt idx="38">
                  <c:v>-3.4839111438314299</c:v>
                </c:pt>
                <c:pt idx="39">
                  <c:v>-3.6086244823870204</c:v>
                </c:pt>
                <c:pt idx="40">
                  <c:v>-3.7368886986418901</c:v>
                </c:pt>
                <c:pt idx="41">
                  <c:v>-3.8688741918675951</c:v>
                </c:pt>
                <c:pt idx="42">
                  <c:v>-4.0047584835301802</c:v>
                </c:pt>
                <c:pt idx="43">
                  <c:v>-4.1447266744952698</c:v>
                </c:pt>
                <c:pt idx="44">
                  <c:v>-4.2889719333402754</c:v>
                </c:pt>
                <c:pt idx="45">
                  <c:v>-4.4376959861891745</c:v>
                </c:pt>
                <c:pt idx="46">
                  <c:v>-4.5911095130915793</c:v>
                </c:pt>
                <c:pt idx="47">
                  <c:v>-4.7494328862712401</c:v>
                </c:pt>
                <c:pt idx="48">
                  <c:v>-4.9128966138088996</c:v>
                </c:pt>
                <c:pt idx="49">
                  <c:v>-5.0817419276397997</c:v>
                </c:pt>
                <c:pt idx="50">
                  <c:v>-5.25622153989395</c:v>
                </c:pt>
                <c:pt idx="51">
                  <c:v>-5.4366002672340503</c:v>
                </c:pt>
                <c:pt idx="52">
                  <c:v>-5.6231557399314998</c:v>
                </c:pt>
                <c:pt idx="53">
                  <c:v>-5.8161792560007495</c:v>
                </c:pt>
                <c:pt idx="54">
                  <c:v>-6.0159765741435498</c:v>
                </c:pt>
                <c:pt idx="55">
                  <c:v>-6.2228687510859997</c:v>
                </c:pt>
                <c:pt idx="56">
                  <c:v>-6.4371931680610004</c:v>
                </c:pt>
                <c:pt idx="57">
                  <c:v>-6.6593045816472998</c:v>
                </c:pt>
                <c:pt idx="58">
                  <c:v>-6.8895760932006498</c:v>
                </c:pt>
                <c:pt idx="59">
                  <c:v>-7.1284003009829506</c:v>
                </c:pt>
                <c:pt idx="60">
                  <c:v>-7.3761907797105</c:v>
                </c:pt>
                <c:pt idx="61">
                  <c:v>-7.6333830436305004</c:v>
                </c:pt>
                <c:pt idx="62">
                  <c:v>-7.9004364012777994</c:v>
                </c:pt>
                <c:pt idx="63">
                  <c:v>-8.1778350388169496</c:v>
                </c:pt>
                <c:pt idx="64">
                  <c:v>-8.4660900955204497</c:v>
                </c:pt>
                <c:pt idx="65">
                  <c:v>-8.7657412716611507</c:v>
                </c:pt>
                <c:pt idx="66">
                  <c:v>-9.0773585722581007</c:v>
                </c:pt>
                <c:pt idx="67">
                  <c:v>-9.4015445584856998</c:v>
                </c:pt>
                <c:pt idx="68">
                  <c:v>-9.738936732205449</c:v>
                </c:pt>
                <c:pt idx="69">
                  <c:v>-10.0902095508124</c:v>
                </c:pt>
                <c:pt idx="70">
                  <c:v>-10.4560772732045</c:v>
                </c:pt>
                <c:pt idx="71">
                  <c:v>-10.83729668829675</c:v>
                </c:pt>
                <c:pt idx="72">
                  <c:v>-11.234670198221901</c:v>
                </c:pt>
                <c:pt idx="73">
                  <c:v>-11.649049133017149</c:v>
                </c:pt>
                <c:pt idx="74">
                  <c:v>-12.08133699326925</c:v>
                </c:pt>
                <c:pt idx="75">
                  <c:v>-12.5324938475674</c:v>
                </c:pt>
                <c:pt idx="76">
                  <c:v>-13.003540074030202</c:v>
                </c:pt>
                <c:pt idx="77">
                  <c:v>-13.495561147326601</c:v>
                </c:pt>
                <c:pt idx="78">
                  <c:v>-14.009712294908899</c:v>
                </c:pt>
                <c:pt idx="79">
                  <c:v>-14.547224459549199</c:v>
                </c:pt>
                <c:pt idx="80">
                  <c:v>-15.104324052666101</c:v>
                </c:pt>
              </c:numCache>
            </c:numRef>
          </c:yVal>
          <c:smooth val="0"/>
        </c:ser>
        <c:ser>
          <c:idx val="3"/>
          <c:order val="3"/>
          <c:tx>
            <c:v>N=51</c:v>
          </c:tx>
          <c:spPr>
            <a:ln w="19050" cap="rnd">
              <a:solidFill>
                <a:schemeClr val="accent4"/>
              </a:solidFill>
              <a:round/>
            </a:ln>
            <a:effectLst/>
          </c:spPr>
          <c:marker>
            <c:symbol val="none"/>
          </c:marker>
          <c:xVal>
            <c:numRef>
              <c:f>'erreur relative_supV2 (adi)'!$A$2:$A$82</c:f>
              <c:numCache>
                <c:formatCode>0.000000</c:formatCode>
                <c:ptCount val="81"/>
                <c:pt idx="0">
                  <c:v>3.9968028886505604E-15</c:v>
                </c:pt>
                <c:pt idx="1">
                  <c:v>1.2500000000003999E-2</c:v>
                </c:pt>
                <c:pt idx="2">
                  <c:v>2.5000000000002999E-2</c:v>
                </c:pt>
                <c:pt idx="3">
                  <c:v>3.7500000000003003E-2</c:v>
                </c:pt>
                <c:pt idx="4">
                  <c:v>5.0000000000003E-2</c:v>
                </c:pt>
                <c:pt idx="5">
                  <c:v>6.2500000000002998E-2</c:v>
                </c:pt>
                <c:pt idx="6">
                  <c:v>7.5000000000002995E-2</c:v>
                </c:pt>
                <c:pt idx="7">
                  <c:v>8.7500000000003006E-2</c:v>
                </c:pt>
                <c:pt idx="8">
                  <c:v>0.100000000000003</c:v>
                </c:pt>
                <c:pt idx="9">
                  <c:v>0.112500000000003</c:v>
                </c:pt>
                <c:pt idx="10">
                  <c:v>0.125000000000003</c:v>
                </c:pt>
                <c:pt idx="11">
                  <c:v>0.13750000000000301</c:v>
                </c:pt>
                <c:pt idx="12">
                  <c:v>0.15000000000000299</c:v>
                </c:pt>
                <c:pt idx="13">
                  <c:v>0.162500000000003</c:v>
                </c:pt>
                <c:pt idx="14">
                  <c:v>0.17500000000000299</c:v>
                </c:pt>
                <c:pt idx="15">
                  <c:v>0.187500000000003</c:v>
                </c:pt>
                <c:pt idx="16">
                  <c:v>0.20000000000000301</c:v>
                </c:pt>
                <c:pt idx="17">
                  <c:v>0.21250000000000299</c:v>
                </c:pt>
                <c:pt idx="18">
                  <c:v>0.225000000000003</c:v>
                </c:pt>
                <c:pt idx="19">
                  <c:v>0.23750000000000299</c:v>
                </c:pt>
                <c:pt idx="20">
                  <c:v>0.250000000000003</c:v>
                </c:pt>
                <c:pt idx="21">
                  <c:v>0.26250000000000301</c:v>
                </c:pt>
                <c:pt idx="22">
                  <c:v>0.27500000000000302</c:v>
                </c:pt>
                <c:pt idx="23">
                  <c:v>0.28750000000000298</c:v>
                </c:pt>
                <c:pt idx="24">
                  <c:v>0.30000000000000199</c:v>
                </c:pt>
                <c:pt idx="25">
                  <c:v>0.312500000000002</c:v>
                </c:pt>
                <c:pt idx="26">
                  <c:v>0.32500000000000201</c:v>
                </c:pt>
                <c:pt idx="27">
                  <c:v>0.33750000000000202</c:v>
                </c:pt>
                <c:pt idx="28">
                  <c:v>0.35000000000000198</c:v>
                </c:pt>
                <c:pt idx="29">
                  <c:v>0.36250000000000199</c:v>
                </c:pt>
                <c:pt idx="30">
                  <c:v>0.375000000000002</c:v>
                </c:pt>
                <c:pt idx="31">
                  <c:v>0.38750000000000201</c:v>
                </c:pt>
                <c:pt idx="32">
                  <c:v>0.40000000000000202</c:v>
                </c:pt>
                <c:pt idx="33">
                  <c:v>0.41250000000000198</c:v>
                </c:pt>
                <c:pt idx="34">
                  <c:v>0.42500000000000199</c:v>
                </c:pt>
                <c:pt idx="35">
                  <c:v>0.437500000000002</c:v>
                </c:pt>
                <c:pt idx="36">
                  <c:v>0.45000000000000201</c:v>
                </c:pt>
                <c:pt idx="37">
                  <c:v>0.46250000000000202</c:v>
                </c:pt>
                <c:pt idx="38">
                  <c:v>0.47500000000000198</c:v>
                </c:pt>
                <c:pt idx="39">
                  <c:v>0.48750000000000199</c:v>
                </c:pt>
                <c:pt idx="40">
                  <c:v>0.500000000000002</c:v>
                </c:pt>
                <c:pt idx="41">
                  <c:v>0.51250000000000195</c:v>
                </c:pt>
                <c:pt idx="42">
                  <c:v>0.52500000000000202</c:v>
                </c:pt>
                <c:pt idx="43">
                  <c:v>0.53750000000000198</c:v>
                </c:pt>
                <c:pt idx="44">
                  <c:v>0.55000000000000204</c:v>
                </c:pt>
                <c:pt idx="45">
                  <c:v>0.562500000000002</c:v>
                </c:pt>
                <c:pt idx="46">
                  <c:v>0.57500000000000195</c:v>
                </c:pt>
                <c:pt idx="47">
                  <c:v>0.58750000000000102</c:v>
                </c:pt>
                <c:pt idx="48">
                  <c:v>0.60000000000000098</c:v>
                </c:pt>
                <c:pt idx="49">
                  <c:v>0.61250000000000104</c:v>
                </c:pt>
                <c:pt idx="50">
                  <c:v>0.625000000000001</c:v>
                </c:pt>
                <c:pt idx="51">
                  <c:v>0.63750000000000095</c:v>
                </c:pt>
                <c:pt idx="52">
                  <c:v>0.65000000000000102</c:v>
                </c:pt>
                <c:pt idx="53">
                  <c:v>0.66250000000000098</c:v>
                </c:pt>
                <c:pt idx="54">
                  <c:v>0.67500000000000104</c:v>
                </c:pt>
                <c:pt idx="55">
                  <c:v>0.687500000000001</c:v>
                </c:pt>
                <c:pt idx="56">
                  <c:v>0.70000000000000095</c:v>
                </c:pt>
                <c:pt idx="57">
                  <c:v>0.71250000000000102</c:v>
                </c:pt>
                <c:pt idx="58">
                  <c:v>0.72500000000000098</c:v>
                </c:pt>
                <c:pt idx="59">
                  <c:v>0.73750000000000104</c:v>
                </c:pt>
                <c:pt idx="60">
                  <c:v>0.750000000000001</c:v>
                </c:pt>
                <c:pt idx="61">
                  <c:v>0.76250000000000095</c:v>
                </c:pt>
                <c:pt idx="62">
                  <c:v>0.77500000000000102</c:v>
                </c:pt>
                <c:pt idx="63">
                  <c:v>0.78750000000000098</c:v>
                </c:pt>
                <c:pt idx="64">
                  <c:v>0.80000000000000104</c:v>
                </c:pt>
                <c:pt idx="65">
                  <c:v>0.812500000000001</c:v>
                </c:pt>
                <c:pt idx="66">
                  <c:v>0.82500000000000095</c:v>
                </c:pt>
                <c:pt idx="67">
                  <c:v>0.83750000000000102</c:v>
                </c:pt>
                <c:pt idx="68">
                  <c:v>0.85000000000000098</c:v>
                </c:pt>
                <c:pt idx="69">
                  <c:v>0.86250000000000004</c:v>
                </c:pt>
                <c:pt idx="70">
                  <c:v>0.875</c:v>
                </c:pt>
                <c:pt idx="71">
                  <c:v>0.88749999999999996</c:v>
                </c:pt>
                <c:pt idx="72">
                  <c:v>0.9</c:v>
                </c:pt>
                <c:pt idx="73">
                  <c:v>0.91249999999999998</c:v>
                </c:pt>
                <c:pt idx="74">
                  <c:v>0.92500000000000004</c:v>
                </c:pt>
                <c:pt idx="75">
                  <c:v>0.9375</c:v>
                </c:pt>
                <c:pt idx="76">
                  <c:v>0.95</c:v>
                </c:pt>
                <c:pt idx="77">
                  <c:v>0.96250000000000002</c:v>
                </c:pt>
                <c:pt idx="78">
                  <c:v>0.97499999999999998</c:v>
                </c:pt>
                <c:pt idx="79">
                  <c:v>0.98750000000000004</c:v>
                </c:pt>
                <c:pt idx="80">
                  <c:v>1</c:v>
                </c:pt>
              </c:numCache>
            </c:numRef>
          </c:xVal>
          <c:yVal>
            <c:numRef>
              <c:f>'erreur relative_supV2 (adi)'!$E$2:$E$82</c:f>
              <c:numCache>
                <c:formatCode>0.00E+00</c:formatCode>
                <c:ptCount val="81"/>
                <c:pt idx="0">
                  <c:v>0</c:v>
                </c:pt>
                <c:pt idx="1">
                  <c:v>-0.13151562864011951</c:v>
                </c:pt>
                <c:pt idx="2">
                  <c:v>-0.233931791739383</c:v>
                </c:pt>
                <c:pt idx="3">
                  <c:v>-0.3262504666923145</c:v>
                </c:pt>
                <c:pt idx="4">
                  <c:v>-0.41317772432667399</c:v>
                </c:pt>
                <c:pt idx="5">
                  <c:v>-0.49676161662990348</c:v>
                </c:pt>
                <c:pt idx="6">
                  <c:v>-0.57813222737714498</c:v>
                </c:pt>
                <c:pt idx="7">
                  <c:v>-0.65800454756322502</c:v>
                </c:pt>
                <c:pt idx="8">
                  <c:v>-0.73687422527755997</c:v>
                </c:pt>
                <c:pt idx="9">
                  <c:v>-0.81510862451539001</c:v>
                </c:pt>
                <c:pt idx="10">
                  <c:v>-0.89299453280811991</c:v>
                </c:pt>
                <c:pt idx="11">
                  <c:v>-0.97076542458264004</c:v>
                </c:pt>
                <c:pt idx="12">
                  <c:v>-1.04861809852721</c:v>
                </c:pt>
                <c:pt idx="13">
                  <c:v>-1.1267234115856701</c:v>
                </c:pt>
                <c:pt idx="14">
                  <c:v>-1.2052334669077951</c:v>
                </c:pt>
                <c:pt idx="15">
                  <c:v>-1.2842866276400451</c:v>
                </c:pt>
                <c:pt idx="16">
                  <c:v>-1.3640111380452851</c:v>
                </c:pt>
                <c:pt idx="17">
                  <c:v>-1.4445277699033698</c:v>
                </c:pt>
                <c:pt idx="18">
                  <c:v>-1.525951854495835</c:v>
                </c:pt>
                <c:pt idx="19">
                  <c:v>-1.60839484137253</c:v>
                </c:pt>
                <c:pt idx="20">
                  <c:v>-1.691965545706535</c:v>
                </c:pt>
                <c:pt idx="21">
                  <c:v>-1.7767711516110449</c:v>
                </c:pt>
                <c:pt idx="22">
                  <c:v>-1.8629180415292701</c:v>
                </c:pt>
                <c:pt idx="23">
                  <c:v>-1.9505124879274898</c:v>
                </c:pt>
                <c:pt idx="24">
                  <c:v>-2.0396612641959551</c:v>
                </c:pt>
                <c:pt idx="25">
                  <c:v>-2.13047215287818</c:v>
                </c:pt>
                <c:pt idx="26">
                  <c:v>-2.2230544524519398</c:v>
                </c:pt>
                <c:pt idx="27">
                  <c:v>-2.31751937121359</c:v>
                </c:pt>
                <c:pt idx="28">
                  <c:v>-2.4139803971171849</c:v>
                </c:pt>
                <c:pt idx="29">
                  <c:v>-2.5125537391314152</c:v>
                </c:pt>
                <c:pt idx="30">
                  <c:v>-2.6133586358311147</c:v>
                </c:pt>
                <c:pt idx="31">
                  <c:v>-2.716517676818015</c:v>
                </c:pt>
                <c:pt idx="32">
                  <c:v>-2.8221572044407299</c:v>
                </c:pt>
                <c:pt idx="33">
                  <c:v>-2.9304075623735648</c:v>
                </c:pt>
                <c:pt idx="34">
                  <c:v>-3.04140353616976</c:v>
                </c:pt>
                <c:pt idx="35">
                  <c:v>-3.15528457657157</c:v>
                </c:pt>
                <c:pt idx="36">
                  <c:v>-3.2721952359675099</c:v>
                </c:pt>
                <c:pt idx="37">
                  <c:v>-3.3922854575608854</c:v>
                </c:pt>
                <c:pt idx="38">
                  <c:v>-3.5157109741582802</c:v>
                </c:pt>
                <c:pt idx="39">
                  <c:v>-3.6426336837488895</c:v>
                </c:pt>
                <c:pt idx="40">
                  <c:v>-3.7732220326376598</c:v>
                </c:pt>
                <c:pt idx="41">
                  <c:v>-3.9076514465145848</c:v>
                </c:pt>
                <c:pt idx="42">
                  <c:v>-4.0461047096326457</c:v>
                </c:pt>
                <c:pt idx="43">
                  <c:v>-4.1887724748879895</c:v>
                </c:pt>
                <c:pt idx="44">
                  <c:v>-4.3358536889697952</c:v>
                </c:pt>
                <c:pt idx="45">
                  <c:v>-4.4875561517699554</c:v>
                </c:pt>
                <c:pt idx="46">
                  <c:v>-4.6440969952524096</c:v>
                </c:pt>
                <c:pt idx="47">
                  <c:v>-4.8057032472406096</c:v>
                </c:pt>
                <c:pt idx="48">
                  <c:v>-4.9726124613969294</c:v>
                </c:pt>
                <c:pt idx="49">
                  <c:v>-5.1450733181696497</c:v>
                </c:pt>
                <c:pt idx="50">
                  <c:v>-5.3233462776998994</c:v>
                </c:pt>
                <c:pt idx="51">
                  <c:v>-5.5077043536130503</c:v>
                </c:pt>
                <c:pt idx="52">
                  <c:v>-5.69843380265565</c:v>
                </c:pt>
                <c:pt idx="53">
                  <c:v>-5.8958349596208004</c:v>
                </c:pt>
                <c:pt idx="54">
                  <c:v>-6.1002231104986002</c:v>
                </c:pt>
                <c:pt idx="55">
                  <c:v>-6.3119293932646006</c:v>
                </c:pt>
                <c:pt idx="56">
                  <c:v>-6.5313017812642498</c:v>
                </c:pt>
                <c:pt idx="57">
                  <c:v>-6.75870611383385</c:v>
                </c:pt>
                <c:pt idx="58">
                  <c:v>-6.9945272826964997</c:v>
                </c:pt>
                <c:pt idx="59">
                  <c:v>-7.2391703306180002</c:v>
                </c:pt>
                <c:pt idx="60">
                  <c:v>-7.4930618201417003</c:v>
                </c:pt>
                <c:pt idx="61">
                  <c:v>-7.75665118129875</c:v>
                </c:pt>
                <c:pt idx="62">
                  <c:v>-8.0304122208194499</c:v>
                </c:pt>
                <c:pt idx="63">
                  <c:v>-8.3148446631278503</c:v>
                </c:pt>
                <c:pt idx="64">
                  <c:v>-8.610475857015901</c:v>
                </c:pt>
                <c:pt idx="65">
                  <c:v>-8.9178627186426986</c:v>
                </c:pt>
                <c:pt idx="66">
                  <c:v>-9.2375936497812496</c:v>
                </c:pt>
                <c:pt idx="67">
                  <c:v>-9.5702904385329006</c:v>
                </c:pt>
                <c:pt idx="68">
                  <c:v>-9.9166110240389997</c:v>
                </c:pt>
                <c:pt idx="69">
                  <c:v>-10.27725156682515</c:v>
                </c:pt>
                <c:pt idx="70">
                  <c:v>-10.652949410754449</c:v>
                </c:pt>
                <c:pt idx="71">
                  <c:v>-11.044485696113151</c:v>
                </c:pt>
                <c:pt idx="72">
                  <c:v>-11.452688837165599</c:v>
                </c:pt>
                <c:pt idx="73">
                  <c:v>-11.878437521133501</c:v>
                </c:pt>
                <c:pt idx="74">
                  <c:v>-12.32266469365115</c:v>
                </c:pt>
                <c:pt idx="75">
                  <c:v>-12.78636153742395</c:v>
                </c:pt>
                <c:pt idx="76">
                  <c:v>-13.270581557604299</c:v>
                </c:pt>
                <c:pt idx="77">
                  <c:v>-13.776445429351901</c:v>
                </c:pt>
                <c:pt idx="78">
                  <c:v>-14.305146295620599</c:v>
                </c:pt>
                <c:pt idx="79">
                  <c:v>-14.857955045398601</c:v>
                </c:pt>
                <c:pt idx="80">
                  <c:v>-15.4310935991225</c:v>
                </c:pt>
              </c:numCache>
            </c:numRef>
          </c:yVal>
          <c:smooth val="0"/>
        </c:ser>
        <c:ser>
          <c:idx val="4"/>
          <c:order val="4"/>
          <c:tx>
            <c:v>N=81</c:v>
          </c:tx>
          <c:marker>
            <c:symbol val="none"/>
          </c:marker>
          <c:xVal>
            <c:numRef>
              <c:f>'erreur relative_supV2 (adi)'!$A$2:$A$82</c:f>
              <c:numCache>
                <c:formatCode>0.000000</c:formatCode>
                <c:ptCount val="81"/>
                <c:pt idx="0">
                  <c:v>3.9968028886505604E-15</c:v>
                </c:pt>
                <c:pt idx="1">
                  <c:v>1.2500000000003999E-2</c:v>
                </c:pt>
                <c:pt idx="2">
                  <c:v>2.5000000000002999E-2</c:v>
                </c:pt>
                <c:pt idx="3">
                  <c:v>3.7500000000003003E-2</c:v>
                </c:pt>
                <c:pt idx="4">
                  <c:v>5.0000000000003E-2</c:v>
                </c:pt>
                <c:pt idx="5">
                  <c:v>6.2500000000002998E-2</c:v>
                </c:pt>
                <c:pt idx="6">
                  <c:v>7.5000000000002995E-2</c:v>
                </c:pt>
                <c:pt idx="7">
                  <c:v>8.7500000000003006E-2</c:v>
                </c:pt>
                <c:pt idx="8">
                  <c:v>0.100000000000003</c:v>
                </c:pt>
                <c:pt idx="9">
                  <c:v>0.112500000000003</c:v>
                </c:pt>
                <c:pt idx="10">
                  <c:v>0.125000000000003</c:v>
                </c:pt>
                <c:pt idx="11">
                  <c:v>0.13750000000000301</c:v>
                </c:pt>
                <c:pt idx="12">
                  <c:v>0.15000000000000299</c:v>
                </c:pt>
                <c:pt idx="13">
                  <c:v>0.162500000000003</c:v>
                </c:pt>
                <c:pt idx="14">
                  <c:v>0.17500000000000299</c:v>
                </c:pt>
                <c:pt idx="15">
                  <c:v>0.187500000000003</c:v>
                </c:pt>
                <c:pt idx="16">
                  <c:v>0.20000000000000301</c:v>
                </c:pt>
                <c:pt idx="17">
                  <c:v>0.21250000000000299</c:v>
                </c:pt>
                <c:pt idx="18">
                  <c:v>0.225000000000003</c:v>
                </c:pt>
                <c:pt idx="19">
                  <c:v>0.23750000000000299</c:v>
                </c:pt>
                <c:pt idx="20">
                  <c:v>0.250000000000003</c:v>
                </c:pt>
                <c:pt idx="21">
                  <c:v>0.26250000000000301</c:v>
                </c:pt>
                <c:pt idx="22">
                  <c:v>0.27500000000000302</c:v>
                </c:pt>
                <c:pt idx="23">
                  <c:v>0.28750000000000298</c:v>
                </c:pt>
                <c:pt idx="24">
                  <c:v>0.30000000000000199</c:v>
                </c:pt>
                <c:pt idx="25">
                  <c:v>0.312500000000002</c:v>
                </c:pt>
                <c:pt idx="26">
                  <c:v>0.32500000000000201</c:v>
                </c:pt>
                <c:pt idx="27">
                  <c:v>0.33750000000000202</c:v>
                </c:pt>
                <c:pt idx="28">
                  <c:v>0.35000000000000198</c:v>
                </c:pt>
                <c:pt idx="29">
                  <c:v>0.36250000000000199</c:v>
                </c:pt>
                <c:pt idx="30">
                  <c:v>0.375000000000002</c:v>
                </c:pt>
                <c:pt idx="31">
                  <c:v>0.38750000000000201</c:v>
                </c:pt>
                <c:pt idx="32">
                  <c:v>0.40000000000000202</c:v>
                </c:pt>
                <c:pt idx="33">
                  <c:v>0.41250000000000198</c:v>
                </c:pt>
                <c:pt idx="34">
                  <c:v>0.42500000000000199</c:v>
                </c:pt>
                <c:pt idx="35">
                  <c:v>0.437500000000002</c:v>
                </c:pt>
                <c:pt idx="36">
                  <c:v>0.45000000000000201</c:v>
                </c:pt>
                <c:pt idx="37">
                  <c:v>0.46250000000000202</c:v>
                </c:pt>
                <c:pt idx="38">
                  <c:v>0.47500000000000198</c:v>
                </c:pt>
                <c:pt idx="39">
                  <c:v>0.48750000000000199</c:v>
                </c:pt>
                <c:pt idx="40">
                  <c:v>0.500000000000002</c:v>
                </c:pt>
                <c:pt idx="41">
                  <c:v>0.51250000000000195</c:v>
                </c:pt>
                <c:pt idx="42">
                  <c:v>0.52500000000000202</c:v>
                </c:pt>
                <c:pt idx="43">
                  <c:v>0.53750000000000198</c:v>
                </c:pt>
                <c:pt idx="44">
                  <c:v>0.55000000000000204</c:v>
                </c:pt>
                <c:pt idx="45">
                  <c:v>0.562500000000002</c:v>
                </c:pt>
                <c:pt idx="46">
                  <c:v>0.57500000000000195</c:v>
                </c:pt>
                <c:pt idx="47">
                  <c:v>0.58750000000000102</c:v>
                </c:pt>
                <c:pt idx="48">
                  <c:v>0.60000000000000098</c:v>
                </c:pt>
                <c:pt idx="49">
                  <c:v>0.61250000000000104</c:v>
                </c:pt>
                <c:pt idx="50">
                  <c:v>0.625000000000001</c:v>
                </c:pt>
                <c:pt idx="51">
                  <c:v>0.63750000000000095</c:v>
                </c:pt>
                <c:pt idx="52">
                  <c:v>0.65000000000000102</c:v>
                </c:pt>
                <c:pt idx="53">
                  <c:v>0.66250000000000098</c:v>
                </c:pt>
                <c:pt idx="54">
                  <c:v>0.67500000000000104</c:v>
                </c:pt>
                <c:pt idx="55">
                  <c:v>0.687500000000001</c:v>
                </c:pt>
                <c:pt idx="56">
                  <c:v>0.70000000000000095</c:v>
                </c:pt>
                <c:pt idx="57">
                  <c:v>0.71250000000000102</c:v>
                </c:pt>
                <c:pt idx="58">
                  <c:v>0.72500000000000098</c:v>
                </c:pt>
                <c:pt idx="59">
                  <c:v>0.73750000000000104</c:v>
                </c:pt>
                <c:pt idx="60">
                  <c:v>0.750000000000001</c:v>
                </c:pt>
                <c:pt idx="61">
                  <c:v>0.76250000000000095</c:v>
                </c:pt>
                <c:pt idx="62">
                  <c:v>0.77500000000000102</c:v>
                </c:pt>
                <c:pt idx="63">
                  <c:v>0.78750000000000098</c:v>
                </c:pt>
                <c:pt idx="64">
                  <c:v>0.80000000000000104</c:v>
                </c:pt>
                <c:pt idx="65">
                  <c:v>0.812500000000001</c:v>
                </c:pt>
                <c:pt idx="66">
                  <c:v>0.82500000000000095</c:v>
                </c:pt>
                <c:pt idx="67">
                  <c:v>0.83750000000000102</c:v>
                </c:pt>
                <c:pt idx="68">
                  <c:v>0.85000000000000098</c:v>
                </c:pt>
                <c:pt idx="69">
                  <c:v>0.86250000000000004</c:v>
                </c:pt>
                <c:pt idx="70">
                  <c:v>0.875</c:v>
                </c:pt>
                <c:pt idx="71">
                  <c:v>0.88749999999999996</c:v>
                </c:pt>
                <c:pt idx="72">
                  <c:v>0.9</c:v>
                </c:pt>
                <c:pt idx="73">
                  <c:v>0.91249999999999998</c:v>
                </c:pt>
                <c:pt idx="74">
                  <c:v>0.92500000000000004</c:v>
                </c:pt>
                <c:pt idx="75">
                  <c:v>0.9375</c:v>
                </c:pt>
                <c:pt idx="76">
                  <c:v>0.95</c:v>
                </c:pt>
                <c:pt idx="77">
                  <c:v>0.96250000000000002</c:v>
                </c:pt>
                <c:pt idx="78">
                  <c:v>0.97499999999999998</c:v>
                </c:pt>
                <c:pt idx="79">
                  <c:v>0.98750000000000004</c:v>
                </c:pt>
                <c:pt idx="80">
                  <c:v>1</c:v>
                </c:pt>
              </c:numCache>
            </c:numRef>
          </c:xVal>
          <c:yVal>
            <c:numRef>
              <c:f>'erreur relative_supV2 (adi)'!$F$2:$F$82</c:f>
              <c:numCache>
                <c:formatCode>0.00E+00</c:formatCode>
                <c:ptCount val="81"/>
                <c:pt idx="0">
                  <c:v>0</c:v>
                </c:pt>
                <c:pt idx="1">
                  <c:v>-0.13162593554088148</c:v>
                </c:pt>
                <c:pt idx="2">
                  <c:v>-0.2341471220570665</c:v>
                </c:pt>
                <c:pt idx="3">
                  <c:v>-0.32660619810556552</c:v>
                </c:pt>
                <c:pt idx="4">
                  <c:v>-0.41371368408660203</c:v>
                </c:pt>
                <c:pt idx="5">
                  <c:v>-0.49752014300671005</c:v>
                </c:pt>
                <c:pt idx="6">
                  <c:v>-0.57915772970647994</c:v>
                </c:pt>
                <c:pt idx="7">
                  <c:v>-0.65934335764644492</c:v>
                </c:pt>
                <c:pt idx="8">
                  <c:v>-0.73857458375308993</c:v>
                </c:pt>
                <c:pt idx="9">
                  <c:v>-0.81722072494302489</c:v>
                </c:pt>
                <c:pt idx="10">
                  <c:v>-0.89557055821171494</c:v>
                </c:pt>
                <c:pt idx="11">
                  <c:v>-0.97385961323787507</c:v>
                </c:pt>
                <c:pt idx="12">
                  <c:v>-1.0522868342877951</c:v>
                </c:pt>
                <c:pt idx="13">
                  <c:v>-1.1310252967779602</c:v>
                </c:pt>
                <c:pt idx="14">
                  <c:v>-1.2102294177287951</c:v>
                </c:pt>
                <c:pt idx="15">
                  <c:v>-1.290039980879965</c:v>
                </c:pt>
                <c:pt idx="16">
                  <c:v>-1.370587727083115</c:v>
                </c:pt>
                <c:pt idx="17">
                  <c:v>-1.4519960600048001</c:v>
                </c:pt>
                <c:pt idx="18">
                  <c:v>-1.5343830378078551</c:v>
                </c:pt>
                <c:pt idx="19">
                  <c:v>-1.6178629707773051</c:v>
                </c:pt>
                <c:pt idx="20">
                  <c:v>-1.7025476574499649</c:v>
                </c:pt>
                <c:pt idx="21">
                  <c:v>-1.7885473886451799</c:v>
                </c:pt>
                <c:pt idx="22">
                  <c:v>-1.8759717925098851</c:v>
                </c:pt>
                <c:pt idx="23">
                  <c:v>-1.9649305360886298</c:v>
                </c:pt>
                <c:pt idx="24">
                  <c:v>-2.0555339571485503</c:v>
                </c:pt>
                <c:pt idx="25">
                  <c:v>-2.1478935317183949</c:v>
                </c:pt>
                <c:pt idx="26">
                  <c:v>-2.242122424502325</c:v>
                </c:pt>
                <c:pt idx="27">
                  <c:v>-2.3383358944237598</c:v>
                </c:pt>
                <c:pt idx="28">
                  <c:v>-2.4366516890380252</c:v>
                </c:pt>
                <c:pt idx="29">
                  <c:v>-2.537190419989765</c:v>
                </c:pt>
                <c:pt idx="30">
                  <c:v>-2.6400759686502751</c:v>
                </c:pt>
                <c:pt idx="31">
                  <c:v>-2.745435759351265</c:v>
                </c:pt>
                <c:pt idx="32">
                  <c:v>-2.8534012005711249</c:v>
                </c:pt>
                <c:pt idx="33">
                  <c:v>-2.9641079582432148</c:v>
                </c:pt>
                <c:pt idx="34">
                  <c:v>-3.07769634419031</c:v>
                </c:pt>
                <c:pt idx="35">
                  <c:v>-3.1943116238147402</c:v>
                </c:pt>
                <c:pt idx="36">
                  <c:v>-3.3141044469083001</c:v>
                </c:pt>
                <c:pt idx="37">
                  <c:v>-3.4372311261000399</c:v>
                </c:pt>
                <c:pt idx="38">
                  <c:v>-3.5638540701086447</c:v>
                </c:pt>
                <c:pt idx="39">
                  <c:v>-3.6941421710160101</c:v>
                </c:pt>
                <c:pt idx="40">
                  <c:v>-3.8282711972550749</c:v>
                </c:pt>
                <c:pt idx="41">
                  <c:v>-3.966424274194805</c:v>
                </c:pt>
                <c:pt idx="42">
                  <c:v>-4.1087922426038501</c:v>
                </c:pt>
                <c:pt idx="43">
                  <c:v>-4.2555741956453499</c:v>
                </c:pt>
                <c:pt idx="44">
                  <c:v>-4.4069779721868745</c:v>
                </c:pt>
                <c:pt idx="45">
                  <c:v>-4.5632206929500647</c:v>
                </c:pt>
                <c:pt idx="46">
                  <c:v>-4.72452920683439</c:v>
                </c:pt>
                <c:pt idx="47">
                  <c:v>-4.8911408725956251</c:v>
                </c:pt>
                <c:pt idx="48">
                  <c:v>-5.0633040133287999</c:v>
                </c:pt>
                <c:pt idx="49">
                  <c:v>-5.2412786030099001</c:v>
                </c:pt>
                <c:pt idx="50">
                  <c:v>-5.4253370729305503</c:v>
                </c:pt>
                <c:pt idx="51">
                  <c:v>-5.6157649290324994</c:v>
                </c:pt>
                <c:pt idx="52">
                  <c:v>-5.81286160448545</c:v>
                </c:pt>
                <c:pt idx="53">
                  <c:v>-6.0169413079039007</c:v>
                </c:pt>
                <c:pt idx="54">
                  <c:v>-6.2283339677763498</c:v>
                </c:pt>
                <c:pt idx="55">
                  <c:v>-6.4473860397134501</c:v>
                </c:pt>
                <c:pt idx="56">
                  <c:v>-6.6744616924634501</c:v>
                </c:pt>
                <c:pt idx="57">
                  <c:v>-6.9099439088691996</c:v>
                </c:pt>
                <c:pt idx="58">
                  <c:v>-7.1542355165395506</c:v>
                </c:pt>
                <c:pt idx="59">
                  <c:v>-7.4077605844051506</c:v>
                </c:pt>
                <c:pt idx="60">
                  <c:v>-7.6709657266371494</c:v>
                </c:pt>
                <c:pt idx="61">
                  <c:v>-7.9443215509878993</c:v>
                </c:pt>
                <c:pt idx="62">
                  <c:v>-8.2283241553225999</c:v>
                </c:pt>
                <c:pt idx="63">
                  <c:v>-8.5234969271695</c:v>
                </c:pt>
                <c:pt idx="64">
                  <c:v>-8.8303922090520999</c:v>
                </c:pt>
                <c:pt idx="65">
                  <c:v>-9.1495933034112991</c:v>
                </c:pt>
                <c:pt idx="66">
                  <c:v>-9.4817165320407497</c:v>
                </c:pt>
                <c:pt idx="67">
                  <c:v>-9.8274133002856008</c:v>
                </c:pt>
                <c:pt idx="68">
                  <c:v>-10.187372956302351</c:v>
                </c:pt>
                <c:pt idx="69">
                  <c:v>-10.562324920673799</c:v>
                </c:pt>
                <c:pt idx="70">
                  <c:v>-10.95304172598725</c:v>
                </c:pt>
                <c:pt idx="71">
                  <c:v>-11.3603420046952</c:v>
                </c:pt>
                <c:pt idx="72">
                  <c:v>-11.78509379581655</c:v>
                </c:pt>
                <c:pt idx="73">
                  <c:v>-12.2282181350682</c:v>
                </c:pt>
                <c:pt idx="74">
                  <c:v>-12.6906927631488</c:v>
                </c:pt>
                <c:pt idx="75">
                  <c:v>-13.1735565474102</c:v>
                </c:pt>
                <c:pt idx="76">
                  <c:v>-13.677913879097598</c:v>
                </c:pt>
                <c:pt idx="77">
                  <c:v>-14.204939605254449</c:v>
                </c:pt>
                <c:pt idx="78">
                  <c:v>-14.755884403464401</c:v>
                </c:pt>
                <c:pt idx="79">
                  <c:v>-15.332080756267999</c:v>
                </c:pt>
                <c:pt idx="80">
                  <c:v>-15.929748891406001</c:v>
                </c:pt>
              </c:numCache>
            </c:numRef>
          </c:yVal>
          <c:smooth val="0"/>
        </c:ser>
        <c:ser>
          <c:idx val="5"/>
          <c:order val="5"/>
          <c:tx>
            <c:v>N=101</c:v>
          </c:tx>
          <c:marker>
            <c:symbol val="none"/>
          </c:marker>
          <c:xVal>
            <c:numRef>
              <c:f>'erreur relative_supV2 (adi)'!$A$2:$A$82</c:f>
              <c:numCache>
                <c:formatCode>0.000000</c:formatCode>
                <c:ptCount val="81"/>
                <c:pt idx="0">
                  <c:v>3.9968028886505604E-15</c:v>
                </c:pt>
                <c:pt idx="1">
                  <c:v>1.2500000000003999E-2</c:v>
                </c:pt>
                <c:pt idx="2">
                  <c:v>2.5000000000002999E-2</c:v>
                </c:pt>
                <c:pt idx="3">
                  <c:v>3.7500000000003003E-2</c:v>
                </c:pt>
                <c:pt idx="4">
                  <c:v>5.0000000000003E-2</c:v>
                </c:pt>
                <c:pt idx="5">
                  <c:v>6.2500000000002998E-2</c:v>
                </c:pt>
                <c:pt idx="6">
                  <c:v>7.5000000000002995E-2</c:v>
                </c:pt>
                <c:pt idx="7">
                  <c:v>8.7500000000003006E-2</c:v>
                </c:pt>
                <c:pt idx="8">
                  <c:v>0.100000000000003</c:v>
                </c:pt>
                <c:pt idx="9">
                  <c:v>0.112500000000003</c:v>
                </c:pt>
                <c:pt idx="10">
                  <c:v>0.125000000000003</c:v>
                </c:pt>
                <c:pt idx="11">
                  <c:v>0.13750000000000301</c:v>
                </c:pt>
                <c:pt idx="12">
                  <c:v>0.15000000000000299</c:v>
                </c:pt>
                <c:pt idx="13">
                  <c:v>0.162500000000003</c:v>
                </c:pt>
                <c:pt idx="14">
                  <c:v>0.17500000000000299</c:v>
                </c:pt>
                <c:pt idx="15">
                  <c:v>0.187500000000003</c:v>
                </c:pt>
                <c:pt idx="16">
                  <c:v>0.20000000000000301</c:v>
                </c:pt>
                <c:pt idx="17">
                  <c:v>0.21250000000000299</c:v>
                </c:pt>
                <c:pt idx="18">
                  <c:v>0.225000000000003</c:v>
                </c:pt>
                <c:pt idx="19">
                  <c:v>0.23750000000000299</c:v>
                </c:pt>
                <c:pt idx="20">
                  <c:v>0.250000000000003</c:v>
                </c:pt>
                <c:pt idx="21">
                  <c:v>0.26250000000000301</c:v>
                </c:pt>
                <c:pt idx="22">
                  <c:v>0.27500000000000302</c:v>
                </c:pt>
                <c:pt idx="23">
                  <c:v>0.28750000000000298</c:v>
                </c:pt>
                <c:pt idx="24">
                  <c:v>0.30000000000000199</c:v>
                </c:pt>
                <c:pt idx="25">
                  <c:v>0.312500000000002</c:v>
                </c:pt>
                <c:pt idx="26">
                  <c:v>0.32500000000000201</c:v>
                </c:pt>
                <c:pt idx="27">
                  <c:v>0.33750000000000202</c:v>
                </c:pt>
                <c:pt idx="28">
                  <c:v>0.35000000000000198</c:v>
                </c:pt>
                <c:pt idx="29">
                  <c:v>0.36250000000000199</c:v>
                </c:pt>
                <c:pt idx="30">
                  <c:v>0.375000000000002</c:v>
                </c:pt>
                <c:pt idx="31">
                  <c:v>0.38750000000000201</c:v>
                </c:pt>
                <c:pt idx="32">
                  <c:v>0.40000000000000202</c:v>
                </c:pt>
                <c:pt idx="33">
                  <c:v>0.41250000000000198</c:v>
                </c:pt>
                <c:pt idx="34">
                  <c:v>0.42500000000000199</c:v>
                </c:pt>
                <c:pt idx="35">
                  <c:v>0.437500000000002</c:v>
                </c:pt>
                <c:pt idx="36">
                  <c:v>0.45000000000000201</c:v>
                </c:pt>
                <c:pt idx="37">
                  <c:v>0.46250000000000202</c:v>
                </c:pt>
                <c:pt idx="38">
                  <c:v>0.47500000000000198</c:v>
                </c:pt>
                <c:pt idx="39">
                  <c:v>0.48750000000000199</c:v>
                </c:pt>
                <c:pt idx="40">
                  <c:v>0.500000000000002</c:v>
                </c:pt>
                <c:pt idx="41">
                  <c:v>0.51250000000000195</c:v>
                </c:pt>
                <c:pt idx="42">
                  <c:v>0.52500000000000202</c:v>
                </c:pt>
                <c:pt idx="43">
                  <c:v>0.53750000000000198</c:v>
                </c:pt>
                <c:pt idx="44">
                  <c:v>0.55000000000000204</c:v>
                </c:pt>
                <c:pt idx="45">
                  <c:v>0.562500000000002</c:v>
                </c:pt>
                <c:pt idx="46">
                  <c:v>0.57500000000000195</c:v>
                </c:pt>
                <c:pt idx="47">
                  <c:v>0.58750000000000102</c:v>
                </c:pt>
                <c:pt idx="48">
                  <c:v>0.60000000000000098</c:v>
                </c:pt>
                <c:pt idx="49">
                  <c:v>0.61250000000000104</c:v>
                </c:pt>
                <c:pt idx="50">
                  <c:v>0.625000000000001</c:v>
                </c:pt>
                <c:pt idx="51">
                  <c:v>0.63750000000000095</c:v>
                </c:pt>
                <c:pt idx="52">
                  <c:v>0.65000000000000102</c:v>
                </c:pt>
                <c:pt idx="53">
                  <c:v>0.66250000000000098</c:v>
                </c:pt>
                <c:pt idx="54">
                  <c:v>0.67500000000000104</c:v>
                </c:pt>
                <c:pt idx="55">
                  <c:v>0.687500000000001</c:v>
                </c:pt>
                <c:pt idx="56">
                  <c:v>0.70000000000000095</c:v>
                </c:pt>
                <c:pt idx="57">
                  <c:v>0.71250000000000102</c:v>
                </c:pt>
                <c:pt idx="58">
                  <c:v>0.72500000000000098</c:v>
                </c:pt>
                <c:pt idx="59">
                  <c:v>0.73750000000000104</c:v>
                </c:pt>
                <c:pt idx="60">
                  <c:v>0.750000000000001</c:v>
                </c:pt>
                <c:pt idx="61">
                  <c:v>0.76250000000000095</c:v>
                </c:pt>
                <c:pt idx="62">
                  <c:v>0.77500000000000102</c:v>
                </c:pt>
                <c:pt idx="63">
                  <c:v>0.78750000000000098</c:v>
                </c:pt>
                <c:pt idx="64">
                  <c:v>0.80000000000000104</c:v>
                </c:pt>
                <c:pt idx="65">
                  <c:v>0.812500000000001</c:v>
                </c:pt>
                <c:pt idx="66">
                  <c:v>0.82500000000000095</c:v>
                </c:pt>
                <c:pt idx="67">
                  <c:v>0.83750000000000102</c:v>
                </c:pt>
                <c:pt idx="68">
                  <c:v>0.85000000000000098</c:v>
                </c:pt>
                <c:pt idx="69">
                  <c:v>0.86250000000000004</c:v>
                </c:pt>
                <c:pt idx="70">
                  <c:v>0.875</c:v>
                </c:pt>
                <c:pt idx="71">
                  <c:v>0.88749999999999996</c:v>
                </c:pt>
                <c:pt idx="72">
                  <c:v>0.9</c:v>
                </c:pt>
                <c:pt idx="73">
                  <c:v>0.91249999999999998</c:v>
                </c:pt>
                <c:pt idx="74">
                  <c:v>0.92500000000000004</c:v>
                </c:pt>
                <c:pt idx="75">
                  <c:v>0.9375</c:v>
                </c:pt>
                <c:pt idx="76">
                  <c:v>0.95</c:v>
                </c:pt>
                <c:pt idx="77">
                  <c:v>0.96250000000000002</c:v>
                </c:pt>
                <c:pt idx="78">
                  <c:v>0.97499999999999998</c:v>
                </c:pt>
                <c:pt idx="79">
                  <c:v>0.98750000000000004</c:v>
                </c:pt>
                <c:pt idx="80">
                  <c:v>1</c:v>
                </c:pt>
              </c:numCache>
            </c:numRef>
          </c:xVal>
          <c:yVal>
            <c:numRef>
              <c:f>'erreur relative_supV2 (adi)'!$G$2:$G$82</c:f>
              <c:numCache>
                <c:formatCode>0.00E+00</c:formatCode>
                <c:ptCount val="81"/>
                <c:pt idx="0">
                  <c:v>0</c:v>
                </c:pt>
                <c:pt idx="1">
                  <c:v>-0.13165345109534549</c:v>
                </c:pt>
                <c:pt idx="2">
                  <c:v>-0.2342055131867225</c:v>
                </c:pt>
                <c:pt idx="3">
                  <c:v>-0.326708051883013</c:v>
                </c:pt>
                <c:pt idx="4">
                  <c:v>-0.41387278587647447</c:v>
                </c:pt>
                <c:pt idx="5">
                  <c:v>-0.49775101442168757</c:v>
                </c:pt>
                <c:pt idx="6">
                  <c:v>-0.57947553080442005</c:v>
                </c:pt>
                <c:pt idx="7">
                  <c:v>-0.65976387975620499</c:v>
                </c:pt>
                <c:pt idx="8">
                  <c:v>-0.73911424087437505</c:v>
                </c:pt>
                <c:pt idx="9">
                  <c:v>-0.81789656269106992</c:v>
                </c:pt>
                <c:pt idx="10">
                  <c:v>-0.89640029127442511</c:v>
                </c:pt>
                <c:pt idx="11">
                  <c:v>-0.97486165042647488</c:v>
                </c:pt>
                <c:pt idx="12">
                  <c:v>-1.053480291420885</c:v>
                </c:pt>
                <c:pt idx="13">
                  <c:v>-1.1324300353155949</c:v>
                </c:pt>
                <c:pt idx="14">
                  <c:v>-1.2118660821221598</c:v>
                </c:pt>
                <c:pt idx="15">
                  <c:v>-1.2919300131082401</c:v>
                </c:pt>
                <c:pt idx="16">
                  <c:v>-1.37275342526255</c:v>
                </c:pt>
                <c:pt idx="17">
                  <c:v>-1.45446059998999</c:v>
                </c:pt>
                <c:pt idx="18">
                  <c:v>-1.5371705199788501</c:v>
                </c:pt>
                <c:pt idx="19">
                  <c:v>-1.6209984535720601</c:v>
                </c:pt>
                <c:pt idx="20">
                  <c:v>-1.7060572004329948</c:v>
                </c:pt>
                <c:pt idx="21">
                  <c:v>-1.79245810876782</c:v>
                </c:pt>
                <c:pt idx="22">
                  <c:v>-1.8803119021162999</c:v>
                </c:pt>
                <c:pt idx="23">
                  <c:v>-1.9697293915915448</c:v>
                </c:pt>
                <c:pt idx="24">
                  <c:v>-2.0608221022117199</c:v>
                </c:pt>
                <c:pt idx="25">
                  <c:v>-2.15370277120982</c:v>
                </c:pt>
                <c:pt idx="26">
                  <c:v>-2.248485871631885</c:v>
                </c:pt>
                <c:pt idx="27">
                  <c:v>-2.3452880330705352</c:v>
                </c:pt>
                <c:pt idx="28">
                  <c:v>-2.4442284089362301</c:v>
                </c:pt>
                <c:pt idx="29">
                  <c:v>-2.545429139613125</c:v>
                </c:pt>
                <c:pt idx="30">
                  <c:v>-2.649015630269175</c:v>
                </c:pt>
                <c:pt idx="31">
                  <c:v>-2.7551169803326649</c:v>
                </c:pt>
                <c:pt idx="32">
                  <c:v>-2.8638662970725899</c:v>
                </c:pt>
                <c:pt idx="33">
                  <c:v>-2.9754010261056854</c:v>
                </c:pt>
                <c:pt idx="34">
                  <c:v>-3.0898633616797251</c:v>
                </c:pt>
                <c:pt idx="35">
                  <c:v>-3.2074005471717699</c:v>
                </c:pt>
                <c:pt idx="36">
                  <c:v>-3.3281652652454952</c:v>
                </c:pt>
                <c:pt idx="37">
                  <c:v>-3.4523159883665846</c:v>
                </c:pt>
                <c:pt idx="38">
                  <c:v>-3.5800173885828448</c:v>
                </c:pt>
                <c:pt idx="39">
                  <c:v>-3.7114407213474698</c:v>
                </c:pt>
                <c:pt idx="40">
                  <c:v>-3.8467642389651848</c:v>
                </c:pt>
                <c:pt idx="41">
                  <c:v>-3.9861736580524001</c:v>
                </c:pt>
                <c:pt idx="42">
                  <c:v>-4.1298625408314695</c:v>
                </c:pt>
                <c:pt idx="43">
                  <c:v>-4.278032865653695</c:v>
                </c:pt>
                <c:pt idx="44">
                  <c:v>-4.4308954412708852</c:v>
                </c:pt>
                <c:pt idx="45">
                  <c:v>-4.5886705412914353</c:v>
                </c:pt>
                <c:pt idx="46">
                  <c:v>-4.7515883618311952</c:v>
                </c:pt>
                <c:pt idx="47">
                  <c:v>-4.9198896920528545</c:v>
                </c:pt>
                <c:pt idx="48">
                  <c:v>-5.0938265033053494</c:v>
                </c:pt>
                <c:pt idx="49">
                  <c:v>-5.2736626436863503</c:v>
                </c:pt>
                <c:pt idx="50">
                  <c:v>-5.4596745340880997</c:v>
                </c:pt>
                <c:pt idx="51">
                  <c:v>-5.6521519430444993</c:v>
                </c:pt>
                <c:pt idx="52">
                  <c:v>-5.8513987767335998</c:v>
                </c:pt>
                <c:pt idx="53">
                  <c:v>-6.0577339278727003</c:v>
                </c:pt>
                <c:pt idx="54">
                  <c:v>-6.2714922539058495</c:v>
                </c:pt>
                <c:pt idx="55">
                  <c:v>-6.4930254169852999</c:v>
                </c:pt>
                <c:pt idx="56">
                  <c:v>-6.7227031191250504</c:v>
                </c:pt>
                <c:pt idx="57">
                  <c:v>-6.9609140753369996</c:v>
                </c:pt>
                <c:pt idx="58">
                  <c:v>-7.2080672509765504</c:v>
                </c:pt>
                <c:pt idx="59">
                  <c:v>-7.464593092812299</c:v>
                </c:pt>
                <c:pt idx="60">
                  <c:v>-7.7309450292845998</c:v>
                </c:pt>
                <c:pt idx="61">
                  <c:v>-8.0076008252625499</c:v>
                </c:pt>
                <c:pt idx="62">
                  <c:v>-8.2950641739400002</c:v>
                </c:pt>
                <c:pt idx="63">
                  <c:v>-8.5938664369402993</c:v>
                </c:pt>
                <c:pt idx="64">
                  <c:v>-8.9045684455049496</c:v>
                </c:pt>
                <c:pt idx="65">
                  <c:v>-9.2277623947239995</c:v>
                </c:pt>
                <c:pt idx="66">
                  <c:v>-9.5640741434819994</c:v>
                </c:pt>
                <c:pt idx="67">
                  <c:v>-9.9141651733680014</c:v>
                </c:pt>
                <c:pt idx="68">
                  <c:v>-10.27873534212555</c:v>
                </c:pt>
                <c:pt idx="69">
                  <c:v>-10.65852535117275</c:v>
                </c:pt>
                <c:pt idx="70">
                  <c:v>-11.0543197071637</c:v>
                </c:pt>
                <c:pt idx="71">
                  <c:v>-11.46694972472725</c:v>
                </c:pt>
                <c:pt idx="72">
                  <c:v>-11.89729693032395</c:v>
                </c:pt>
                <c:pt idx="73">
                  <c:v>-12.346296564587201</c:v>
                </c:pt>
                <c:pt idx="74">
                  <c:v>-12.81494166863115</c:v>
                </c:pt>
                <c:pt idx="75">
                  <c:v>-13.30428728440055</c:v>
                </c:pt>
                <c:pt idx="76">
                  <c:v>-13.81545494116815</c:v>
                </c:pt>
                <c:pt idx="77">
                  <c:v>-14.349637891564049</c:v>
                </c:pt>
                <c:pt idx="78">
                  <c:v>-14.908106397483801</c:v>
                </c:pt>
                <c:pt idx="79">
                  <c:v>-15.49221375791665</c:v>
                </c:pt>
                <c:pt idx="80">
                  <c:v>-16.09818068728255</c:v>
                </c:pt>
              </c:numCache>
            </c:numRef>
          </c:yVal>
          <c:smooth val="0"/>
        </c:ser>
        <c:ser>
          <c:idx val="6"/>
          <c:order val="6"/>
          <c:tx>
            <c:v>N=161</c:v>
          </c:tx>
          <c:marker>
            <c:symbol val="none"/>
          </c:marker>
          <c:xVal>
            <c:numRef>
              <c:f>'erreur relative_supV2 (adi)'!$A$2:$A$82</c:f>
              <c:numCache>
                <c:formatCode>0.000000</c:formatCode>
                <c:ptCount val="81"/>
                <c:pt idx="0">
                  <c:v>3.9968028886505604E-15</c:v>
                </c:pt>
                <c:pt idx="1">
                  <c:v>1.2500000000003999E-2</c:v>
                </c:pt>
                <c:pt idx="2">
                  <c:v>2.5000000000002999E-2</c:v>
                </c:pt>
                <c:pt idx="3">
                  <c:v>3.7500000000003003E-2</c:v>
                </c:pt>
                <c:pt idx="4">
                  <c:v>5.0000000000003E-2</c:v>
                </c:pt>
                <c:pt idx="5">
                  <c:v>6.2500000000002998E-2</c:v>
                </c:pt>
                <c:pt idx="6">
                  <c:v>7.5000000000002995E-2</c:v>
                </c:pt>
                <c:pt idx="7">
                  <c:v>8.7500000000003006E-2</c:v>
                </c:pt>
                <c:pt idx="8">
                  <c:v>0.100000000000003</c:v>
                </c:pt>
                <c:pt idx="9">
                  <c:v>0.112500000000003</c:v>
                </c:pt>
                <c:pt idx="10">
                  <c:v>0.125000000000003</c:v>
                </c:pt>
                <c:pt idx="11">
                  <c:v>0.13750000000000301</c:v>
                </c:pt>
                <c:pt idx="12">
                  <c:v>0.15000000000000299</c:v>
                </c:pt>
                <c:pt idx="13">
                  <c:v>0.162500000000003</c:v>
                </c:pt>
                <c:pt idx="14">
                  <c:v>0.17500000000000299</c:v>
                </c:pt>
                <c:pt idx="15">
                  <c:v>0.187500000000003</c:v>
                </c:pt>
                <c:pt idx="16">
                  <c:v>0.20000000000000301</c:v>
                </c:pt>
                <c:pt idx="17">
                  <c:v>0.21250000000000299</c:v>
                </c:pt>
                <c:pt idx="18">
                  <c:v>0.225000000000003</c:v>
                </c:pt>
                <c:pt idx="19">
                  <c:v>0.23750000000000299</c:v>
                </c:pt>
                <c:pt idx="20">
                  <c:v>0.250000000000003</c:v>
                </c:pt>
                <c:pt idx="21">
                  <c:v>0.26250000000000301</c:v>
                </c:pt>
                <c:pt idx="22">
                  <c:v>0.27500000000000302</c:v>
                </c:pt>
                <c:pt idx="23">
                  <c:v>0.28750000000000298</c:v>
                </c:pt>
                <c:pt idx="24">
                  <c:v>0.30000000000000199</c:v>
                </c:pt>
                <c:pt idx="25">
                  <c:v>0.312500000000002</c:v>
                </c:pt>
                <c:pt idx="26">
                  <c:v>0.32500000000000201</c:v>
                </c:pt>
                <c:pt idx="27">
                  <c:v>0.33750000000000202</c:v>
                </c:pt>
                <c:pt idx="28">
                  <c:v>0.35000000000000198</c:v>
                </c:pt>
                <c:pt idx="29">
                  <c:v>0.36250000000000199</c:v>
                </c:pt>
                <c:pt idx="30">
                  <c:v>0.375000000000002</c:v>
                </c:pt>
                <c:pt idx="31">
                  <c:v>0.38750000000000201</c:v>
                </c:pt>
                <c:pt idx="32">
                  <c:v>0.40000000000000202</c:v>
                </c:pt>
                <c:pt idx="33">
                  <c:v>0.41250000000000198</c:v>
                </c:pt>
                <c:pt idx="34">
                  <c:v>0.42500000000000199</c:v>
                </c:pt>
                <c:pt idx="35">
                  <c:v>0.437500000000002</c:v>
                </c:pt>
                <c:pt idx="36">
                  <c:v>0.45000000000000201</c:v>
                </c:pt>
                <c:pt idx="37">
                  <c:v>0.46250000000000202</c:v>
                </c:pt>
                <c:pt idx="38">
                  <c:v>0.47500000000000198</c:v>
                </c:pt>
                <c:pt idx="39">
                  <c:v>0.48750000000000199</c:v>
                </c:pt>
                <c:pt idx="40">
                  <c:v>0.500000000000002</c:v>
                </c:pt>
                <c:pt idx="41">
                  <c:v>0.51250000000000195</c:v>
                </c:pt>
                <c:pt idx="42">
                  <c:v>0.52500000000000202</c:v>
                </c:pt>
                <c:pt idx="43">
                  <c:v>0.53750000000000198</c:v>
                </c:pt>
                <c:pt idx="44">
                  <c:v>0.55000000000000204</c:v>
                </c:pt>
                <c:pt idx="45">
                  <c:v>0.562500000000002</c:v>
                </c:pt>
                <c:pt idx="46">
                  <c:v>0.57500000000000195</c:v>
                </c:pt>
                <c:pt idx="47">
                  <c:v>0.58750000000000102</c:v>
                </c:pt>
                <c:pt idx="48">
                  <c:v>0.60000000000000098</c:v>
                </c:pt>
                <c:pt idx="49">
                  <c:v>0.61250000000000104</c:v>
                </c:pt>
                <c:pt idx="50">
                  <c:v>0.625000000000001</c:v>
                </c:pt>
                <c:pt idx="51">
                  <c:v>0.63750000000000095</c:v>
                </c:pt>
                <c:pt idx="52">
                  <c:v>0.65000000000000102</c:v>
                </c:pt>
                <c:pt idx="53">
                  <c:v>0.66250000000000098</c:v>
                </c:pt>
                <c:pt idx="54">
                  <c:v>0.67500000000000104</c:v>
                </c:pt>
                <c:pt idx="55">
                  <c:v>0.687500000000001</c:v>
                </c:pt>
                <c:pt idx="56">
                  <c:v>0.70000000000000095</c:v>
                </c:pt>
                <c:pt idx="57">
                  <c:v>0.71250000000000102</c:v>
                </c:pt>
                <c:pt idx="58">
                  <c:v>0.72500000000000098</c:v>
                </c:pt>
                <c:pt idx="59">
                  <c:v>0.73750000000000104</c:v>
                </c:pt>
                <c:pt idx="60">
                  <c:v>0.750000000000001</c:v>
                </c:pt>
                <c:pt idx="61">
                  <c:v>0.76250000000000095</c:v>
                </c:pt>
                <c:pt idx="62">
                  <c:v>0.77500000000000102</c:v>
                </c:pt>
                <c:pt idx="63">
                  <c:v>0.78750000000000098</c:v>
                </c:pt>
                <c:pt idx="64">
                  <c:v>0.80000000000000104</c:v>
                </c:pt>
                <c:pt idx="65">
                  <c:v>0.812500000000001</c:v>
                </c:pt>
                <c:pt idx="66">
                  <c:v>0.82500000000000095</c:v>
                </c:pt>
                <c:pt idx="67">
                  <c:v>0.83750000000000102</c:v>
                </c:pt>
                <c:pt idx="68">
                  <c:v>0.85000000000000098</c:v>
                </c:pt>
                <c:pt idx="69">
                  <c:v>0.86250000000000004</c:v>
                </c:pt>
                <c:pt idx="70">
                  <c:v>0.875</c:v>
                </c:pt>
                <c:pt idx="71">
                  <c:v>0.88749999999999996</c:v>
                </c:pt>
                <c:pt idx="72">
                  <c:v>0.9</c:v>
                </c:pt>
                <c:pt idx="73">
                  <c:v>0.91249999999999998</c:v>
                </c:pt>
                <c:pt idx="74">
                  <c:v>0.92500000000000004</c:v>
                </c:pt>
                <c:pt idx="75">
                  <c:v>0.9375</c:v>
                </c:pt>
                <c:pt idx="76">
                  <c:v>0.95</c:v>
                </c:pt>
                <c:pt idx="77">
                  <c:v>0.96250000000000002</c:v>
                </c:pt>
                <c:pt idx="78">
                  <c:v>0.97499999999999998</c:v>
                </c:pt>
                <c:pt idx="79">
                  <c:v>0.98750000000000004</c:v>
                </c:pt>
                <c:pt idx="80">
                  <c:v>1</c:v>
                </c:pt>
              </c:numCache>
            </c:numRef>
          </c:xVal>
          <c:yVal>
            <c:numRef>
              <c:f>'erreur relative_supV2 (adi)'!$H$2:$H$82</c:f>
              <c:numCache>
                <c:formatCode>0.00E+00</c:formatCode>
                <c:ptCount val="81"/>
                <c:pt idx="0">
                  <c:v>0</c:v>
                </c:pt>
                <c:pt idx="1">
                  <c:v>-0.13168622222286749</c:v>
                </c:pt>
                <c:pt idx="2">
                  <c:v>-0.23428066159840449</c:v>
                </c:pt>
                <c:pt idx="3">
                  <c:v>-0.3268452417694615</c:v>
                </c:pt>
                <c:pt idx="4">
                  <c:v>-0.41409317321651401</c:v>
                </c:pt>
                <c:pt idx="5">
                  <c:v>-0.49807677059877148</c:v>
                </c:pt>
                <c:pt idx="6">
                  <c:v>-0.57992974678904496</c:v>
                </c:pt>
                <c:pt idx="7">
                  <c:v>-0.66037055019455493</c:v>
                </c:pt>
                <c:pt idx="8">
                  <c:v>-0.73989828924013001</c:v>
                </c:pt>
                <c:pt idx="9">
                  <c:v>-0.81888387438414001</c:v>
                </c:pt>
                <c:pt idx="10">
                  <c:v>-0.89761773947872991</c:v>
                </c:pt>
                <c:pt idx="11">
                  <c:v>-0.97633713154411006</c:v>
                </c:pt>
                <c:pt idx="12">
                  <c:v>-1.055242788136465</c:v>
                </c:pt>
                <c:pt idx="13">
                  <c:v>-1.13450965045345</c:v>
                </c:pt>
                <c:pt idx="14">
                  <c:v>-1.2142940807110549</c:v>
                </c:pt>
                <c:pt idx="15">
                  <c:v>-1.29473888987729</c:v>
                </c:pt>
                <c:pt idx="16">
                  <c:v>-1.3759769415572651</c:v>
                </c:pt>
                <c:pt idx="17">
                  <c:v>-1.458133860017425</c:v>
                </c:pt>
                <c:pt idx="18">
                  <c:v>-1.5413300052501</c:v>
                </c:pt>
                <c:pt idx="19">
                  <c:v>-1.6256821060257198</c:v>
                </c:pt>
                <c:pt idx="20">
                  <c:v>-1.7113044784861651</c:v>
                </c:pt>
                <c:pt idx="21">
                  <c:v>-1.7983100462926651</c:v>
                </c:pt>
                <c:pt idx="22">
                  <c:v>-1.8868111909246452</c:v>
                </c:pt>
                <c:pt idx="23">
                  <c:v>-1.9769204622217551</c:v>
                </c:pt>
                <c:pt idx="24">
                  <c:v>-2.0687511879430049</c:v>
                </c:pt>
                <c:pt idx="25">
                  <c:v>-2.1624179995334849</c:v>
                </c:pt>
                <c:pt idx="26">
                  <c:v>-2.2580373404226153</c:v>
                </c:pt>
                <c:pt idx="27">
                  <c:v>-2.3557279034179102</c:v>
                </c:pt>
                <c:pt idx="28">
                  <c:v>-2.4556110112000047</c:v>
                </c:pt>
                <c:pt idx="29">
                  <c:v>-2.5578110566078451</c:v>
                </c:pt>
                <c:pt idx="30">
                  <c:v>-2.6624558239026603</c:v>
                </c:pt>
                <c:pt idx="31">
                  <c:v>-2.7696768617802503</c:v>
                </c:pt>
                <c:pt idx="32">
                  <c:v>-2.8796098780554447</c:v>
                </c:pt>
                <c:pt idx="33">
                  <c:v>-2.99239502985523</c:v>
                </c:pt>
                <c:pt idx="34">
                  <c:v>-3.1081773488439199</c:v>
                </c:pt>
                <c:pt idx="35">
                  <c:v>-3.2271070368147696</c:v>
                </c:pt>
                <c:pt idx="36">
                  <c:v>-3.3493398947387596</c:v>
                </c:pt>
                <c:pt idx="37">
                  <c:v>-3.4750376554027853</c:v>
                </c:pt>
                <c:pt idx="38">
                  <c:v>-3.6043684065535304</c:v>
                </c:pt>
                <c:pt idx="39">
                  <c:v>-3.7375069769388451</c:v>
                </c:pt>
                <c:pt idx="40">
                  <c:v>-3.8746353616875195</c:v>
                </c:pt>
                <c:pt idx="41">
                  <c:v>-4.0159432223686302</c:v>
                </c:pt>
                <c:pt idx="42">
                  <c:v>-4.1616282493907546</c:v>
                </c:pt>
                <c:pt idx="43">
                  <c:v>-4.3118967140219393</c:v>
                </c:pt>
                <c:pt idx="44">
                  <c:v>-4.4669640231683401</c:v>
                </c:pt>
                <c:pt idx="45">
                  <c:v>-4.6270551841283796</c:v>
                </c:pt>
                <c:pt idx="46">
                  <c:v>-4.7924053907482849</c:v>
                </c:pt>
                <c:pt idx="47">
                  <c:v>-4.9632607066367296</c:v>
                </c:pt>
                <c:pt idx="48">
                  <c:v>-5.1398786309278996</c:v>
                </c:pt>
                <c:pt idx="49">
                  <c:v>-5.3225287967885002</c:v>
                </c:pt>
                <c:pt idx="50">
                  <c:v>-5.5114937624591001</c:v>
                </c:pt>
                <c:pt idx="51">
                  <c:v>-5.7070696938560506</c:v>
                </c:pt>
                <c:pt idx="52">
                  <c:v>-5.9095672387081501</c:v>
                </c:pt>
                <c:pt idx="53">
                  <c:v>-6.1193124241129997</c:v>
                </c:pt>
                <c:pt idx="54">
                  <c:v>-6.3366475803519</c:v>
                </c:pt>
                <c:pt idx="55">
                  <c:v>-6.56193228123725</c:v>
                </c:pt>
                <c:pt idx="56">
                  <c:v>-6.7955444711796007</c:v>
                </c:pt>
                <c:pt idx="57">
                  <c:v>-7.0378816709815499</c:v>
                </c:pt>
                <c:pt idx="58">
                  <c:v>-7.2893620440036004</c:v>
                </c:pt>
                <c:pt idx="59">
                  <c:v>-7.5504258350312004</c:v>
                </c:pt>
                <c:pt idx="60">
                  <c:v>-7.8215367074553992</c:v>
                </c:pt>
                <c:pt idx="61">
                  <c:v>-8.1031833187584503</c:v>
                </c:pt>
                <c:pt idx="62">
                  <c:v>-8.3958807805706002</c:v>
                </c:pt>
                <c:pt idx="63">
                  <c:v>-8.7001725990242509</c:v>
                </c:pt>
                <c:pt idx="64">
                  <c:v>-9.01663239597905</c:v>
                </c:pt>
                <c:pt idx="65">
                  <c:v>-9.345865976432</c:v>
                </c:pt>
                <c:pt idx="66">
                  <c:v>-9.6885134694867006</c:v>
                </c:pt>
                <c:pt idx="67">
                  <c:v>-10.0452515491393</c:v>
                </c:pt>
                <c:pt idx="68">
                  <c:v>-10.416796216064501</c:v>
                </c:pt>
                <c:pt idx="69">
                  <c:v>-10.8039052293444</c:v>
                </c:pt>
                <c:pt idx="70">
                  <c:v>-11.207381199815149</c:v>
                </c:pt>
                <c:pt idx="71">
                  <c:v>-11.628074577501749</c:v>
                </c:pt>
                <c:pt idx="72">
                  <c:v>-12.066887314309101</c:v>
                </c:pt>
                <c:pt idx="73">
                  <c:v>-12.524776374057749</c:v>
                </c:pt>
                <c:pt idx="74">
                  <c:v>-13.002757764862698</c:v>
                </c:pt>
                <c:pt idx="75">
                  <c:v>-13.501911057072951</c:v>
                </c:pt>
                <c:pt idx="76">
                  <c:v>-14.0233838463365</c:v>
                </c:pt>
                <c:pt idx="77">
                  <c:v>-14.568397209866101</c:v>
                </c:pt>
                <c:pt idx="78">
                  <c:v>-15.138250938364498</c:v>
                </c:pt>
                <c:pt idx="79">
                  <c:v>-15.7343299934663</c:v>
                </c:pt>
                <c:pt idx="80">
                  <c:v>-16.3528571032288</c:v>
                </c:pt>
              </c:numCache>
            </c:numRef>
          </c:yVal>
          <c:smooth val="0"/>
        </c:ser>
        <c:dLbls>
          <c:showLegendKey val="0"/>
          <c:showVal val="0"/>
          <c:showCatName val="0"/>
          <c:showSerName val="0"/>
          <c:showPercent val="0"/>
          <c:showBubbleSize val="0"/>
        </c:dLbls>
        <c:axId val="593882168"/>
        <c:axId val="593886480"/>
      </c:scatterChart>
      <c:valAx>
        <c:axId val="593882168"/>
        <c:scaling>
          <c:orientation val="minMax"/>
          <c:max val="1"/>
        </c:scaling>
        <c:delete val="0"/>
        <c:axPos val="b"/>
        <c:majorGridlines>
          <c:spPr>
            <a:ln w="9525" cap="flat" cmpd="sng" algn="ctr">
              <a:solidFill>
                <a:schemeClr val="tx1">
                  <a:lumMod val="15000"/>
                  <a:lumOff val="85000"/>
                </a:schemeClr>
              </a:solidFill>
              <a:round/>
            </a:ln>
            <a:effectLst/>
          </c:spPr>
        </c:majorGridlines>
        <c:title>
          <c:tx>
            <c:rich>
              <a:bodyPr rot="0" vert="horz"/>
              <a:lstStyle/>
              <a:p>
                <a:pPr>
                  <a:defRPr/>
                </a:pPr>
                <a:r>
                  <a:rPr lang="fr-FR"/>
                  <a:t>dimensionless slider length X/L </a:t>
                </a:r>
              </a:p>
            </c:rich>
          </c:tx>
          <c:layout/>
          <c:overlay val="0"/>
          <c:spPr>
            <a:noFill/>
            <a:ln>
              <a:noFill/>
            </a:ln>
            <a:effectLst/>
          </c:spPr>
        </c:title>
        <c:numFmt formatCode="General" sourceLinked="0"/>
        <c:majorTickMark val="none"/>
        <c:minorTickMark val="none"/>
        <c:tickLblPos val="low"/>
        <c:spPr>
          <a:noFill/>
          <a:ln>
            <a:noFill/>
          </a:ln>
          <a:effectLst/>
        </c:spPr>
        <c:txPr>
          <a:bodyPr rot="-60000000" vert="horz"/>
          <a:lstStyle/>
          <a:p>
            <a:pPr>
              <a:defRPr/>
            </a:pPr>
            <a:endParaRPr lang="fr-FR"/>
          </a:p>
        </c:txPr>
        <c:crossAx val="593886480"/>
        <c:crosses val="autoZero"/>
        <c:crossBetween val="midCat"/>
      </c:valAx>
      <c:valAx>
        <c:axId val="593886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vert="horz"/>
              <a:lstStyle/>
              <a:p>
                <a:pPr>
                  <a:defRPr/>
                </a:pPr>
                <a:r>
                  <a:rPr lang="en-US"/>
                  <a:t>dimensionless temperature gradient </a:t>
                </a:r>
                <a:endParaRPr lang="fr-FR"/>
              </a:p>
            </c:rich>
          </c:tx>
          <c:layout/>
          <c:overlay val="0"/>
          <c:spPr>
            <a:noFill/>
            <a:ln>
              <a:noFill/>
            </a:ln>
            <a:effectLst/>
          </c:sp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pPr>
            <a:endParaRPr lang="fr-FR"/>
          </a:p>
        </c:txPr>
        <c:crossAx val="593882168"/>
        <c:crosses val="autoZero"/>
        <c:crossBetween val="midCat"/>
      </c:valAx>
      <c:spPr>
        <a:noFill/>
        <a:ln>
          <a:noFill/>
        </a:ln>
        <a:effectLst/>
      </c:spPr>
    </c:plotArea>
    <c:legend>
      <c:legendPos val="t"/>
      <c:layout>
        <c:manualLayout>
          <c:xMode val="edge"/>
          <c:yMode val="edge"/>
          <c:x val="0.12117721395936622"/>
          <c:y val="0.61654587784999282"/>
          <c:w val="0.6252616667239983"/>
          <c:h val="0.14873870868837161"/>
        </c:manualLayout>
      </c:layout>
      <c:overlay val="0"/>
      <c:spPr>
        <a:solidFill>
          <a:schemeClr val="bg1"/>
        </a:solidFill>
        <a:ln>
          <a:solidFill>
            <a:schemeClr val="tx1"/>
          </a:solidFill>
        </a:ln>
        <a:effectLst/>
      </c:spPr>
      <c:txPr>
        <a:bodyPr rot="0" vert="horz"/>
        <a:lstStyle/>
        <a:p>
          <a:pPr>
            <a:defRPr/>
          </a:pPr>
          <a:endParaRPr lang="fr-FR"/>
        </a:p>
      </c:txPr>
    </c:legend>
    <c:plotVisOnly val="1"/>
    <c:dispBlanksAs val="gap"/>
    <c:showDLblsOverMax val="0"/>
  </c:chart>
  <c:spPr>
    <a:solidFill>
      <a:schemeClr val="bg1"/>
    </a:solidFill>
    <a:ln w="9525" cap="flat" cmpd="sng" algn="ctr">
      <a:noFill/>
      <a:round/>
    </a:ln>
    <a:effectLst/>
  </c:spPr>
  <c:txPr>
    <a:bodyPr/>
    <a:lstStyle/>
    <a:p>
      <a:pPr>
        <a:defRPr>
          <a:solidFill>
            <a:schemeClr val="tx1"/>
          </a:solidFill>
        </a:defRPr>
      </a:pPr>
      <a:endParaRPr lang="fr-FR"/>
    </a:p>
  </c:tx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3724291210450552E-2"/>
          <c:y val="4.2296571196692855E-2"/>
          <c:w val="0.89805979789590173"/>
          <c:h val="0.80724324634862044"/>
        </c:manualLayout>
      </c:layout>
      <c:scatterChart>
        <c:scatterStyle val="lineMarker"/>
        <c:varyColors val="0"/>
        <c:ser>
          <c:idx val="8"/>
          <c:order val="0"/>
          <c:tx>
            <c:v>Lobatto N=10</c:v>
          </c:tx>
          <c:spPr>
            <a:ln w="25400">
              <a:solidFill>
                <a:srgbClr val="FF0000"/>
              </a:solidFill>
            </a:ln>
          </c:spPr>
          <c:marker>
            <c:symbol val="none"/>
          </c:marker>
          <c:xVal>
            <c:numRef>
              <c:f>'Flux_X=1.0 (adi)'!$A$2:$A$162</c:f>
              <c:numCache>
                <c:formatCode>0.000000</c:formatCode>
                <c:ptCount val="161"/>
                <c:pt idx="0">
                  <c:v>3.9968028886505604E-15</c:v>
                </c:pt>
                <c:pt idx="1">
                  <c:v>6.2500000000039703E-3</c:v>
                </c:pt>
                <c:pt idx="2">
                  <c:v>1.2500000000003999E-2</c:v>
                </c:pt>
                <c:pt idx="3">
                  <c:v>1.8750000000003E-2</c:v>
                </c:pt>
                <c:pt idx="4">
                  <c:v>2.5000000000002999E-2</c:v>
                </c:pt>
                <c:pt idx="5">
                  <c:v>3.1250000000002998E-2</c:v>
                </c:pt>
                <c:pt idx="6">
                  <c:v>3.7500000000003003E-2</c:v>
                </c:pt>
                <c:pt idx="7">
                  <c:v>4.3750000000003002E-2</c:v>
                </c:pt>
                <c:pt idx="8">
                  <c:v>5.0000000000003E-2</c:v>
                </c:pt>
                <c:pt idx="9">
                  <c:v>5.6250000000002999E-2</c:v>
                </c:pt>
                <c:pt idx="10">
                  <c:v>6.2500000000002998E-2</c:v>
                </c:pt>
                <c:pt idx="11">
                  <c:v>6.8750000000003003E-2</c:v>
                </c:pt>
                <c:pt idx="12">
                  <c:v>7.5000000000002995E-2</c:v>
                </c:pt>
                <c:pt idx="13">
                  <c:v>8.1250000000003E-2</c:v>
                </c:pt>
                <c:pt idx="14">
                  <c:v>8.7500000000003006E-2</c:v>
                </c:pt>
                <c:pt idx="15">
                  <c:v>9.3750000000002998E-2</c:v>
                </c:pt>
                <c:pt idx="16">
                  <c:v>0.100000000000003</c:v>
                </c:pt>
                <c:pt idx="17">
                  <c:v>0.10625000000000299</c:v>
                </c:pt>
                <c:pt idx="18">
                  <c:v>0.112500000000003</c:v>
                </c:pt>
                <c:pt idx="19">
                  <c:v>0.11875000000000301</c:v>
                </c:pt>
                <c:pt idx="20">
                  <c:v>0.125000000000003</c:v>
                </c:pt>
                <c:pt idx="21">
                  <c:v>0.131250000000003</c:v>
                </c:pt>
                <c:pt idx="22">
                  <c:v>0.13750000000000301</c:v>
                </c:pt>
                <c:pt idx="23">
                  <c:v>0.14375000000000299</c:v>
                </c:pt>
                <c:pt idx="24">
                  <c:v>0.15000000000000299</c:v>
                </c:pt>
                <c:pt idx="25">
                  <c:v>0.156250000000003</c:v>
                </c:pt>
                <c:pt idx="26">
                  <c:v>0.162500000000003</c:v>
                </c:pt>
                <c:pt idx="27">
                  <c:v>0.16875000000000301</c:v>
                </c:pt>
                <c:pt idx="28">
                  <c:v>0.17500000000000299</c:v>
                </c:pt>
                <c:pt idx="29">
                  <c:v>0.18125000000000299</c:v>
                </c:pt>
                <c:pt idx="30">
                  <c:v>0.187500000000003</c:v>
                </c:pt>
                <c:pt idx="31">
                  <c:v>0.193750000000003</c:v>
                </c:pt>
                <c:pt idx="32">
                  <c:v>0.20000000000000301</c:v>
                </c:pt>
                <c:pt idx="33">
                  <c:v>0.20625000000000299</c:v>
                </c:pt>
                <c:pt idx="34">
                  <c:v>0.21250000000000299</c:v>
                </c:pt>
                <c:pt idx="35">
                  <c:v>0.218750000000003</c:v>
                </c:pt>
                <c:pt idx="36">
                  <c:v>0.225000000000003</c:v>
                </c:pt>
                <c:pt idx="37">
                  <c:v>0.23125000000000301</c:v>
                </c:pt>
                <c:pt idx="38">
                  <c:v>0.23750000000000299</c:v>
                </c:pt>
                <c:pt idx="39">
                  <c:v>0.24375000000000299</c:v>
                </c:pt>
                <c:pt idx="40">
                  <c:v>0.250000000000003</c:v>
                </c:pt>
                <c:pt idx="41">
                  <c:v>0.25625000000000298</c:v>
                </c:pt>
                <c:pt idx="42">
                  <c:v>0.26250000000000301</c:v>
                </c:pt>
                <c:pt idx="43">
                  <c:v>0.26875000000000299</c:v>
                </c:pt>
                <c:pt idx="44">
                  <c:v>0.27500000000000302</c:v>
                </c:pt>
                <c:pt idx="45">
                  <c:v>0.281250000000003</c:v>
                </c:pt>
                <c:pt idx="46">
                  <c:v>0.28750000000000298</c:v>
                </c:pt>
                <c:pt idx="47">
                  <c:v>0.29375000000000301</c:v>
                </c:pt>
                <c:pt idx="48">
                  <c:v>0.30000000000000199</c:v>
                </c:pt>
                <c:pt idx="49">
                  <c:v>0.30625000000000202</c:v>
                </c:pt>
                <c:pt idx="50">
                  <c:v>0.312500000000002</c:v>
                </c:pt>
                <c:pt idx="51">
                  <c:v>0.31875000000000198</c:v>
                </c:pt>
                <c:pt idx="52">
                  <c:v>0.32500000000000201</c:v>
                </c:pt>
                <c:pt idx="53">
                  <c:v>0.33125000000000199</c:v>
                </c:pt>
                <c:pt idx="54">
                  <c:v>0.33750000000000202</c:v>
                </c:pt>
                <c:pt idx="55">
                  <c:v>0.343750000000002</c:v>
                </c:pt>
                <c:pt idx="56">
                  <c:v>0.35000000000000198</c:v>
                </c:pt>
                <c:pt idx="57">
                  <c:v>0.35625000000000201</c:v>
                </c:pt>
                <c:pt idx="58">
                  <c:v>0.36250000000000199</c:v>
                </c:pt>
                <c:pt idx="59">
                  <c:v>0.36875000000000202</c:v>
                </c:pt>
                <c:pt idx="60">
                  <c:v>0.375000000000002</c:v>
                </c:pt>
                <c:pt idx="61">
                  <c:v>0.38125000000000198</c:v>
                </c:pt>
                <c:pt idx="62">
                  <c:v>0.38750000000000201</c:v>
                </c:pt>
                <c:pt idx="63">
                  <c:v>0.39375000000000199</c:v>
                </c:pt>
                <c:pt idx="64">
                  <c:v>0.40000000000000202</c:v>
                </c:pt>
                <c:pt idx="65">
                  <c:v>0.406250000000002</c:v>
                </c:pt>
                <c:pt idx="66">
                  <c:v>0.41250000000000198</c:v>
                </c:pt>
                <c:pt idx="67">
                  <c:v>0.41875000000000201</c:v>
                </c:pt>
                <c:pt idx="68">
                  <c:v>0.42500000000000199</c:v>
                </c:pt>
                <c:pt idx="69">
                  <c:v>0.43125000000000202</c:v>
                </c:pt>
                <c:pt idx="70">
                  <c:v>0.437500000000002</c:v>
                </c:pt>
                <c:pt idx="71">
                  <c:v>0.44375000000000198</c:v>
                </c:pt>
                <c:pt idx="72">
                  <c:v>0.45000000000000201</c:v>
                </c:pt>
                <c:pt idx="73">
                  <c:v>0.45625000000000199</c:v>
                </c:pt>
                <c:pt idx="74">
                  <c:v>0.46250000000000202</c:v>
                </c:pt>
                <c:pt idx="75">
                  <c:v>0.468750000000002</c:v>
                </c:pt>
                <c:pt idx="76">
                  <c:v>0.47500000000000198</c:v>
                </c:pt>
                <c:pt idx="77">
                  <c:v>0.48125000000000201</c:v>
                </c:pt>
                <c:pt idx="78">
                  <c:v>0.48750000000000199</c:v>
                </c:pt>
                <c:pt idx="79">
                  <c:v>0.49375000000000202</c:v>
                </c:pt>
                <c:pt idx="80">
                  <c:v>0.500000000000002</c:v>
                </c:pt>
                <c:pt idx="81">
                  <c:v>0.50625000000000198</c:v>
                </c:pt>
                <c:pt idx="82">
                  <c:v>0.51250000000000195</c:v>
                </c:pt>
                <c:pt idx="83">
                  <c:v>0.51875000000000204</c:v>
                </c:pt>
                <c:pt idx="84">
                  <c:v>0.52500000000000202</c:v>
                </c:pt>
                <c:pt idx="85">
                  <c:v>0.531250000000002</c:v>
                </c:pt>
                <c:pt idx="86">
                  <c:v>0.53750000000000198</c:v>
                </c:pt>
                <c:pt idx="87">
                  <c:v>0.54375000000000195</c:v>
                </c:pt>
                <c:pt idx="88">
                  <c:v>0.55000000000000204</c:v>
                </c:pt>
                <c:pt idx="89">
                  <c:v>0.55625000000000202</c:v>
                </c:pt>
                <c:pt idx="90">
                  <c:v>0.562500000000002</c:v>
                </c:pt>
                <c:pt idx="91">
                  <c:v>0.56875000000000198</c:v>
                </c:pt>
                <c:pt idx="92">
                  <c:v>0.57500000000000195</c:v>
                </c:pt>
                <c:pt idx="93">
                  <c:v>0.58125000000000104</c:v>
                </c:pt>
                <c:pt idx="94">
                  <c:v>0.58750000000000102</c:v>
                </c:pt>
                <c:pt idx="95">
                  <c:v>0.593750000000001</c:v>
                </c:pt>
                <c:pt idx="96">
                  <c:v>0.60000000000000098</c:v>
                </c:pt>
                <c:pt idx="97">
                  <c:v>0.60625000000000095</c:v>
                </c:pt>
                <c:pt idx="98">
                  <c:v>0.61250000000000104</c:v>
                </c:pt>
                <c:pt idx="99">
                  <c:v>0.61875000000000102</c:v>
                </c:pt>
                <c:pt idx="100">
                  <c:v>0.625000000000001</c:v>
                </c:pt>
                <c:pt idx="101">
                  <c:v>0.63125000000000098</c:v>
                </c:pt>
                <c:pt idx="102">
                  <c:v>0.63750000000000095</c:v>
                </c:pt>
                <c:pt idx="103">
                  <c:v>0.64375000000000104</c:v>
                </c:pt>
                <c:pt idx="104">
                  <c:v>0.65000000000000102</c:v>
                </c:pt>
                <c:pt idx="105">
                  <c:v>0.656250000000001</c:v>
                </c:pt>
                <c:pt idx="106">
                  <c:v>0.66250000000000098</c:v>
                </c:pt>
                <c:pt idx="107">
                  <c:v>0.66875000000000095</c:v>
                </c:pt>
                <c:pt idx="108">
                  <c:v>0.67500000000000104</c:v>
                </c:pt>
                <c:pt idx="109">
                  <c:v>0.68125000000000102</c:v>
                </c:pt>
                <c:pt idx="110">
                  <c:v>0.687500000000001</c:v>
                </c:pt>
                <c:pt idx="111">
                  <c:v>0.69375000000000098</c:v>
                </c:pt>
                <c:pt idx="112">
                  <c:v>0.70000000000000095</c:v>
                </c:pt>
                <c:pt idx="113">
                  <c:v>0.70625000000000104</c:v>
                </c:pt>
                <c:pt idx="114">
                  <c:v>0.71250000000000102</c:v>
                </c:pt>
                <c:pt idx="115">
                  <c:v>0.718750000000001</c:v>
                </c:pt>
                <c:pt idx="116">
                  <c:v>0.72500000000000098</c:v>
                </c:pt>
                <c:pt idx="117">
                  <c:v>0.73125000000000095</c:v>
                </c:pt>
                <c:pt idx="118">
                  <c:v>0.73750000000000104</c:v>
                </c:pt>
                <c:pt idx="119">
                  <c:v>0.74375000000000102</c:v>
                </c:pt>
                <c:pt idx="120">
                  <c:v>0.750000000000001</c:v>
                </c:pt>
                <c:pt idx="121">
                  <c:v>0.75625000000000098</c:v>
                </c:pt>
                <c:pt idx="122">
                  <c:v>0.76250000000000095</c:v>
                </c:pt>
                <c:pt idx="123">
                  <c:v>0.76875000000000104</c:v>
                </c:pt>
                <c:pt idx="124">
                  <c:v>0.77500000000000102</c:v>
                </c:pt>
                <c:pt idx="125">
                  <c:v>0.781250000000001</c:v>
                </c:pt>
                <c:pt idx="126">
                  <c:v>0.78750000000000098</c:v>
                </c:pt>
                <c:pt idx="127">
                  <c:v>0.79375000000000095</c:v>
                </c:pt>
                <c:pt idx="128">
                  <c:v>0.80000000000000104</c:v>
                </c:pt>
                <c:pt idx="129">
                  <c:v>0.80625000000000102</c:v>
                </c:pt>
                <c:pt idx="130">
                  <c:v>0.812500000000001</c:v>
                </c:pt>
                <c:pt idx="131">
                  <c:v>0.81875000000000098</c:v>
                </c:pt>
                <c:pt idx="132">
                  <c:v>0.82500000000000095</c:v>
                </c:pt>
                <c:pt idx="133">
                  <c:v>0.83125000000000104</c:v>
                </c:pt>
                <c:pt idx="134">
                  <c:v>0.83750000000000102</c:v>
                </c:pt>
                <c:pt idx="135">
                  <c:v>0.843750000000001</c:v>
                </c:pt>
                <c:pt idx="136">
                  <c:v>0.85000000000000098</c:v>
                </c:pt>
                <c:pt idx="137">
                  <c:v>0.85625000000000095</c:v>
                </c:pt>
                <c:pt idx="138">
                  <c:v>0.86250000000000004</c:v>
                </c:pt>
                <c:pt idx="139">
                  <c:v>0.86875000000000002</c:v>
                </c:pt>
                <c:pt idx="140">
                  <c:v>0.875</c:v>
                </c:pt>
                <c:pt idx="141">
                  <c:v>0.88124999999999998</c:v>
                </c:pt>
                <c:pt idx="142">
                  <c:v>0.88749999999999996</c:v>
                </c:pt>
                <c:pt idx="143">
                  <c:v>0.89375000000000004</c:v>
                </c:pt>
                <c:pt idx="144">
                  <c:v>0.9</c:v>
                </c:pt>
                <c:pt idx="145">
                  <c:v>0.90625</c:v>
                </c:pt>
                <c:pt idx="146">
                  <c:v>0.91249999999999998</c:v>
                </c:pt>
                <c:pt idx="147">
                  <c:v>0.91874999999999996</c:v>
                </c:pt>
                <c:pt idx="148">
                  <c:v>0.92500000000000004</c:v>
                </c:pt>
                <c:pt idx="149">
                  <c:v>0.93125000000000002</c:v>
                </c:pt>
                <c:pt idx="150">
                  <c:v>0.9375</c:v>
                </c:pt>
                <c:pt idx="151">
                  <c:v>0.94374999999999998</c:v>
                </c:pt>
                <c:pt idx="152">
                  <c:v>0.95</c:v>
                </c:pt>
                <c:pt idx="153">
                  <c:v>0.95625000000000004</c:v>
                </c:pt>
                <c:pt idx="154">
                  <c:v>0.96250000000000002</c:v>
                </c:pt>
                <c:pt idx="155">
                  <c:v>0.96875</c:v>
                </c:pt>
                <c:pt idx="156">
                  <c:v>0.97499999999999998</c:v>
                </c:pt>
                <c:pt idx="157">
                  <c:v>0.98124999999999996</c:v>
                </c:pt>
                <c:pt idx="158">
                  <c:v>0.98750000000000004</c:v>
                </c:pt>
                <c:pt idx="159">
                  <c:v>0.99375000000000002</c:v>
                </c:pt>
                <c:pt idx="160">
                  <c:v>1</c:v>
                </c:pt>
              </c:numCache>
            </c:numRef>
          </c:xVal>
          <c:yVal>
            <c:numRef>
              <c:f>'Flux_X=1.0 (adi)'!$F$2:$F$162</c:f>
              <c:numCache>
                <c:formatCode>0.00E+00</c:formatCode>
                <c:ptCount val="161"/>
                <c:pt idx="0">
                  <c:v>0.11332782124733849</c:v>
                </c:pt>
                <c:pt idx="1">
                  <c:v>0.11332782124733849</c:v>
                </c:pt>
                <c:pt idx="2">
                  <c:v>0.32834899047017496</c:v>
                </c:pt>
                <c:pt idx="3">
                  <c:v>0.54074670899060995</c:v>
                </c:pt>
                <c:pt idx="4">
                  <c:v>0.75052912856824494</c:v>
                </c:pt>
                <c:pt idx="5">
                  <c:v>0.95769796547298502</c:v>
                </c:pt>
                <c:pt idx="6">
                  <c:v>1.162258255857775</c:v>
                </c:pt>
                <c:pt idx="7">
                  <c:v>1.3642089697464099</c:v>
                </c:pt>
                <c:pt idx="8">
                  <c:v>1.56356011372523</c:v>
                </c:pt>
                <c:pt idx="9">
                  <c:v>1.7603120887108599</c:v>
                </c:pt>
                <c:pt idx="10">
                  <c:v>1.9544706782801551</c:v>
                </c:pt>
                <c:pt idx="11">
                  <c:v>2.1460367888986953</c:v>
                </c:pt>
                <c:pt idx="12">
                  <c:v>2.335032242917205</c:v>
                </c:pt>
                <c:pt idx="13">
                  <c:v>2.5214638312460198</c:v>
                </c:pt>
                <c:pt idx="14">
                  <c:v>2.705319868423115</c:v>
                </c:pt>
                <c:pt idx="15">
                  <c:v>2.8865933819852501</c:v>
                </c:pt>
                <c:pt idx="16">
                  <c:v>3.0653101157807301</c:v>
                </c:pt>
                <c:pt idx="17">
                  <c:v>3.2414738633153197</c:v>
                </c:pt>
                <c:pt idx="18">
                  <c:v>3.4151161195887552</c:v>
                </c:pt>
                <c:pt idx="19">
                  <c:v>3.5861981696999647</c:v>
                </c:pt>
                <c:pt idx="20">
                  <c:v>3.7547476280980399</c:v>
                </c:pt>
                <c:pt idx="21">
                  <c:v>3.920777461080855</c:v>
                </c:pt>
                <c:pt idx="22">
                  <c:v>4.0842858635957047</c:v>
                </c:pt>
                <c:pt idx="23">
                  <c:v>4.2452827630278547</c:v>
                </c:pt>
                <c:pt idx="24">
                  <c:v>4.4037786823369602</c:v>
                </c:pt>
                <c:pt idx="25">
                  <c:v>4.5597737063158048</c:v>
                </c:pt>
                <c:pt idx="26">
                  <c:v>4.71327921676325</c:v>
                </c:pt>
                <c:pt idx="27">
                  <c:v>4.8642979041500194</c:v>
                </c:pt>
                <c:pt idx="28">
                  <c:v>5.0128392994671005</c:v>
                </c:pt>
                <c:pt idx="29">
                  <c:v>5.1589092423725997</c:v>
                </c:pt>
                <c:pt idx="30">
                  <c:v>5.3025154007055004</c:v>
                </c:pt>
                <c:pt idx="31">
                  <c:v>5.4436665915370499</c:v>
                </c:pt>
                <c:pt idx="32">
                  <c:v>5.5823712707662505</c:v>
                </c:pt>
                <c:pt idx="33">
                  <c:v>5.7186373968447501</c:v>
                </c:pt>
                <c:pt idx="34">
                  <c:v>5.85246774839095</c:v>
                </c:pt>
                <c:pt idx="35">
                  <c:v>5.9838700538606506</c:v>
                </c:pt>
                <c:pt idx="36">
                  <c:v>6.1128536528149997</c:v>
                </c:pt>
                <c:pt idx="37">
                  <c:v>6.2394242027135496</c:v>
                </c:pt>
                <c:pt idx="38">
                  <c:v>6.3635901814763001</c:v>
                </c:pt>
                <c:pt idx="39">
                  <c:v>6.4853583303831996</c:v>
                </c:pt>
                <c:pt idx="40">
                  <c:v>6.6047360178020496</c:v>
                </c:pt>
                <c:pt idx="41">
                  <c:v>6.7217308141197503</c:v>
                </c:pt>
                <c:pt idx="42">
                  <c:v>6.8363488722176502</c:v>
                </c:pt>
                <c:pt idx="43">
                  <c:v>6.9485990176159005</c:v>
                </c:pt>
                <c:pt idx="44">
                  <c:v>7.0584859759306493</c:v>
                </c:pt>
                <c:pt idx="45">
                  <c:v>7.1660173343134002</c:v>
                </c:pt>
                <c:pt idx="46">
                  <c:v>7.2711993726599005</c:v>
                </c:pt>
                <c:pt idx="47">
                  <c:v>7.3740384024426007</c:v>
                </c:pt>
                <c:pt idx="48">
                  <c:v>7.4745420262535003</c:v>
                </c:pt>
                <c:pt idx="49">
                  <c:v>7.5727160723727494</c:v>
                </c:pt>
                <c:pt idx="50">
                  <c:v>7.6685666757798501</c:v>
                </c:pt>
                <c:pt idx="51">
                  <c:v>7.7620992550157499</c:v>
                </c:pt>
                <c:pt idx="52">
                  <c:v>7.8533191509930997</c:v>
                </c:pt>
                <c:pt idx="53">
                  <c:v>7.9422326686544498</c:v>
                </c:pt>
                <c:pt idx="54">
                  <c:v>8.0288455168518489</c:v>
                </c:pt>
                <c:pt idx="55">
                  <c:v>8.1131632817377</c:v>
                </c:pt>
                <c:pt idx="56">
                  <c:v>8.1951890369856493</c:v>
                </c:pt>
                <c:pt idx="57">
                  <c:v>8.274928569145299</c:v>
                </c:pt>
                <c:pt idx="58">
                  <c:v>8.3523856604744999</c:v>
                </c:pt>
                <c:pt idx="59">
                  <c:v>8.4275793785611501</c:v>
                </c:pt>
                <c:pt idx="60">
                  <c:v>8.5004985152117989</c:v>
                </c:pt>
                <c:pt idx="61">
                  <c:v>8.57114671620125</c:v>
                </c:pt>
                <c:pt idx="62">
                  <c:v>8.639527228000949</c:v>
                </c:pt>
                <c:pt idx="63">
                  <c:v>8.7056423039709507</c:v>
                </c:pt>
                <c:pt idx="64">
                  <c:v>8.7694947186923997</c:v>
                </c:pt>
                <c:pt idx="65">
                  <c:v>8.8310862581698011</c:v>
                </c:pt>
                <c:pt idx="66">
                  <c:v>8.8904185825621997</c:v>
                </c:pt>
                <c:pt idx="67">
                  <c:v>8.9474930281808991</c:v>
                </c:pt>
                <c:pt idx="68">
                  <c:v>9.0023096127536508</c:v>
                </c:pt>
                <c:pt idx="69">
                  <c:v>9.0548685977645498</c:v>
                </c:pt>
                <c:pt idx="70">
                  <c:v>9.1051705794703501</c:v>
                </c:pt>
                <c:pt idx="71">
                  <c:v>9.1532147063842508</c:v>
                </c:pt>
                <c:pt idx="72">
                  <c:v>9.1990007272569496</c:v>
                </c:pt>
                <c:pt idx="73">
                  <c:v>9.2425268114788004</c:v>
                </c:pt>
                <c:pt idx="74">
                  <c:v>9.2837886200797008</c:v>
                </c:pt>
                <c:pt idx="75">
                  <c:v>9.3227836235187986</c:v>
                </c:pt>
                <c:pt idx="76">
                  <c:v>9.3595147479042495</c:v>
                </c:pt>
                <c:pt idx="77">
                  <c:v>9.3939718991183501</c:v>
                </c:pt>
                <c:pt idx="78">
                  <c:v>9.4261543054774002</c:v>
                </c:pt>
                <c:pt idx="79">
                  <c:v>9.4560550642959491</c:v>
                </c:pt>
                <c:pt idx="80">
                  <c:v>9.4836688517897993</c:v>
                </c:pt>
                <c:pt idx="81">
                  <c:v>9.5089911819790007</c:v>
                </c:pt>
                <c:pt idx="82">
                  <c:v>9.5320144329170997</c:v>
                </c:pt>
                <c:pt idx="83">
                  <c:v>9.5527297106771503</c:v>
                </c:pt>
                <c:pt idx="84">
                  <c:v>9.571130978023799</c:v>
                </c:pt>
                <c:pt idx="85">
                  <c:v>9.587210273094751</c:v>
                </c:pt>
                <c:pt idx="86">
                  <c:v>9.6009570889109987</c:v>
                </c:pt>
                <c:pt idx="87">
                  <c:v>9.6123616760058503</c:v>
                </c:pt>
                <c:pt idx="88">
                  <c:v>9.6214144669988002</c:v>
                </c:pt>
                <c:pt idx="89">
                  <c:v>9.6281046210785508</c:v>
                </c:pt>
                <c:pt idx="90">
                  <c:v>9.6324201062863004</c:v>
                </c:pt>
                <c:pt idx="91">
                  <c:v>9.6343485709614001</c:v>
                </c:pt>
                <c:pt idx="92">
                  <c:v>9.6338770940018996</c:v>
                </c:pt>
                <c:pt idx="93">
                  <c:v>9.6309928953804995</c:v>
                </c:pt>
                <c:pt idx="94">
                  <c:v>9.6256831829201008</c:v>
                </c:pt>
                <c:pt idx="95">
                  <c:v>9.6179330290670002</c:v>
                </c:pt>
                <c:pt idx="96">
                  <c:v>9.607727833858501</c:v>
                </c:pt>
                <c:pt idx="97">
                  <c:v>9.5950524781609499</c:v>
                </c:pt>
                <c:pt idx="98">
                  <c:v>9.5798918849197499</c:v>
                </c:pt>
                <c:pt idx="99">
                  <c:v>9.5622299780201008</c:v>
                </c:pt>
                <c:pt idx="100">
                  <c:v>9.5420507620997999</c:v>
                </c:pt>
                <c:pt idx="101">
                  <c:v>9.5193381263012995</c:v>
                </c:pt>
                <c:pt idx="102">
                  <c:v>9.4940758973448496</c:v>
                </c:pt>
                <c:pt idx="103">
                  <c:v>9.4662483432066491</c:v>
                </c:pt>
                <c:pt idx="104">
                  <c:v>9.4358380606001511</c:v>
                </c:pt>
                <c:pt idx="105">
                  <c:v>9.4028303993257492</c:v>
                </c:pt>
                <c:pt idx="106">
                  <c:v>9.3672087306112495</c:v>
                </c:pt>
                <c:pt idx="107">
                  <c:v>9.3289575923748007</c:v>
                </c:pt>
                <c:pt idx="108">
                  <c:v>9.2880628641733001</c:v>
                </c:pt>
                <c:pt idx="109">
                  <c:v>9.2445105425807501</c:v>
                </c:pt>
                <c:pt idx="110">
                  <c:v>9.1982873431047487</c:v>
                </c:pt>
                <c:pt idx="111">
                  <c:v>9.1493816014173497</c:v>
                </c:pt>
                <c:pt idx="112">
                  <c:v>9.0977824156211007</c:v>
                </c:pt>
                <c:pt idx="113">
                  <c:v>9.0434810827473999</c:v>
                </c:pt>
                <c:pt idx="114">
                  <c:v>8.9864703238920995</c:v>
                </c:pt>
                <c:pt idx="115">
                  <c:v>8.926744964949199</c:v>
                </c:pt>
                <c:pt idx="116">
                  <c:v>8.8643027764648004</c:v>
                </c:pt>
                <c:pt idx="117">
                  <c:v>8.799144264762301</c:v>
                </c:pt>
                <c:pt idx="118">
                  <c:v>8.7312728311698997</c:v>
                </c:pt>
                <c:pt idx="119">
                  <c:v>8.6606959547229003</c:v>
                </c:pt>
                <c:pt idx="120">
                  <c:v>8.5874245335113493</c:v>
                </c:pt>
                <c:pt idx="121">
                  <c:v>8.5114750440645999</c:v>
                </c:pt>
                <c:pt idx="122">
                  <c:v>8.4328687417188508</c:v>
                </c:pt>
                <c:pt idx="123">
                  <c:v>8.3516331056357505</c:v>
                </c:pt>
                <c:pt idx="124">
                  <c:v>8.2678020705948505</c:v>
                </c:pt>
                <c:pt idx="125">
                  <c:v>8.181416468673401</c:v>
                </c:pt>
                <c:pt idx="126">
                  <c:v>8.0925259270096994</c:v>
                </c:pt>
                <c:pt idx="127">
                  <c:v>8.0011893153445008</c:v>
                </c:pt>
                <c:pt idx="128">
                  <c:v>7.9074756813359999</c:v>
                </c:pt>
                <c:pt idx="129">
                  <c:v>7.8114651380533502</c:v>
                </c:pt>
                <c:pt idx="130">
                  <c:v>7.7132507761626998</c:v>
                </c:pt>
                <c:pt idx="131">
                  <c:v>7.6129397628373994</c:v>
                </c:pt>
                <c:pt idx="132">
                  <c:v>7.5106544248049003</c:v>
                </c:pt>
                <c:pt idx="133">
                  <c:v>7.4065350413322504</c:v>
                </c:pt>
                <c:pt idx="134">
                  <c:v>7.3007404289809994</c:v>
                </c:pt>
                <c:pt idx="135">
                  <c:v>7.1934521334934498</c:v>
                </c:pt>
                <c:pt idx="136">
                  <c:v>7.084873480633</c:v>
                </c:pt>
                <c:pt idx="137">
                  <c:v>6.9752352395637995</c:v>
                </c:pt>
                <c:pt idx="138">
                  <c:v>6.8647969444292993</c:v>
                </c:pt>
                <c:pt idx="139">
                  <c:v>6.7538497474745496</c:v>
                </c:pt>
                <c:pt idx="140">
                  <c:v>6.6427223242422002</c:v>
                </c:pt>
                <c:pt idx="141">
                  <c:v>6.5317820493942502</c:v>
                </c:pt>
                <c:pt idx="142">
                  <c:v>6.4214409096544998</c:v>
                </c:pt>
                <c:pt idx="143">
                  <c:v>6.3121588318188504</c:v>
                </c:pt>
                <c:pt idx="144">
                  <c:v>6.2044522106714499</c:v>
                </c:pt>
                <c:pt idx="145">
                  <c:v>6.0988974402694502</c:v>
                </c:pt>
                <c:pt idx="146">
                  <c:v>5.9961382923434501</c:v>
                </c:pt>
                <c:pt idx="147">
                  <c:v>5.8968948635883498</c:v>
                </c:pt>
                <c:pt idx="148">
                  <c:v>5.8019705302759998</c:v>
                </c:pt>
                <c:pt idx="149">
                  <c:v>5.7122630907020007</c:v>
                </c:pt>
                <c:pt idx="150">
                  <c:v>5.6287755633992003</c:v>
                </c:pt>
                <c:pt idx="151">
                  <c:v>5.5526268377996999</c:v>
                </c:pt>
                <c:pt idx="152">
                  <c:v>5.4850693092336495</c:v>
                </c:pt>
                <c:pt idx="153">
                  <c:v>5.4275018595741997</c:v>
                </c:pt>
                <c:pt idx="154">
                  <c:v>5.3814891604901494</c:v>
                </c:pt>
                <c:pt idx="155">
                  <c:v>5.3487806495462999</c:v>
                </c:pt>
                <c:pt idx="156">
                  <c:v>5.3313359119444002</c:v>
                </c:pt>
                <c:pt idx="157">
                  <c:v>5.3313510718678003</c:v>
                </c:pt>
                <c:pt idx="158">
                  <c:v>5.3512879381214997</c:v>
                </c:pt>
                <c:pt idx="159">
                  <c:v>5.3939075347509</c:v>
                </c:pt>
                <c:pt idx="160">
                  <c:v>5.4547442215027502</c:v>
                </c:pt>
              </c:numCache>
            </c:numRef>
          </c:yVal>
          <c:smooth val="0"/>
        </c:ser>
        <c:ser>
          <c:idx val="0"/>
          <c:order val="1"/>
          <c:tx>
            <c:v>Lobatto N=14</c:v>
          </c:tx>
          <c:marker>
            <c:symbol val="none"/>
          </c:marker>
          <c:xVal>
            <c:numRef>
              <c:f>'Flux_X=1.0 (adi)'!$A$2:$A$162</c:f>
              <c:numCache>
                <c:formatCode>0.000000</c:formatCode>
                <c:ptCount val="161"/>
                <c:pt idx="0">
                  <c:v>3.9968028886505604E-15</c:v>
                </c:pt>
                <c:pt idx="1">
                  <c:v>6.2500000000039703E-3</c:v>
                </c:pt>
                <c:pt idx="2">
                  <c:v>1.2500000000003999E-2</c:v>
                </c:pt>
                <c:pt idx="3">
                  <c:v>1.8750000000003E-2</c:v>
                </c:pt>
                <c:pt idx="4">
                  <c:v>2.5000000000002999E-2</c:v>
                </c:pt>
                <c:pt idx="5">
                  <c:v>3.1250000000002998E-2</c:v>
                </c:pt>
                <c:pt idx="6">
                  <c:v>3.7500000000003003E-2</c:v>
                </c:pt>
                <c:pt idx="7">
                  <c:v>4.3750000000003002E-2</c:v>
                </c:pt>
                <c:pt idx="8">
                  <c:v>5.0000000000003E-2</c:v>
                </c:pt>
                <c:pt idx="9">
                  <c:v>5.6250000000002999E-2</c:v>
                </c:pt>
                <c:pt idx="10">
                  <c:v>6.2500000000002998E-2</c:v>
                </c:pt>
                <c:pt idx="11">
                  <c:v>6.8750000000003003E-2</c:v>
                </c:pt>
                <c:pt idx="12">
                  <c:v>7.5000000000002995E-2</c:v>
                </c:pt>
                <c:pt idx="13">
                  <c:v>8.1250000000003E-2</c:v>
                </c:pt>
                <c:pt idx="14">
                  <c:v>8.7500000000003006E-2</c:v>
                </c:pt>
                <c:pt idx="15">
                  <c:v>9.3750000000002998E-2</c:v>
                </c:pt>
                <c:pt idx="16">
                  <c:v>0.100000000000003</c:v>
                </c:pt>
                <c:pt idx="17">
                  <c:v>0.10625000000000299</c:v>
                </c:pt>
                <c:pt idx="18">
                  <c:v>0.112500000000003</c:v>
                </c:pt>
                <c:pt idx="19">
                  <c:v>0.11875000000000301</c:v>
                </c:pt>
                <c:pt idx="20">
                  <c:v>0.125000000000003</c:v>
                </c:pt>
                <c:pt idx="21">
                  <c:v>0.131250000000003</c:v>
                </c:pt>
                <c:pt idx="22">
                  <c:v>0.13750000000000301</c:v>
                </c:pt>
                <c:pt idx="23">
                  <c:v>0.14375000000000299</c:v>
                </c:pt>
                <c:pt idx="24">
                  <c:v>0.15000000000000299</c:v>
                </c:pt>
                <c:pt idx="25">
                  <c:v>0.156250000000003</c:v>
                </c:pt>
                <c:pt idx="26">
                  <c:v>0.162500000000003</c:v>
                </c:pt>
                <c:pt idx="27">
                  <c:v>0.16875000000000301</c:v>
                </c:pt>
                <c:pt idx="28">
                  <c:v>0.17500000000000299</c:v>
                </c:pt>
                <c:pt idx="29">
                  <c:v>0.18125000000000299</c:v>
                </c:pt>
                <c:pt idx="30">
                  <c:v>0.187500000000003</c:v>
                </c:pt>
                <c:pt idx="31">
                  <c:v>0.193750000000003</c:v>
                </c:pt>
                <c:pt idx="32">
                  <c:v>0.20000000000000301</c:v>
                </c:pt>
                <c:pt idx="33">
                  <c:v>0.20625000000000299</c:v>
                </c:pt>
                <c:pt idx="34">
                  <c:v>0.21250000000000299</c:v>
                </c:pt>
                <c:pt idx="35">
                  <c:v>0.218750000000003</c:v>
                </c:pt>
                <c:pt idx="36">
                  <c:v>0.225000000000003</c:v>
                </c:pt>
                <c:pt idx="37">
                  <c:v>0.23125000000000301</c:v>
                </c:pt>
                <c:pt idx="38">
                  <c:v>0.23750000000000299</c:v>
                </c:pt>
                <c:pt idx="39">
                  <c:v>0.24375000000000299</c:v>
                </c:pt>
                <c:pt idx="40">
                  <c:v>0.250000000000003</c:v>
                </c:pt>
                <c:pt idx="41">
                  <c:v>0.25625000000000298</c:v>
                </c:pt>
                <c:pt idx="42">
                  <c:v>0.26250000000000301</c:v>
                </c:pt>
                <c:pt idx="43">
                  <c:v>0.26875000000000299</c:v>
                </c:pt>
                <c:pt idx="44">
                  <c:v>0.27500000000000302</c:v>
                </c:pt>
                <c:pt idx="45">
                  <c:v>0.281250000000003</c:v>
                </c:pt>
                <c:pt idx="46">
                  <c:v>0.28750000000000298</c:v>
                </c:pt>
                <c:pt idx="47">
                  <c:v>0.29375000000000301</c:v>
                </c:pt>
                <c:pt idx="48">
                  <c:v>0.30000000000000199</c:v>
                </c:pt>
                <c:pt idx="49">
                  <c:v>0.30625000000000202</c:v>
                </c:pt>
                <c:pt idx="50">
                  <c:v>0.312500000000002</c:v>
                </c:pt>
                <c:pt idx="51">
                  <c:v>0.31875000000000198</c:v>
                </c:pt>
                <c:pt idx="52">
                  <c:v>0.32500000000000201</c:v>
                </c:pt>
                <c:pt idx="53">
                  <c:v>0.33125000000000199</c:v>
                </c:pt>
                <c:pt idx="54">
                  <c:v>0.33750000000000202</c:v>
                </c:pt>
                <c:pt idx="55">
                  <c:v>0.343750000000002</c:v>
                </c:pt>
                <c:pt idx="56">
                  <c:v>0.35000000000000198</c:v>
                </c:pt>
                <c:pt idx="57">
                  <c:v>0.35625000000000201</c:v>
                </c:pt>
                <c:pt idx="58">
                  <c:v>0.36250000000000199</c:v>
                </c:pt>
                <c:pt idx="59">
                  <c:v>0.36875000000000202</c:v>
                </c:pt>
                <c:pt idx="60">
                  <c:v>0.375000000000002</c:v>
                </c:pt>
                <c:pt idx="61">
                  <c:v>0.38125000000000198</c:v>
                </c:pt>
                <c:pt idx="62">
                  <c:v>0.38750000000000201</c:v>
                </c:pt>
                <c:pt idx="63">
                  <c:v>0.39375000000000199</c:v>
                </c:pt>
                <c:pt idx="64">
                  <c:v>0.40000000000000202</c:v>
                </c:pt>
                <c:pt idx="65">
                  <c:v>0.406250000000002</c:v>
                </c:pt>
                <c:pt idx="66">
                  <c:v>0.41250000000000198</c:v>
                </c:pt>
                <c:pt idx="67">
                  <c:v>0.41875000000000201</c:v>
                </c:pt>
                <c:pt idx="68">
                  <c:v>0.42500000000000199</c:v>
                </c:pt>
                <c:pt idx="69">
                  <c:v>0.43125000000000202</c:v>
                </c:pt>
                <c:pt idx="70">
                  <c:v>0.437500000000002</c:v>
                </c:pt>
                <c:pt idx="71">
                  <c:v>0.44375000000000198</c:v>
                </c:pt>
                <c:pt idx="72">
                  <c:v>0.45000000000000201</c:v>
                </c:pt>
                <c:pt idx="73">
                  <c:v>0.45625000000000199</c:v>
                </c:pt>
                <c:pt idx="74">
                  <c:v>0.46250000000000202</c:v>
                </c:pt>
                <c:pt idx="75">
                  <c:v>0.468750000000002</c:v>
                </c:pt>
                <c:pt idx="76">
                  <c:v>0.47500000000000198</c:v>
                </c:pt>
                <c:pt idx="77">
                  <c:v>0.48125000000000201</c:v>
                </c:pt>
                <c:pt idx="78">
                  <c:v>0.48750000000000199</c:v>
                </c:pt>
                <c:pt idx="79">
                  <c:v>0.49375000000000202</c:v>
                </c:pt>
                <c:pt idx="80">
                  <c:v>0.500000000000002</c:v>
                </c:pt>
                <c:pt idx="81">
                  <c:v>0.50625000000000198</c:v>
                </c:pt>
                <c:pt idx="82">
                  <c:v>0.51250000000000195</c:v>
                </c:pt>
                <c:pt idx="83">
                  <c:v>0.51875000000000204</c:v>
                </c:pt>
                <c:pt idx="84">
                  <c:v>0.52500000000000202</c:v>
                </c:pt>
                <c:pt idx="85">
                  <c:v>0.531250000000002</c:v>
                </c:pt>
                <c:pt idx="86">
                  <c:v>0.53750000000000198</c:v>
                </c:pt>
                <c:pt idx="87">
                  <c:v>0.54375000000000195</c:v>
                </c:pt>
                <c:pt idx="88">
                  <c:v>0.55000000000000204</c:v>
                </c:pt>
                <c:pt idx="89">
                  <c:v>0.55625000000000202</c:v>
                </c:pt>
                <c:pt idx="90">
                  <c:v>0.562500000000002</c:v>
                </c:pt>
                <c:pt idx="91">
                  <c:v>0.56875000000000198</c:v>
                </c:pt>
                <c:pt idx="92">
                  <c:v>0.57500000000000195</c:v>
                </c:pt>
                <c:pt idx="93">
                  <c:v>0.58125000000000104</c:v>
                </c:pt>
                <c:pt idx="94">
                  <c:v>0.58750000000000102</c:v>
                </c:pt>
                <c:pt idx="95">
                  <c:v>0.593750000000001</c:v>
                </c:pt>
                <c:pt idx="96">
                  <c:v>0.60000000000000098</c:v>
                </c:pt>
                <c:pt idx="97">
                  <c:v>0.60625000000000095</c:v>
                </c:pt>
                <c:pt idx="98">
                  <c:v>0.61250000000000104</c:v>
                </c:pt>
                <c:pt idx="99">
                  <c:v>0.61875000000000102</c:v>
                </c:pt>
                <c:pt idx="100">
                  <c:v>0.625000000000001</c:v>
                </c:pt>
                <c:pt idx="101">
                  <c:v>0.63125000000000098</c:v>
                </c:pt>
                <c:pt idx="102">
                  <c:v>0.63750000000000095</c:v>
                </c:pt>
                <c:pt idx="103">
                  <c:v>0.64375000000000104</c:v>
                </c:pt>
                <c:pt idx="104">
                  <c:v>0.65000000000000102</c:v>
                </c:pt>
                <c:pt idx="105">
                  <c:v>0.656250000000001</c:v>
                </c:pt>
                <c:pt idx="106">
                  <c:v>0.66250000000000098</c:v>
                </c:pt>
                <c:pt idx="107">
                  <c:v>0.66875000000000095</c:v>
                </c:pt>
                <c:pt idx="108">
                  <c:v>0.67500000000000104</c:v>
                </c:pt>
                <c:pt idx="109">
                  <c:v>0.68125000000000102</c:v>
                </c:pt>
                <c:pt idx="110">
                  <c:v>0.687500000000001</c:v>
                </c:pt>
                <c:pt idx="111">
                  <c:v>0.69375000000000098</c:v>
                </c:pt>
                <c:pt idx="112">
                  <c:v>0.70000000000000095</c:v>
                </c:pt>
                <c:pt idx="113">
                  <c:v>0.70625000000000104</c:v>
                </c:pt>
                <c:pt idx="114">
                  <c:v>0.71250000000000102</c:v>
                </c:pt>
                <c:pt idx="115">
                  <c:v>0.718750000000001</c:v>
                </c:pt>
                <c:pt idx="116">
                  <c:v>0.72500000000000098</c:v>
                </c:pt>
                <c:pt idx="117">
                  <c:v>0.73125000000000095</c:v>
                </c:pt>
                <c:pt idx="118">
                  <c:v>0.73750000000000104</c:v>
                </c:pt>
                <c:pt idx="119">
                  <c:v>0.74375000000000102</c:v>
                </c:pt>
                <c:pt idx="120">
                  <c:v>0.750000000000001</c:v>
                </c:pt>
                <c:pt idx="121">
                  <c:v>0.75625000000000098</c:v>
                </c:pt>
                <c:pt idx="122">
                  <c:v>0.76250000000000095</c:v>
                </c:pt>
                <c:pt idx="123">
                  <c:v>0.76875000000000104</c:v>
                </c:pt>
                <c:pt idx="124">
                  <c:v>0.77500000000000102</c:v>
                </c:pt>
                <c:pt idx="125">
                  <c:v>0.781250000000001</c:v>
                </c:pt>
                <c:pt idx="126">
                  <c:v>0.78750000000000098</c:v>
                </c:pt>
                <c:pt idx="127">
                  <c:v>0.79375000000000095</c:v>
                </c:pt>
                <c:pt idx="128">
                  <c:v>0.80000000000000104</c:v>
                </c:pt>
                <c:pt idx="129">
                  <c:v>0.80625000000000102</c:v>
                </c:pt>
                <c:pt idx="130">
                  <c:v>0.812500000000001</c:v>
                </c:pt>
                <c:pt idx="131">
                  <c:v>0.81875000000000098</c:v>
                </c:pt>
                <c:pt idx="132">
                  <c:v>0.82500000000000095</c:v>
                </c:pt>
                <c:pt idx="133">
                  <c:v>0.83125000000000104</c:v>
                </c:pt>
                <c:pt idx="134">
                  <c:v>0.83750000000000102</c:v>
                </c:pt>
                <c:pt idx="135">
                  <c:v>0.843750000000001</c:v>
                </c:pt>
                <c:pt idx="136">
                  <c:v>0.85000000000000098</c:v>
                </c:pt>
                <c:pt idx="137">
                  <c:v>0.85625000000000095</c:v>
                </c:pt>
                <c:pt idx="138">
                  <c:v>0.86250000000000004</c:v>
                </c:pt>
                <c:pt idx="139">
                  <c:v>0.86875000000000002</c:v>
                </c:pt>
                <c:pt idx="140">
                  <c:v>0.875</c:v>
                </c:pt>
                <c:pt idx="141">
                  <c:v>0.88124999999999998</c:v>
                </c:pt>
                <c:pt idx="142">
                  <c:v>0.88749999999999996</c:v>
                </c:pt>
                <c:pt idx="143">
                  <c:v>0.89375000000000004</c:v>
                </c:pt>
                <c:pt idx="144">
                  <c:v>0.9</c:v>
                </c:pt>
                <c:pt idx="145">
                  <c:v>0.90625</c:v>
                </c:pt>
                <c:pt idx="146">
                  <c:v>0.91249999999999998</c:v>
                </c:pt>
                <c:pt idx="147">
                  <c:v>0.91874999999999996</c:v>
                </c:pt>
                <c:pt idx="148">
                  <c:v>0.92500000000000004</c:v>
                </c:pt>
                <c:pt idx="149">
                  <c:v>0.93125000000000002</c:v>
                </c:pt>
                <c:pt idx="150">
                  <c:v>0.9375</c:v>
                </c:pt>
                <c:pt idx="151">
                  <c:v>0.94374999999999998</c:v>
                </c:pt>
                <c:pt idx="152">
                  <c:v>0.95</c:v>
                </c:pt>
                <c:pt idx="153">
                  <c:v>0.95625000000000004</c:v>
                </c:pt>
                <c:pt idx="154">
                  <c:v>0.96250000000000002</c:v>
                </c:pt>
                <c:pt idx="155">
                  <c:v>0.96875</c:v>
                </c:pt>
                <c:pt idx="156">
                  <c:v>0.97499999999999998</c:v>
                </c:pt>
                <c:pt idx="157">
                  <c:v>0.98124999999999996</c:v>
                </c:pt>
                <c:pt idx="158">
                  <c:v>0.98750000000000004</c:v>
                </c:pt>
                <c:pt idx="159">
                  <c:v>0.99375000000000002</c:v>
                </c:pt>
                <c:pt idx="160">
                  <c:v>1</c:v>
                </c:pt>
              </c:numCache>
            </c:numRef>
          </c:xVal>
          <c:yVal>
            <c:numRef>
              <c:f>'Flux_X=1.0 (adi)'!$E$2:$E$162</c:f>
              <c:numCache>
                <c:formatCode>0.00E+00</c:formatCode>
                <c:ptCount val="161"/>
                <c:pt idx="0">
                  <c:v>7.1552468685552997E-2</c:v>
                </c:pt>
                <c:pt idx="1">
                  <c:v>7.1552468685552997E-2</c:v>
                </c:pt>
                <c:pt idx="2">
                  <c:v>0.45358812384873204</c:v>
                </c:pt>
                <c:pt idx="3">
                  <c:v>0.81477196082326009</c:v>
                </c:pt>
                <c:pt idx="4">
                  <c:v>1.15646991673509</c:v>
                </c:pt>
                <c:pt idx="5">
                  <c:v>1.47992307823102</c:v>
                </c:pt>
                <c:pt idx="6">
                  <c:v>1.78630789977572</c:v>
                </c:pt>
                <c:pt idx="7">
                  <c:v>2.0767173055704649</c:v>
                </c:pt>
                <c:pt idx="8">
                  <c:v>2.3521907385654401</c:v>
                </c:pt>
                <c:pt idx="9">
                  <c:v>2.6136993874709402</c:v>
                </c:pt>
                <c:pt idx="10">
                  <c:v>2.862157256434525</c:v>
                </c:pt>
                <c:pt idx="11">
                  <c:v>3.0984166265578201</c:v>
                </c:pt>
                <c:pt idx="12">
                  <c:v>3.3232837621353299</c:v>
                </c:pt>
                <c:pt idx="13">
                  <c:v>3.5375147067603896</c:v>
                </c:pt>
                <c:pt idx="14">
                  <c:v>3.7418126130373253</c:v>
                </c:pt>
                <c:pt idx="15">
                  <c:v>3.9368357183310501</c:v>
                </c:pt>
                <c:pt idx="16">
                  <c:v>4.1231998261390848</c:v>
                </c:pt>
                <c:pt idx="17">
                  <c:v>4.3014795668245496</c:v>
                </c:pt>
                <c:pt idx="18">
                  <c:v>4.4722169577595947</c:v>
                </c:pt>
                <c:pt idx="19">
                  <c:v>4.6359050636806103</c:v>
                </c:pt>
                <c:pt idx="20">
                  <c:v>4.7930105277687556</c:v>
                </c:pt>
                <c:pt idx="21">
                  <c:v>4.9439701832934295</c:v>
                </c:pt>
                <c:pt idx="22">
                  <c:v>5.0891858690294001</c:v>
                </c:pt>
                <c:pt idx="23">
                  <c:v>5.2290320872410998</c:v>
                </c:pt>
                <c:pt idx="24">
                  <c:v>5.3638583011741501</c:v>
                </c:pt>
                <c:pt idx="25">
                  <c:v>5.4939855994902498</c:v>
                </c:pt>
                <c:pt idx="26">
                  <c:v>5.6197127215077503</c:v>
                </c:pt>
                <c:pt idx="27">
                  <c:v>5.7413156907763998</c:v>
                </c:pt>
                <c:pt idx="28">
                  <c:v>5.8590492965954502</c:v>
                </c:pt>
                <c:pt idx="29">
                  <c:v>5.9731495755674997</c:v>
                </c:pt>
                <c:pt idx="30">
                  <c:v>6.08383318505585</c:v>
                </c:pt>
                <c:pt idx="31">
                  <c:v>6.1913008153735998</c:v>
                </c:pt>
                <c:pt idx="32">
                  <c:v>6.2957376287363997</c:v>
                </c:pt>
                <c:pt idx="33">
                  <c:v>6.3973139831235502</c:v>
                </c:pt>
                <c:pt idx="34">
                  <c:v>6.4961846013505493</c:v>
                </c:pt>
                <c:pt idx="35">
                  <c:v>6.5924884783682502</c:v>
                </c:pt>
                <c:pt idx="36">
                  <c:v>6.6863569363813991</c:v>
                </c:pt>
                <c:pt idx="37">
                  <c:v>6.7779097108439004</c:v>
                </c:pt>
                <c:pt idx="38">
                  <c:v>6.8672527560278001</c:v>
                </c:pt>
                <c:pt idx="39">
                  <c:v>6.9544865026767493</c:v>
                </c:pt>
                <c:pt idx="40">
                  <c:v>7.0396984107655003</c:v>
                </c:pt>
                <c:pt idx="41">
                  <c:v>7.1229700129684002</c:v>
                </c:pt>
                <c:pt idx="42">
                  <c:v>7.20437494906695</c:v>
                </c:pt>
                <c:pt idx="43">
                  <c:v>7.2839738973824497</c:v>
                </c:pt>
                <c:pt idx="44">
                  <c:v>7.3618389456327504</c:v>
                </c:pt>
                <c:pt idx="45">
                  <c:v>7.4380110447679497</c:v>
                </c:pt>
                <c:pt idx="46">
                  <c:v>7.5125443880107996</c:v>
                </c:pt>
                <c:pt idx="47">
                  <c:v>7.5854749040371008</c:v>
                </c:pt>
                <c:pt idx="48">
                  <c:v>7.6568390942128008</c:v>
                </c:pt>
                <c:pt idx="49">
                  <c:v>7.7266715192155004</c:v>
                </c:pt>
                <c:pt idx="50">
                  <c:v>7.7949984965401997</c:v>
                </c:pt>
                <c:pt idx="51">
                  <c:v>7.8618460079510495</c:v>
                </c:pt>
                <c:pt idx="52">
                  <c:v>7.9272330028588005</c:v>
                </c:pt>
                <c:pt idx="53">
                  <c:v>7.9911770426900004</c:v>
                </c:pt>
                <c:pt idx="54">
                  <c:v>8.0536914414385503</c:v>
                </c:pt>
                <c:pt idx="55">
                  <c:v>8.1147887872892497</c:v>
                </c:pt>
                <c:pt idx="56">
                  <c:v>8.1744773845798502</c:v>
                </c:pt>
                <c:pt idx="57">
                  <c:v>8.2327637812235999</c:v>
                </c:pt>
                <c:pt idx="58">
                  <c:v>8.2896515528685999</c:v>
                </c:pt>
                <c:pt idx="59">
                  <c:v>8.345143144786201</c:v>
                </c:pt>
                <c:pt idx="60">
                  <c:v>8.3992384897863008</c:v>
                </c:pt>
                <c:pt idx="61">
                  <c:v>8.4519362042848005</c:v>
                </c:pt>
                <c:pt idx="62">
                  <c:v>8.5032325641646</c:v>
                </c:pt>
                <c:pt idx="63">
                  <c:v>8.5531235120056497</c:v>
                </c:pt>
                <c:pt idx="64">
                  <c:v>8.6016001421090493</c:v>
                </c:pt>
                <c:pt idx="65">
                  <c:v>8.6486544443007993</c:v>
                </c:pt>
                <c:pt idx="66">
                  <c:v>8.6942803911805502</c:v>
                </c:pt>
                <c:pt idx="67">
                  <c:v>8.738468218886899</c:v>
                </c:pt>
                <c:pt idx="68">
                  <c:v>8.7812071828609994</c:v>
                </c:pt>
                <c:pt idx="69">
                  <c:v>8.822484507104301</c:v>
                </c:pt>
                <c:pt idx="70">
                  <c:v>8.8622869764584493</c:v>
                </c:pt>
                <c:pt idx="71">
                  <c:v>8.9006005664145498</c:v>
                </c:pt>
                <c:pt idx="72">
                  <c:v>8.9374100802405501</c:v>
                </c:pt>
                <c:pt idx="73">
                  <c:v>8.9726998238953009</c:v>
                </c:pt>
                <c:pt idx="74">
                  <c:v>9.0064537531573503</c:v>
                </c:pt>
                <c:pt idx="75">
                  <c:v>9.0386541017818995</c:v>
                </c:pt>
                <c:pt idx="76">
                  <c:v>9.0692808121435498</c:v>
                </c:pt>
                <c:pt idx="77">
                  <c:v>9.0983170396445505</c:v>
                </c:pt>
                <c:pt idx="78">
                  <c:v>9.1257418756896502</c:v>
                </c:pt>
                <c:pt idx="79">
                  <c:v>9.1515355649140009</c:v>
                </c:pt>
                <c:pt idx="80">
                  <c:v>9.17567689135495</c:v>
                </c:pt>
                <c:pt idx="81">
                  <c:v>9.1981438638495501</c:v>
                </c:pt>
                <c:pt idx="82">
                  <c:v>9.2189144278895494</c:v>
                </c:pt>
                <c:pt idx="83">
                  <c:v>9.2379656795892497</c:v>
                </c:pt>
                <c:pt idx="84">
                  <c:v>9.2552736687361001</c:v>
                </c:pt>
                <c:pt idx="85">
                  <c:v>9.2708139759323007</c:v>
                </c:pt>
                <c:pt idx="86">
                  <c:v>9.2845622042638993</c:v>
                </c:pt>
                <c:pt idx="87">
                  <c:v>9.2964929695093996</c:v>
                </c:pt>
                <c:pt idx="88">
                  <c:v>9.3065801327250988</c:v>
                </c:pt>
                <c:pt idx="89">
                  <c:v>9.3147972038831988</c:v>
                </c:pt>
                <c:pt idx="90">
                  <c:v>9.3211173551434499</c:v>
                </c:pt>
                <c:pt idx="91">
                  <c:v>9.3255131548839998</c:v>
                </c:pt>
                <c:pt idx="92">
                  <c:v>9.3279567178840495</c:v>
                </c:pt>
                <c:pt idx="93">
                  <c:v>9.3284195919436499</c:v>
                </c:pt>
                <c:pt idx="94">
                  <c:v>9.3268727904223496</c:v>
                </c:pt>
                <c:pt idx="95">
                  <c:v>9.323287367951</c:v>
                </c:pt>
                <c:pt idx="96">
                  <c:v>9.3176338657494</c:v>
                </c:pt>
                <c:pt idx="97">
                  <c:v>9.3098825238581</c:v>
                </c:pt>
                <c:pt idx="98">
                  <c:v>9.3000032567588509</c:v>
                </c:pt>
                <c:pt idx="99">
                  <c:v>9.2879659270966002</c:v>
                </c:pt>
                <c:pt idx="100">
                  <c:v>9.2737402049941497</c:v>
                </c:pt>
                <c:pt idx="101">
                  <c:v>9.2572956647608002</c:v>
                </c:pt>
                <c:pt idx="102">
                  <c:v>9.2386018754152506</c:v>
                </c:pt>
                <c:pt idx="103">
                  <c:v>9.2176284382057005</c:v>
                </c:pt>
                <c:pt idx="104">
                  <c:v>9.1943454067366499</c:v>
                </c:pt>
                <c:pt idx="105">
                  <c:v>9.1687227297678504</c:v>
                </c:pt>
                <c:pt idx="106">
                  <c:v>9.1407310597780498</c:v>
                </c:pt>
                <c:pt idx="107">
                  <c:v>9.1103414940932002</c:v>
                </c:pt>
                <c:pt idx="108">
                  <c:v>9.0775256284878001</c:v>
                </c:pt>
                <c:pt idx="109">
                  <c:v>9.0422559563684004</c:v>
                </c:pt>
                <c:pt idx="110">
                  <c:v>9.0045060002317001</c:v>
                </c:pt>
                <c:pt idx="111">
                  <c:v>8.9642503782913003</c:v>
                </c:pt>
                <c:pt idx="112">
                  <c:v>8.9214651292907501</c:v>
                </c:pt>
                <c:pt idx="113">
                  <c:v>8.8761278257360008</c:v>
                </c:pt>
                <c:pt idx="114">
                  <c:v>8.8282179205109497</c:v>
                </c:pt>
                <c:pt idx="115">
                  <c:v>8.7777170007578995</c:v>
                </c:pt>
                <c:pt idx="116">
                  <c:v>8.7246090182426492</c:v>
                </c:pt>
                <c:pt idx="117">
                  <c:v>8.6688806955126498</c:v>
                </c:pt>
                <c:pt idx="118">
                  <c:v>8.6105219466538507</c:v>
                </c:pt>
                <c:pt idx="119">
                  <c:v>8.5495262123228493</c:v>
                </c:pt>
                <c:pt idx="120">
                  <c:v>8.4858909875648489</c:v>
                </c:pt>
                <c:pt idx="121">
                  <c:v>8.4196181991963996</c:v>
                </c:pt>
                <c:pt idx="122">
                  <c:v>8.3507148420342503</c:v>
                </c:pt>
                <c:pt idx="123">
                  <c:v>8.2791935824543508</c:v>
                </c:pt>
                <c:pt idx="124">
                  <c:v>8.2050734484482497</c:v>
                </c:pt>
                <c:pt idx="125">
                  <c:v>8.128380610547449</c:v>
                </c:pt>
                <c:pt idx="126">
                  <c:v>8.0491491095408509</c:v>
                </c:pt>
                <c:pt idx="127">
                  <c:v>7.9674217748103002</c:v>
                </c:pt>
                <c:pt idx="128">
                  <c:v>7.8832512856047501</c:v>
                </c:pt>
                <c:pt idx="129">
                  <c:v>7.7967013047135492</c:v>
                </c:pt>
                <c:pt idx="130">
                  <c:v>7.7078476611465501</c:v>
                </c:pt>
                <c:pt idx="131">
                  <c:v>7.6167797158083008</c:v>
                </c:pt>
                <c:pt idx="132">
                  <c:v>7.5236019230154998</c:v>
                </c:pt>
                <c:pt idx="133">
                  <c:v>7.4284354449837497</c:v>
                </c:pt>
                <c:pt idx="134">
                  <c:v>7.3314200535254006</c:v>
                </c:pt>
                <c:pt idx="135">
                  <c:v>7.2327161347786006</c:v>
                </c:pt>
                <c:pt idx="136">
                  <c:v>7.1325071232411998</c:v>
                </c:pt>
                <c:pt idx="137">
                  <c:v>7.0310019844334999</c:v>
                </c:pt>
                <c:pt idx="138">
                  <c:v>6.9284380001090495</c:v>
                </c:pt>
                <c:pt idx="139">
                  <c:v>6.8250840314198005</c:v>
                </c:pt>
                <c:pt idx="140">
                  <c:v>6.7212439061963494</c:v>
                </c:pt>
                <c:pt idx="141">
                  <c:v>6.617260453506999</c:v>
                </c:pt>
                <c:pt idx="142">
                  <c:v>6.5135199646710502</c:v>
                </c:pt>
                <c:pt idx="143">
                  <c:v>6.4104570887519499</c:v>
                </c:pt>
                <c:pt idx="144">
                  <c:v>6.3085602156332499</c:v>
                </c:pt>
                <c:pt idx="145">
                  <c:v>6.2083776820244001</c:v>
                </c:pt>
                <c:pt idx="146">
                  <c:v>6.1105248135002999</c:v>
                </c:pt>
                <c:pt idx="147">
                  <c:v>6.0156915814340497</c:v>
                </c:pt>
                <c:pt idx="148">
                  <c:v>5.9246513925575996</c:v>
                </c:pt>
                <c:pt idx="149">
                  <c:v>5.8382709405630502</c:v>
                </c:pt>
                <c:pt idx="150">
                  <c:v>5.7575212537013503</c:v>
                </c:pt>
                <c:pt idx="151">
                  <c:v>5.6834903316047001</c:v>
                </c:pt>
                <c:pt idx="152">
                  <c:v>5.61739718793085</c:v>
                </c:pt>
                <c:pt idx="153">
                  <c:v>5.5606079175756999</c:v>
                </c:pt>
                <c:pt idx="154">
                  <c:v>5.5146540285306003</c:v>
                </c:pt>
                <c:pt idx="155">
                  <c:v>5.4812531232461996</c:v>
                </c:pt>
                <c:pt idx="156">
                  <c:v>5.4623323867928502</c:v>
                </c:pt>
                <c:pt idx="157">
                  <c:v>5.4600553863846502</c:v>
                </c:pt>
                <c:pt idx="158">
                  <c:v>5.4768529044775498</c:v>
                </c:pt>
                <c:pt idx="159">
                  <c:v>5.5154581527545998</c:v>
                </c:pt>
                <c:pt idx="160">
                  <c:v>5.5724720496955005</c:v>
                </c:pt>
              </c:numCache>
            </c:numRef>
          </c:yVal>
          <c:smooth val="0"/>
        </c:ser>
        <c:ser>
          <c:idx val="7"/>
          <c:order val="2"/>
          <c:tx>
            <c:v>Reference</c:v>
          </c:tx>
          <c:spPr>
            <a:ln w="25400">
              <a:solidFill>
                <a:schemeClr val="tx1"/>
              </a:solidFill>
              <a:prstDash val="sysDash"/>
            </a:ln>
          </c:spPr>
          <c:marker>
            <c:symbol val="none"/>
          </c:marker>
          <c:xVal>
            <c:numRef>
              <c:f>'Flux_X=1.0 (adi)'!$A$2:$A$162</c:f>
              <c:numCache>
                <c:formatCode>0.000000</c:formatCode>
                <c:ptCount val="161"/>
                <c:pt idx="0">
                  <c:v>3.9968028886505604E-15</c:v>
                </c:pt>
                <c:pt idx="1">
                  <c:v>6.2500000000039703E-3</c:v>
                </c:pt>
                <c:pt idx="2">
                  <c:v>1.2500000000003999E-2</c:v>
                </c:pt>
                <c:pt idx="3">
                  <c:v>1.8750000000003E-2</c:v>
                </c:pt>
                <c:pt idx="4">
                  <c:v>2.5000000000002999E-2</c:v>
                </c:pt>
                <c:pt idx="5">
                  <c:v>3.1250000000002998E-2</c:v>
                </c:pt>
                <c:pt idx="6">
                  <c:v>3.7500000000003003E-2</c:v>
                </c:pt>
                <c:pt idx="7">
                  <c:v>4.3750000000003002E-2</c:v>
                </c:pt>
                <c:pt idx="8">
                  <c:v>5.0000000000003E-2</c:v>
                </c:pt>
                <c:pt idx="9">
                  <c:v>5.6250000000002999E-2</c:v>
                </c:pt>
                <c:pt idx="10">
                  <c:v>6.2500000000002998E-2</c:v>
                </c:pt>
                <c:pt idx="11">
                  <c:v>6.8750000000003003E-2</c:v>
                </c:pt>
                <c:pt idx="12">
                  <c:v>7.5000000000002995E-2</c:v>
                </c:pt>
                <c:pt idx="13">
                  <c:v>8.1250000000003E-2</c:v>
                </c:pt>
                <c:pt idx="14">
                  <c:v>8.7500000000003006E-2</c:v>
                </c:pt>
                <c:pt idx="15">
                  <c:v>9.3750000000002998E-2</c:v>
                </c:pt>
                <c:pt idx="16">
                  <c:v>0.100000000000003</c:v>
                </c:pt>
                <c:pt idx="17">
                  <c:v>0.10625000000000299</c:v>
                </c:pt>
                <c:pt idx="18">
                  <c:v>0.112500000000003</c:v>
                </c:pt>
                <c:pt idx="19">
                  <c:v>0.11875000000000301</c:v>
                </c:pt>
                <c:pt idx="20">
                  <c:v>0.125000000000003</c:v>
                </c:pt>
                <c:pt idx="21">
                  <c:v>0.131250000000003</c:v>
                </c:pt>
                <c:pt idx="22">
                  <c:v>0.13750000000000301</c:v>
                </c:pt>
                <c:pt idx="23">
                  <c:v>0.14375000000000299</c:v>
                </c:pt>
                <c:pt idx="24">
                  <c:v>0.15000000000000299</c:v>
                </c:pt>
                <c:pt idx="25">
                  <c:v>0.156250000000003</c:v>
                </c:pt>
                <c:pt idx="26">
                  <c:v>0.162500000000003</c:v>
                </c:pt>
                <c:pt idx="27">
                  <c:v>0.16875000000000301</c:v>
                </c:pt>
                <c:pt idx="28">
                  <c:v>0.17500000000000299</c:v>
                </c:pt>
                <c:pt idx="29">
                  <c:v>0.18125000000000299</c:v>
                </c:pt>
                <c:pt idx="30">
                  <c:v>0.187500000000003</c:v>
                </c:pt>
                <c:pt idx="31">
                  <c:v>0.193750000000003</c:v>
                </c:pt>
                <c:pt idx="32">
                  <c:v>0.20000000000000301</c:v>
                </c:pt>
                <c:pt idx="33">
                  <c:v>0.20625000000000299</c:v>
                </c:pt>
                <c:pt idx="34">
                  <c:v>0.21250000000000299</c:v>
                </c:pt>
                <c:pt idx="35">
                  <c:v>0.218750000000003</c:v>
                </c:pt>
                <c:pt idx="36">
                  <c:v>0.225000000000003</c:v>
                </c:pt>
                <c:pt idx="37">
                  <c:v>0.23125000000000301</c:v>
                </c:pt>
                <c:pt idx="38">
                  <c:v>0.23750000000000299</c:v>
                </c:pt>
                <c:pt idx="39">
                  <c:v>0.24375000000000299</c:v>
                </c:pt>
                <c:pt idx="40">
                  <c:v>0.250000000000003</c:v>
                </c:pt>
                <c:pt idx="41">
                  <c:v>0.25625000000000298</c:v>
                </c:pt>
                <c:pt idx="42">
                  <c:v>0.26250000000000301</c:v>
                </c:pt>
                <c:pt idx="43">
                  <c:v>0.26875000000000299</c:v>
                </c:pt>
                <c:pt idx="44">
                  <c:v>0.27500000000000302</c:v>
                </c:pt>
                <c:pt idx="45">
                  <c:v>0.281250000000003</c:v>
                </c:pt>
                <c:pt idx="46">
                  <c:v>0.28750000000000298</c:v>
                </c:pt>
                <c:pt idx="47">
                  <c:v>0.29375000000000301</c:v>
                </c:pt>
                <c:pt idx="48">
                  <c:v>0.30000000000000199</c:v>
                </c:pt>
                <c:pt idx="49">
                  <c:v>0.30625000000000202</c:v>
                </c:pt>
                <c:pt idx="50">
                  <c:v>0.312500000000002</c:v>
                </c:pt>
                <c:pt idx="51">
                  <c:v>0.31875000000000198</c:v>
                </c:pt>
                <c:pt idx="52">
                  <c:v>0.32500000000000201</c:v>
                </c:pt>
                <c:pt idx="53">
                  <c:v>0.33125000000000199</c:v>
                </c:pt>
                <c:pt idx="54">
                  <c:v>0.33750000000000202</c:v>
                </c:pt>
                <c:pt idx="55">
                  <c:v>0.343750000000002</c:v>
                </c:pt>
                <c:pt idx="56">
                  <c:v>0.35000000000000198</c:v>
                </c:pt>
                <c:pt idx="57">
                  <c:v>0.35625000000000201</c:v>
                </c:pt>
                <c:pt idx="58">
                  <c:v>0.36250000000000199</c:v>
                </c:pt>
                <c:pt idx="59">
                  <c:v>0.36875000000000202</c:v>
                </c:pt>
                <c:pt idx="60">
                  <c:v>0.375000000000002</c:v>
                </c:pt>
                <c:pt idx="61">
                  <c:v>0.38125000000000198</c:v>
                </c:pt>
                <c:pt idx="62">
                  <c:v>0.38750000000000201</c:v>
                </c:pt>
                <c:pt idx="63">
                  <c:v>0.39375000000000199</c:v>
                </c:pt>
                <c:pt idx="64">
                  <c:v>0.40000000000000202</c:v>
                </c:pt>
                <c:pt idx="65">
                  <c:v>0.406250000000002</c:v>
                </c:pt>
                <c:pt idx="66">
                  <c:v>0.41250000000000198</c:v>
                </c:pt>
                <c:pt idx="67">
                  <c:v>0.41875000000000201</c:v>
                </c:pt>
                <c:pt idx="68">
                  <c:v>0.42500000000000199</c:v>
                </c:pt>
                <c:pt idx="69">
                  <c:v>0.43125000000000202</c:v>
                </c:pt>
                <c:pt idx="70">
                  <c:v>0.437500000000002</c:v>
                </c:pt>
                <c:pt idx="71">
                  <c:v>0.44375000000000198</c:v>
                </c:pt>
                <c:pt idx="72">
                  <c:v>0.45000000000000201</c:v>
                </c:pt>
                <c:pt idx="73">
                  <c:v>0.45625000000000199</c:v>
                </c:pt>
                <c:pt idx="74">
                  <c:v>0.46250000000000202</c:v>
                </c:pt>
                <c:pt idx="75">
                  <c:v>0.468750000000002</c:v>
                </c:pt>
                <c:pt idx="76">
                  <c:v>0.47500000000000198</c:v>
                </c:pt>
                <c:pt idx="77">
                  <c:v>0.48125000000000201</c:v>
                </c:pt>
                <c:pt idx="78">
                  <c:v>0.48750000000000199</c:v>
                </c:pt>
                <c:pt idx="79">
                  <c:v>0.49375000000000202</c:v>
                </c:pt>
                <c:pt idx="80">
                  <c:v>0.500000000000002</c:v>
                </c:pt>
                <c:pt idx="81">
                  <c:v>0.50625000000000198</c:v>
                </c:pt>
                <c:pt idx="82">
                  <c:v>0.51250000000000195</c:v>
                </c:pt>
                <c:pt idx="83">
                  <c:v>0.51875000000000204</c:v>
                </c:pt>
                <c:pt idx="84">
                  <c:v>0.52500000000000202</c:v>
                </c:pt>
                <c:pt idx="85">
                  <c:v>0.531250000000002</c:v>
                </c:pt>
                <c:pt idx="86">
                  <c:v>0.53750000000000198</c:v>
                </c:pt>
                <c:pt idx="87">
                  <c:v>0.54375000000000195</c:v>
                </c:pt>
                <c:pt idx="88">
                  <c:v>0.55000000000000204</c:v>
                </c:pt>
                <c:pt idx="89">
                  <c:v>0.55625000000000202</c:v>
                </c:pt>
                <c:pt idx="90">
                  <c:v>0.562500000000002</c:v>
                </c:pt>
                <c:pt idx="91">
                  <c:v>0.56875000000000198</c:v>
                </c:pt>
                <c:pt idx="92">
                  <c:v>0.57500000000000195</c:v>
                </c:pt>
                <c:pt idx="93">
                  <c:v>0.58125000000000104</c:v>
                </c:pt>
                <c:pt idx="94">
                  <c:v>0.58750000000000102</c:v>
                </c:pt>
                <c:pt idx="95">
                  <c:v>0.593750000000001</c:v>
                </c:pt>
                <c:pt idx="96">
                  <c:v>0.60000000000000098</c:v>
                </c:pt>
                <c:pt idx="97">
                  <c:v>0.60625000000000095</c:v>
                </c:pt>
                <c:pt idx="98">
                  <c:v>0.61250000000000104</c:v>
                </c:pt>
                <c:pt idx="99">
                  <c:v>0.61875000000000102</c:v>
                </c:pt>
                <c:pt idx="100">
                  <c:v>0.625000000000001</c:v>
                </c:pt>
                <c:pt idx="101">
                  <c:v>0.63125000000000098</c:v>
                </c:pt>
                <c:pt idx="102">
                  <c:v>0.63750000000000095</c:v>
                </c:pt>
                <c:pt idx="103">
                  <c:v>0.64375000000000104</c:v>
                </c:pt>
                <c:pt idx="104">
                  <c:v>0.65000000000000102</c:v>
                </c:pt>
                <c:pt idx="105">
                  <c:v>0.656250000000001</c:v>
                </c:pt>
                <c:pt idx="106">
                  <c:v>0.66250000000000098</c:v>
                </c:pt>
                <c:pt idx="107">
                  <c:v>0.66875000000000095</c:v>
                </c:pt>
                <c:pt idx="108">
                  <c:v>0.67500000000000104</c:v>
                </c:pt>
                <c:pt idx="109">
                  <c:v>0.68125000000000102</c:v>
                </c:pt>
                <c:pt idx="110">
                  <c:v>0.687500000000001</c:v>
                </c:pt>
                <c:pt idx="111">
                  <c:v>0.69375000000000098</c:v>
                </c:pt>
                <c:pt idx="112">
                  <c:v>0.70000000000000095</c:v>
                </c:pt>
                <c:pt idx="113">
                  <c:v>0.70625000000000104</c:v>
                </c:pt>
                <c:pt idx="114">
                  <c:v>0.71250000000000102</c:v>
                </c:pt>
                <c:pt idx="115">
                  <c:v>0.718750000000001</c:v>
                </c:pt>
                <c:pt idx="116">
                  <c:v>0.72500000000000098</c:v>
                </c:pt>
                <c:pt idx="117">
                  <c:v>0.73125000000000095</c:v>
                </c:pt>
                <c:pt idx="118">
                  <c:v>0.73750000000000104</c:v>
                </c:pt>
                <c:pt idx="119">
                  <c:v>0.74375000000000102</c:v>
                </c:pt>
                <c:pt idx="120">
                  <c:v>0.750000000000001</c:v>
                </c:pt>
                <c:pt idx="121">
                  <c:v>0.75625000000000098</c:v>
                </c:pt>
                <c:pt idx="122">
                  <c:v>0.76250000000000095</c:v>
                </c:pt>
                <c:pt idx="123">
                  <c:v>0.76875000000000104</c:v>
                </c:pt>
                <c:pt idx="124">
                  <c:v>0.77500000000000102</c:v>
                </c:pt>
                <c:pt idx="125">
                  <c:v>0.781250000000001</c:v>
                </c:pt>
                <c:pt idx="126">
                  <c:v>0.78750000000000098</c:v>
                </c:pt>
                <c:pt idx="127">
                  <c:v>0.79375000000000095</c:v>
                </c:pt>
                <c:pt idx="128">
                  <c:v>0.80000000000000104</c:v>
                </c:pt>
                <c:pt idx="129">
                  <c:v>0.80625000000000102</c:v>
                </c:pt>
                <c:pt idx="130">
                  <c:v>0.812500000000001</c:v>
                </c:pt>
                <c:pt idx="131">
                  <c:v>0.81875000000000098</c:v>
                </c:pt>
                <c:pt idx="132">
                  <c:v>0.82500000000000095</c:v>
                </c:pt>
                <c:pt idx="133">
                  <c:v>0.83125000000000104</c:v>
                </c:pt>
                <c:pt idx="134">
                  <c:v>0.83750000000000102</c:v>
                </c:pt>
                <c:pt idx="135">
                  <c:v>0.843750000000001</c:v>
                </c:pt>
                <c:pt idx="136">
                  <c:v>0.85000000000000098</c:v>
                </c:pt>
                <c:pt idx="137">
                  <c:v>0.85625000000000095</c:v>
                </c:pt>
                <c:pt idx="138">
                  <c:v>0.86250000000000004</c:v>
                </c:pt>
                <c:pt idx="139">
                  <c:v>0.86875000000000002</c:v>
                </c:pt>
                <c:pt idx="140">
                  <c:v>0.875</c:v>
                </c:pt>
                <c:pt idx="141">
                  <c:v>0.88124999999999998</c:v>
                </c:pt>
                <c:pt idx="142">
                  <c:v>0.88749999999999996</c:v>
                </c:pt>
                <c:pt idx="143">
                  <c:v>0.89375000000000004</c:v>
                </c:pt>
                <c:pt idx="144">
                  <c:v>0.9</c:v>
                </c:pt>
                <c:pt idx="145">
                  <c:v>0.90625</c:v>
                </c:pt>
                <c:pt idx="146">
                  <c:v>0.91249999999999998</c:v>
                </c:pt>
                <c:pt idx="147">
                  <c:v>0.91874999999999996</c:v>
                </c:pt>
                <c:pt idx="148">
                  <c:v>0.92500000000000004</c:v>
                </c:pt>
                <c:pt idx="149">
                  <c:v>0.93125000000000002</c:v>
                </c:pt>
                <c:pt idx="150">
                  <c:v>0.9375</c:v>
                </c:pt>
                <c:pt idx="151">
                  <c:v>0.94374999999999998</c:v>
                </c:pt>
                <c:pt idx="152">
                  <c:v>0.95</c:v>
                </c:pt>
                <c:pt idx="153">
                  <c:v>0.95625000000000004</c:v>
                </c:pt>
                <c:pt idx="154">
                  <c:v>0.96250000000000002</c:v>
                </c:pt>
                <c:pt idx="155">
                  <c:v>0.96875</c:v>
                </c:pt>
                <c:pt idx="156">
                  <c:v>0.97499999999999998</c:v>
                </c:pt>
                <c:pt idx="157">
                  <c:v>0.98124999999999996</c:v>
                </c:pt>
                <c:pt idx="158">
                  <c:v>0.98750000000000004</c:v>
                </c:pt>
                <c:pt idx="159">
                  <c:v>0.99375000000000002</c:v>
                </c:pt>
                <c:pt idx="160">
                  <c:v>1</c:v>
                </c:pt>
              </c:numCache>
            </c:numRef>
          </c:xVal>
          <c:yVal>
            <c:numRef>
              <c:f>'Flux_X=1.0 (adi)'!$G$2:$G$162</c:f>
              <c:numCache>
                <c:formatCode>0.00E+00</c:formatCode>
                <c:ptCount val="161"/>
                <c:pt idx="0">
                  <c:v>0.98200973302300498</c:v>
                </c:pt>
                <c:pt idx="1">
                  <c:v>0.98200973302300498</c:v>
                </c:pt>
                <c:pt idx="2">
                  <c:v>1.19943482328847</c:v>
                </c:pt>
                <c:pt idx="3">
                  <c:v>1.4772837067783349</c:v>
                </c:pt>
                <c:pt idx="4">
                  <c:v>1.7613659544903399</c:v>
                </c:pt>
                <c:pt idx="5">
                  <c:v>2.0342385168421502</c:v>
                </c:pt>
                <c:pt idx="6">
                  <c:v>2.2914706382212247</c:v>
                </c:pt>
                <c:pt idx="7">
                  <c:v>2.5330696610635597</c:v>
                </c:pt>
                <c:pt idx="8">
                  <c:v>2.76039124045738</c:v>
                </c:pt>
                <c:pt idx="9">
                  <c:v>2.9750492652379701</c:v>
                </c:pt>
                <c:pt idx="10">
                  <c:v>3.1785563198455398</c:v>
                </c:pt>
                <c:pt idx="11">
                  <c:v>3.3722280244444347</c:v>
                </c:pt>
                <c:pt idx="12">
                  <c:v>3.55717878803571</c:v>
                </c:pt>
                <c:pt idx="13">
                  <c:v>3.7343454829982905</c:v>
                </c:pt>
                <c:pt idx="14">
                  <c:v>3.9045163091982702</c:v>
                </c:pt>
                <c:pt idx="15">
                  <c:v>4.0683573803833601</c:v>
                </c:pt>
                <c:pt idx="16">
                  <c:v>4.2264350648171654</c:v>
                </c:pt>
                <c:pt idx="17">
                  <c:v>4.3792340904374196</c:v>
                </c:pt>
                <c:pt idx="18">
                  <c:v>4.5271721033859347</c:v>
                </c:pt>
                <c:pt idx="19">
                  <c:v>4.6706111898537301</c:v>
                </c:pt>
                <c:pt idx="20">
                  <c:v>4.8098671858258495</c:v>
                </c:pt>
                <c:pt idx="21">
                  <c:v>4.9452171110024752</c:v>
                </c:pt>
                <c:pt idx="22">
                  <c:v>5.0769051720566996</c:v>
                </c:pt>
                <c:pt idx="23">
                  <c:v>5.2051476609791498</c:v>
                </c:pt>
                <c:pt idx="24">
                  <c:v>5.3301369770333498</c:v>
                </c:pt>
                <c:pt idx="25">
                  <c:v>5.4520449101449504</c:v>
                </c:pt>
                <c:pt idx="26">
                  <c:v>5.57102542230965</c:v>
                </c:pt>
                <c:pt idx="27">
                  <c:v>5.6872169153483494</c:v>
                </c:pt>
                <c:pt idx="28">
                  <c:v>5.8007441728708997</c:v>
                </c:pt>
                <c:pt idx="29">
                  <c:v>5.9117199746979505</c:v>
                </c:pt>
                <c:pt idx="30">
                  <c:v>6.0202465069797499</c:v>
                </c:pt>
                <c:pt idx="31">
                  <c:v>6.1264165246426003</c:v>
                </c:pt>
                <c:pt idx="32">
                  <c:v>6.2303143798656997</c:v>
                </c:pt>
                <c:pt idx="33">
                  <c:v>6.33201689559725</c:v>
                </c:pt>
                <c:pt idx="34">
                  <c:v>6.4315941188580492</c:v>
                </c:pt>
                <c:pt idx="35">
                  <c:v>6.5291099900877496</c:v>
                </c:pt>
                <c:pt idx="36">
                  <c:v>6.6246229224374504</c:v>
                </c:pt>
                <c:pt idx="37">
                  <c:v>6.7181862839172997</c:v>
                </c:pt>
                <c:pt idx="38">
                  <c:v>6.8098488764102498</c:v>
                </c:pt>
                <c:pt idx="39">
                  <c:v>6.8996552843290502</c:v>
                </c:pt>
                <c:pt idx="40">
                  <c:v>6.9876462704908509</c:v>
                </c:pt>
                <c:pt idx="41">
                  <c:v>7.0738590160117996</c:v>
                </c:pt>
                <c:pt idx="42">
                  <c:v>7.1583274779044501</c:v>
                </c:pt>
                <c:pt idx="43">
                  <c:v>7.2410825503669498</c:v>
                </c:pt>
                <c:pt idx="44">
                  <c:v>7.3221523402255997</c:v>
                </c:pt>
                <c:pt idx="45">
                  <c:v>7.4015623423324994</c:v>
                </c:pt>
                <c:pt idx="46">
                  <c:v>7.4793355925659997</c:v>
                </c:pt>
                <c:pt idx="47">
                  <c:v>7.5554928652192999</c:v>
                </c:pt>
                <c:pt idx="48">
                  <c:v>7.63005278380205</c:v>
                </c:pt>
                <c:pt idx="49">
                  <c:v>7.7030319539277006</c:v>
                </c:pt>
                <c:pt idx="50">
                  <c:v>7.7744450928223001</c:v>
                </c:pt>
                <c:pt idx="51">
                  <c:v>7.8443051162338504</c:v>
                </c:pt>
                <c:pt idx="52">
                  <c:v>7.9126232558141494</c:v>
                </c:pt>
                <c:pt idx="53">
                  <c:v>7.9794091162365008</c:v>
                </c:pt>
                <c:pt idx="54">
                  <c:v>8.04467076412935</c:v>
                </c:pt>
                <c:pt idx="55">
                  <c:v>8.108414823849099</c:v>
                </c:pt>
                <c:pt idx="56">
                  <c:v>8.1706464889379511</c:v>
                </c:pt>
                <c:pt idx="57">
                  <c:v>8.2313696400375509</c:v>
                </c:pt>
                <c:pt idx="58">
                  <c:v>8.2905868511031997</c:v>
                </c:pt>
                <c:pt idx="59">
                  <c:v>8.3482994677390998</c:v>
                </c:pt>
                <c:pt idx="60">
                  <c:v>8.4045076365318998</c:v>
                </c:pt>
                <c:pt idx="61">
                  <c:v>8.4592103555860003</c:v>
                </c:pt>
                <c:pt idx="62">
                  <c:v>8.5124055089386008</c:v>
                </c:pt>
                <c:pt idx="63">
                  <c:v>8.5640898981507512</c:v>
                </c:pt>
                <c:pt idx="64">
                  <c:v>8.6142592573554495</c:v>
                </c:pt>
                <c:pt idx="65">
                  <c:v>8.6629083364686501</c:v>
                </c:pt>
                <c:pt idx="66">
                  <c:v>8.7100308543942511</c:v>
                </c:pt>
                <c:pt idx="67">
                  <c:v>8.7556195953602991</c:v>
                </c:pt>
                <c:pt idx="68">
                  <c:v>8.7996663573662506</c:v>
                </c:pt>
                <c:pt idx="69">
                  <c:v>8.8421620412316493</c:v>
                </c:pt>
                <c:pt idx="70">
                  <c:v>8.8830966285329502</c:v>
                </c:pt>
                <c:pt idx="71">
                  <c:v>8.922459209235301</c:v>
                </c:pt>
                <c:pt idx="72">
                  <c:v>8.9602380206178491</c:v>
                </c:pt>
                <c:pt idx="73">
                  <c:v>8.9964204073158989</c:v>
                </c:pt>
                <c:pt idx="74">
                  <c:v>9.0309929023422004</c:v>
                </c:pt>
                <c:pt idx="75">
                  <c:v>9.0639412158267998</c:v>
                </c:pt>
                <c:pt idx="76">
                  <c:v>9.0952502171765008</c:v>
                </c:pt>
                <c:pt idx="77">
                  <c:v>9.1249040012924496</c:v>
                </c:pt>
                <c:pt idx="78">
                  <c:v>9.1528858565643496</c:v>
                </c:pt>
                <c:pt idx="79">
                  <c:v>9.1791783161008986</c:v>
                </c:pt>
                <c:pt idx="80">
                  <c:v>9.203763137168</c:v>
                </c:pt>
                <c:pt idx="81">
                  <c:v>9.2266213331505504</c:v>
                </c:pt>
                <c:pt idx="82">
                  <c:v>9.2477331985039495</c:v>
                </c:pt>
                <c:pt idx="83">
                  <c:v>9.2670782833516494</c:v>
                </c:pt>
                <c:pt idx="84">
                  <c:v>9.2846354448851507</c:v>
                </c:pt>
                <c:pt idx="85">
                  <c:v>9.3003828642311994</c:v>
                </c:pt>
                <c:pt idx="86">
                  <c:v>9.3142971040884497</c:v>
                </c:pt>
                <c:pt idx="87">
                  <c:v>9.3263541982791001</c:v>
                </c:pt>
                <c:pt idx="88">
                  <c:v>9.3365299279053495</c:v>
                </c:pt>
                <c:pt idx="89">
                  <c:v>9.3447995702146009</c:v>
                </c:pt>
                <c:pt idx="90">
                  <c:v>9.3511378655588011</c:v>
                </c:pt>
                <c:pt idx="91">
                  <c:v>9.3555190388289002</c:v>
                </c:pt>
                <c:pt idx="92">
                  <c:v>9.3579168131659998</c:v>
                </c:pt>
                <c:pt idx="93">
                  <c:v>9.3583044015642507</c:v>
                </c:pt>
                <c:pt idx="94">
                  <c:v>9.3566545799325489</c:v>
                </c:pt>
                <c:pt idx="95">
                  <c:v>9.3529396955006998</c:v>
                </c:pt>
                <c:pt idx="96">
                  <c:v>9.3471317078421503</c:v>
                </c:pt>
                <c:pt idx="97">
                  <c:v>9.3392022579005989</c:v>
                </c:pt>
                <c:pt idx="98">
                  <c:v>9.3291226628284498</c:v>
                </c:pt>
                <c:pt idx="99">
                  <c:v>9.31686402289405</c:v>
                </c:pt>
                <c:pt idx="100">
                  <c:v>9.30239726306805</c:v>
                </c:pt>
                <c:pt idx="101">
                  <c:v>9.2856932039756508</c:v>
                </c:pt>
                <c:pt idx="102">
                  <c:v>9.2667226271769003</c:v>
                </c:pt>
                <c:pt idx="103">
                  <c:v>9.2454563815112003</c:v>
                </c:pt>
                <c:pt idx="104">
                  <c:v>9.2218654426927493</c:v>
                </c:pt>
                <c:pt idx="105">
                  <c:v>9.1959210441413504</c:v>
                </c:pt>
                <c:pt idx="106">
                  <c:v>9.1675947915888507</c:v>
                </c:pt>
                <c:pt idx="107">
                  <c:v>9.1368587537726498</c:v>
                </c:pt>
                <c:pt idx="108">
                  <c:v>9.1036856488851008</c:v>
                </c:pt>
                <c:pt idx="109">
                  <c:v>9.0680489625012495</c:v>
                </c:pt>
                <c:pt idx="110">
                  <c:v>9.029923124749649</c:v>
                </c:pt>
                <c:pt idx="111">
                  <c:v>8.9892837109605495</c:v>
                </c:pt>
                <c:pt idx="112">
                  <c:v>8.9461076182317001</c:v>
                </c:pt>
                <c:pt idx="113">
                  <c:v>8.90037334086065</c:v>
                </c:pt>
                <c:pt idx="114">
                  <c:v>8.8520611630488997</c:v>
                </c:pt>
                <c:pt idx="115">
                  <c:v>8.8011534792990993</c:v>
                </c:pt>
                <c:pt idx="116">
                  <c:v>8.7476350848518507</c:v>
                </c:pt>
                <c:pt idx="117">
                  <c:v>8.6914935082597999</c:v>
                </c:pt>
                <c:pt idx="118">
                  <c:v>8.6327193873397512</c:v>
                </c:pt>
                <c:pt idx="119">
                  <c:v>8.5713068929048504</c:v>
                </c:pt>
                <c:pt idx="120">
                  <c:v>8.5072541519602503</c:v>
                </c:pt>
                <c:pt idx="121">
                  <c:v>8.4405637731560006</c:v>
                </c:pt>
                <c:pt idx="122">
                  <c:v>8.371243398135201</c:v>
                </c:pt>
                <c:pt idx="123">
                  <c:v>8.299306287264951</c:v>
                </c:pt>
                <c:pt idx="124">
                  <c:v>8.2247720214284499</c:v>
                </c:pt>
                <c:pt idx="125">
                  <c:v>8.1476672287012999</c:v>
                </c:pt>
                <c:pt idx="126">
                  <c:v>8.0680264188227007</c:v>
                </c:pt>
                <c:pt idx="127">
                  <c:v>7.9858928821830997</c:v>
                </c:pt>
                <c:pt idx="128">
                  <c:v>7.9013196981647003</c:v>
                </c:pt>
                <c:pt idx="129">
                  <c:v>7.8143708526680005</c:v>
                </c:pt>
                <c:pt idx="130">
                  <c:v>7.7251224642809007</c:v>
                </c:pt>
                <c:pt idx="131">
                  <c:v>7.63366416275655</c:v>
                </c:pt>
                <c:pt idx="132">
                  <c:v>7.5401005781403496</c:v>
                </c:pt>
                <c:pt idx="133">
                  <c:v>7.444553043892201</c:v>
                </c:pt>
                <c:pt idx="134">
                  <c:v>7.3471614480455996</c:v>
                </c:pt>
                <c:pt idx="135">
                  <c:v>7.2480863037635501</c:v>
                </c:pt>
                <c:pt idx="136">
                  <c:v>7.1475110441918002</c:v>
                </c:pt>
                <c:pt idx="137">
                  <c:v>7.0456445823891993</c:v>
                </c:pt>
                <c:pt idx="138">
                  <c:v>6.9427241545746003</c:v>
                </c:pt>
                <c:pt idx="139">
                  <c:v>6.8390184945954999</c:v>
                </c:pt>
                <c:pt idx="140">
                  <c:v>6.7348313562417506</c:v>
                </c:pt>
                <c:pt idx="141">
                  <c:v>6.6305054626996496</c:v>
                </c:pt>
                <c:pt idx="142">
                  <c:v>6.5264269075322501</c:v>
                </c:pt>
                <c:pt idx="143">
                  <c:v>6.4230300784234498</c:v>
                </c:pt>
                <c:pt idx="144">
                  <c:v>6.3208031769164501</c:v>
                </c:pt>
                <c:pt idx="145">
                  <c:v>6.2202943703409499</c:v>
                </c:pt>
                <c:pt idx="146">
                  <c:v>6.1221187432979498</c:v>
                </c:pt>
                <c:pt idx="147">
                  <c:v>6.0269660581669005</c:v>
                </c:pt>
                <c:pt idx="148">
                  <c:v>5.9356095109318501</c:v>
                </c:pt>
                <c:pt idx="149">
                  <c:v>5.8489155776702999</c:v>
                </c:pt>
                <c:pt idx="150">
                  <c:v>5.7678551209861997</c:v>
                </c:pt>
                <c:pt idx="151">
                  <c:v>5.6935159264566995</c:v>
                </c:pt>
                <c:pt idx="152">
                  <c:v>5.6271168822954998</c:v>
                </c:pt>
                <c:pt idx="153">
                  <c:v>5.5700240363453997</c:v>
                </c:pt>
                <c:pt idx="154">
                  <c:v>5.5237688025585001</c:v>
                </c:pt>
                <c:pt idx="155">
                  <c:v>5.4900686548794999</c:v>
                </c:pt>
                <c:pt idx="156">
                  <c:v>5.4708506955742502</c:v>
                </c:pt>
                <c:pt idx="157">
                  <c:v>5.46827847015535</c:v>
                </c:pt>
                <c:pt idx="158">
                  <c:v>5.4847826877269998</c:v>
                </c:pt>
                <c:pt idx="159">
                  <c:v>5.5230962797761993</c:v>
                </c:pt>
                <c:pt idx="160">
                  <c:v>5.5799731725634505</c:v>
                </c:pt>
              </c:numCache>
            </c:numRef>
          </c:yVal>
          <c:smooth val="0"/>
        </c:ser>
        <c:dLbls>
          <c:showLegendKey val="0"/>
          <c:showVal val="0"/>
          <c:showCatName val="0"/>
          <c:showSerName val="0"/>
          <c:showPercent val="0"/>
          <c:showBubbleSize val="0"/>
        </c:dLbls>
        <c:axId val="517984400"/>
        <c:axId val="593881776"/>
      </c:scatterChart>
      <c:valAx>
        <c:axId val="517984400"/>
        <c:scaling>
          <c:orientation val="minMax"/>
          <c:max val="1"/>
        </c:scaling>
        <c:delete val="0"/>
        <c:axPos val="b"/>
        <c:majorGridlines>
          <c:spPr>
            <a:ln w="9525" cap="flat" cmpd="sng" algn="ctr">
              <a:solidFill>
                <a:schemeClr val="tx1">
                  <a:lumMod val="15000"/>
                  <a:lumOff val="85000"/>
                </a:schemeClr>
              </a:solidFill>
              <a:round/>
            </a:ln>
            <a:effectLst/>
          </c:spPr>
        </c:majorGridlines>
        <c:title>
          <c:tx>
            <c:rich>
              <a:bodyPr rot="0" vert="horz"/>
              <a:lstStyle/>
              <a:p>
                <a:pPr>
                  <a:defRPr/>
                </a:pPr>
                <a:r>
                  <a:rPr lang="fr-FR"/>
                  <a:t>dimensionless slider length X/L </a:t>
                </a:r>
              </a:p>
            </c:rich>
          </c:tx>
          <c:layout/>
          <c:overlay val="0"/>
          <c:spPr>
            <a:noFill/>
            <a:ln>
              <a:noFill/>
            </a:ln>
            <a:effectLst/>
          </c:spPr>
        </c:title>
        <c:numFmt formatCode="General" sourceLinked="0"/>
        <c:majorTickMark val="none"/>
        <c:minorTickMark val="none"/>
        <c:tickLblPos val="low"/>
        <c:spPr>
          <a:noFill/>
          <a:ln w="9525" cap="flat" cmpd="sng" algn="ctr">
            <a:solidFill>
              <a:schemeClr val="tx1">
                <a:lumMod val="25000"/>
                <a:lumOff val="75000"/>
              </a:schemeClr>
            </a:solidFill>
            <a:round/>
          </a:ln>
          <a:effectLst/>
        </c:spPr>
        <c:txPr>
          <a:bodyPr rot="-60000000" vert="horz"/>
          <a:lstStyle/>
          <a:p>
            <a:pPr>
              <a:defRPr/>
            </a:pPr>
            <a:endParaRPr lang="fr-FR"/>
          </a:p>
        </c:txPr>
        <c:crossAx val="593881776"/>
        <c:crosses val="autoZero"/>
        <c:crossBetween val="midCat"/>
      </c:valAx>
      <c:valAx>
        <c:axId val="5938817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vert="horz"/>
              <a:lstStyle/>
              <a:p>
                <a:pPr>
                  <a:defRPr/>
                </a:pPr>
                <a:r>
                  <a:rPr lang="en-US"/>
                  <a:t>dimensionless temperature gradient </a:t>
                </a:r>
                <a:endParaRPr lang="fr-FR"/>
              </a:p>
            </c:rich>
          </c:tx>
          <c:layout/>
          <c:overlay val="0"/>
          <c:spPr>
            <a:noFill/>
            <a:ln>
              <a:noFill/>
            </a:ln>
            <a:effectLst/>
          </c:sp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pPr>
            <a:endParaRPr lang="fr-FR"/>
          </a:p>
        </c:txPr>
        <c:crossAx val="517984400"/>
        <c:crosses val="autoZero"/>
        <c:crossBetween val="midCat"/>
      </c:valAx>
      <c:spPr>
        <a:noFill/>
        <a:effectLst/>
      </c:spPr>
    </c:plotArea>
    <c:legend>
      <c:legendPos val="t"/>
      <c:layout>
        <c:manualLayout>
          <c:xMode val="edge"/>
          <c:yMode val="edge"/>
          <c:x val="0.38430977377827774"/>
          <c:y val="0.598597602352409"/>
          <c:w val="0.30743795914399585"/>
          <c:h val="0.21269103972272635"/>
        </c:manualLayout>
      </c:layout>
      <c:overlay val="0"/>
      <c:spPr>
        <a:solidFill>
          <a:schemeClr val="bg1"/>
        </a:solidFill>
        <a:ln>
          <a:solidFill>
            <a:schemeClr val="tx1"/>
          </a:solidFill>
        </a:ln>
        <a:effectLst/>
      </c:spPr>
      <c:txPr>
        <a:bodyPr rot="0" vert="horz"/>
        <a:lstStyle/>
        <a:p>
          <a:pPr>
            <a:defRPr/>
          </a:pPr>
          <a:endParaRPr lang="fr-FR"/>
        </a:p>
      </c:txPr>
    </c:legend>
    <c:plotVisOnly val="1"/>
    <c:dispBlanksAs val="gap"/>
    <c:showDLblsOverMax val="0"/>
  </c:chart>
  <c:spPr>
    <a:solidFill>
      <a:schemeClr val="bg1"/>
    </a:solidFill>
    <a:ln w="9525" cap="flat" cmpd="sng" algn="ctr">
      <a:noFill/>
      <a:round/>
    </a:ln>
    <a:effectLst/>
  </c:spPr>
  <c:txPr>
    <a:bodyPr/>
    <a:lstStyle/>
    <a:p>
      <a:pPr>
        <a:defRPr>
          <a:solidFill>
            <a:schemeClr val="tx1"/>
          </a:solidFill>
        </a:defRPr>
      </a:pPr>
      <a:endParaRPr lang="fr-FR"/>
    </a:p>
  </c:tx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3903501424024"/>
          <c:y val="7.8409495610671648E-2"/>
          <c:w val="0.72256726419835815"/>
          <c:h val="0.69588362365896073"/>
        </c:manualLayout>
      </c:layout>
      <c:scatterChart>
        <c:scatterStyle val="smoothMarker"/>
        <c:varyColors val="0"/>
        <c:ser>
          <c:idx val="0"/>
          <c:order val="0"/>
          <c:tx>
            <c:v>ELROD</c:v>
          </c:tx>
          <c:spPr>
            <a:ln w="19050" cap="rnd">
              <a:noFill/>
              <a:round/>
            </a:ln>
            <a:effectLst/>
          </c:spPr>
          <c:marker>
            <c:symbol val="diamond"/>
            <c:size val="8"/>
            <c:spPr>
              <a:solidFill>
                <a:schemeClr val="accent1"/>
              </a:solidFill>
              <a:ln w="9525">
                <a:solidFill>
                  <a:schemeClr val="tx1"/>
                </a:solidFill>
              </a:ln>
              <a:effectLst/>
            </c:spPr>
          </c:marker>
          <c:xVal>
            <c:numRef>
              <c:f>Pression!$A$2:$A$12</c:f>
              <c:numCache>
                <c:formatCode>General</c:formatCode>
                <c:ptCount val="11"/>
                <c:pt idx="0">
                  <c:v>0</c:v>
                </c:pt>
                <c:pt idx="1">
                  <c:v>1.8287999999999999E-2</c:v>
                </c:pt>
                <c:pt idx="2">
                  <c:v>3.6575999999999997E-2</c:v>
                </c:pt>
                <c:pt idx="3">
                  <c:v>5.4863999999999996E-2</c:v>
                </c:pt>
                <c:pt idx="4">
                  <c:v>7.3151999999999995E-2</c:v>
                </c:pt>
                <c:pt idx="5">
                  <c:v>9.1439999999999994E-2</c:v>
                </c:pt>
                <c:pt idx="6">
                  <c:v>0.10972799999999999</c:v>
                </c:pt>
                <c:pt idx="7">
                  <c:v>0.12801599999999999</c:v>
                </c:pt>
                <c:pt idx="8">
                  <c:v>0.14630399999999999</c:v>
                </c:pt>
                <c:pt idx="9">
                  <c:v>0.16459199999999999</c:v>
                </c:pt>
                <c:pt idx="10">
                  <c:v>0.18287999999999999</c:v>
                </c:pt>
              </c:numCache>
            </c:numRef>
          </c:xVal>
          <c:yVal>
            <c:numRef>
              <c:f>Pression!$H$2:$H$12</c:f>
              <c:numCache>
                <c:formatCode>General</c:formatCode>
                <c:ptCount val="11"/>
                <c:pt idx="0">
                  <c:v>0</c:v>
                </c:pt>
                <c:pt idx="1">
                  <c:v>3.5454789999999998</c:v>
                </c:pt>
                <c:pt idx="2">
                  <c:v>6.4344849999999996</c:v>
                </c:pt>
                <c:pt idx="3">
                  <c:v>8.7559679999999993</c:v>
                </c:pt>
                <c:pt idx="4">
                  <c:v>10.51984</c:v>
                </c:pt>
                <c:pt idx="5">
                  <c:v>11.67347</c:v>
                </c:pt>
                <c:pt idx="6">
                  <c:v>12.09784</c:v>
                </c:pt>
                <c:pt idx="7">
                  <c:v>11.588089999999999</c:v>
                </c:pt>
                <c:pt idx="8">
                  <c:v>9.8153310000000005</c:v>
                </c:pt>
                <c:pt idx="9">
                  <c:v>6.2591299999999999</c:v>
                </c:pt>
                <c:pt idx="10">
                  <c:v>0</c:v>
                </c:pt>
              </c:numCache>
            </c:numRef>
          </c:yVal>
          <c:smooth val="1"/>
        </c:ser>
        <c:ser>
          <c:idx val="1"/>
          <c:order val="1"/>
          <c:tx>
            <c:v>Lobatto N=10</c:v>
          </c:tx>
          <c:spPr>
            <a:ln w="19050" cap="rnd">
              <a:solidFill>
                <a:srgbClr val="00B050"/>
              </a:solidFill>
              <a:round/>
            </a:ln>
            <a:effectLst/>
          </c:spPr>
          <c:marker>
            <c:symbol val="none"/>
          </c:marker>
          <c:xVal>
            <c:numRef>
              <c:f>Pression!$C$2:$C$31</c:f>
              <c:numCache>
                <c:formatCode>General</c:formatCode>
                <c:ptCount val="30"/>
                <c:pt idx="0">
                  <c:v>3.0479999999999999E-3</c:v>
                </c:pt>
                <c:pt idx="1">
                  <c:v>9.1439999999999994E-3</c:v>
                </c:pt>
                <c:pt idx="2">
                  <c:v>1.524E-2</c:v>
                </c:pt>
                <c:pt idx="3">
                  <c:v>2.1335999999999997E-2</c:v>
                </c:pt>
                <c:pt idx="4">
                  <c:v>2.7431999999999998E-2</c:v>
                </c:pt>
                <c:pt idx="5">
                  <c:v>3.3528000000000002E-2</c:v>
                </c:pt>
                <c:pt idx="6">
                  <c:v>3.9623999999999999E-2</c:v>
                </c:pt>
                <c:pt idx="7">
                  <c:v>4.5720000000000004E-2</c:v>
                </c:pt>
                <c:pt idx="8">
                  <c:v>5.1816000000000001E-2</c:v>
                </c:pt>
                <c:pt idx="9">
                  <c:v>5.7911999999999998E-2</c:v>
                </c:pt>
                <c:pt idx="10">
                  <c:v>6.4007999999999995E-2</c:v>
                </c:pt>
                <c:pt idx="11">
                  <c:v>7.0104E-2</c:v>
                </c:pt>
                <c:pt idx="12">
                  <c:v>7.619999999999999E-2</c:v>
                </c:pt>
                <c:pt idx="13">
                  <c:v>8.2295999999999994E-2</c:v>
                </c:pt>
                <c:pt idx="14">
                  <c:v>8.8391999999999998E-2</c:v>
                </c:pt>
                <c:pt idx="15">
                  <c:v>9.4487999999999989E-2</c:v>
                </c:pt>
                <c:pt idx="16">
                  <c:v>0.10058399999999999</c:v>
                </c:pt>
                <c:pt idx="17">
                  <c:v>0.10668</c:v>
                </c:pt>
                <c:pt idx="18">
                  <c:v>0.11277599999999999</c:v>
                </c:pt>
                <c:pt idx="19">
                  <c:v>0.11887199999999999</c:v>
                </c:pt>
                <c:pt idx="20">
                  <c:v>0.124968</c:v>
                </c:pt>
                <c:pt idx="21">
                  <c:v>0.13106399999999999</c:v>
                </c:pt>
                <c:pt idx="22">
                  <c:v>0.13716</c:v>
                </c:pt>
                <c:pt idx="23">
                  <c:v>0.14325599999999999</c:v>
                </c:pt>
                <c:pt idx="24">
                  <c:v>0.14935199999999998</c:v>
                </c:pt>
                <c:pt idx="25">
                  <c:v>0.155448</c:v>
                </c:pt>
                <c:pt idx="26">
                  <c:v>0.16154399999999999</c:v>
                </c:pt>
                <c:pt idx="27">
                  <c:v>0.16763999999999998</c:v>
                </c:pt>
                <c:pt idx="28">
                  <c:v>0.173736</c:v>
                </c:pt>
                <c:pt idx="29">
                  <c:v>0.17983199999999999</c:v>
                </c:pt>
              </c:numCache>
            </c:numRef>
          </c:xVal>
          <c:yVal>
            <c:numRef>
              <c:f>Pression!$I$2:$I$31</c:f>
              <c:numCache>
                <c:formatCode>General</c:formatCode>
                <c:ptCount val="30"/>
                <c:pt idx="0">
                  <c:v>0.68398968675165295</c:v>
                </c:pt>
                <c:pt idx="1">
                  <c:v>1.9522957991727801</c:v>
                </c:pt>
                <c:pt idx="2">
                  <c:v>3.1311683942750999</c:v>
                </c:pt>
                <c:pt idx="3">
                  <c:v>4.2289647930724499</c:v>
                </c:pt>
                <c:pt idx="4">
                  <c:v>5.2520511968945494</c:v>
                </c:pt>
                <c:pt idx="5">
                  <c:v>6.2051063974871807</c:v>
                </c:pt>
                <c:pt idx="6">
                  <c:v>7.0914230485062202</c:v>
                </c:pt>
                <c:pt idx="7">
                  <c:v>7.9131392618199001</c:v>
                </c:pt>
                <c:pt idx="8">
                  <c:v>8.6714001037993693</c:v>
                </c:pt>
                <c:pt idx="9">
                  <c:v>9.3664619050891496</c:v>
                </c:pt>
                <c:pt idx="10">
                  <c:v>9.997752417712201</c:v>
                </c:pt>
                <c:pt idx="11">
                  <c:v>10.5638968137358</c:v>
                </c:pt>
                <c:pt idx="12">
                  <c:v>11.0627162284369</c:v>
                </c:pt>
                <c:pt idx="13">
                  <c:v>11.491202788915</c:v>
                </c:pt>
                <c:pt idx="14">
                  <c:v>11.8454729348762</c:v>
                </c:pt>
                <c:pt idx="15">
                  <c:v>12.1206992170398</c:v>
                </c:pt>
                <c:pt idx="16">
                  <c:v>12.3110194866809</c:v>
                </c:pt>
                <c:pt idx="17">
                  <c:v>12.409421312164598</c:v>
                </c:pt>
                <c:pt idx="18">
                  <c:v>12.4075984448548</c:v>
                </c:pt>
                <c:pt idx="19">
                  <c:v>12.2957751026462</c:v>
                </c:pt>
                <c:pt idx="20">
                  <c:v>12.0624926598024</c:v>
                </c:pt>
                <c:pt idx="21">
                  <c:v>11.694351955775</c:v>
                </c:pt>
                <c:pt idx="22">
                  <c:v>11.1757028005356</c:v>
                </c:pt>
                <c:pt idx="23">
                  <c:v>10.4882703020359</c:v>
                </c:pt>
                <c:pt idx="24">
                  <c:v>9.6107053212834508</c:v>
                </c:pt>
                <c:pt idx="25">
                  <c:v>8.5180436375154702</c:v>
                </c:pt>
                <c:pt idx="26">
                  <c:v>7.1810552928398597</c:v>
                </c:pt>
                <c:pt idx="27">
                  <c:v>5.5654622139343699</c:v>
                </c:pt>
                <c:pt idx="28">
                  <c:v>3.6309989753124201</c:v>
                </c:pt>
                <c:pt idx="29">
                  <c:v>1.3302894144200501</c:v>
                </c:pt>
              </c:numCache>
            </c:numRef>
          </c:yVal>
          <c:smooth val="1"/>
        </c:ser>
        <c:dLbls>
          <c:showLegendKey val="0"/>
          <c:showVal val="0"/>
          <c:showCatName val="0"/>
          <c:showSerName val="0"/>
          <c:showPercent val="0"/>
          <c:showBubbleSize val="0"/>
        </c:dLbls>
        <c:axId val="416020032"/>
        <c:axId val="416018856"/>
        <c:extLst>
          <c:ext xmlns:c15="http://schemas.microsoft.com/office/drawing/2012/chart" uri="{02D57815-91ED-43cb-92C2-25804820EDAC}">
            <c15:filteredScatterSeries>
              <c15:ser>
                <c:idx val="2"/>
                <c:order val="2"/>
                <c:tx>
                  <c:v>Référence (R.C.)</c:v>
                </c:tx>
                <c:spPr>
                  <a:ln w="25400" cap="rnd">
                    <a:solidFill>
                      <a:schemeClr val="tx1"/>
                    </a:solidFill>
                    <a:prstDash val="sysDash"/>
                    <a:round/>
                  </a:ln>
                  <a:effectLst/>
                </c:spPr>
                <c:marker>
                  <c:symbol val="none"/>
                </c:marker>
                <c:xVal>
                  <c:numRef>
                    <c:extLst>
                      <c:ext uri="{02D57815-91ED-43cb-92C2-25804820EDAC}">
                        <c15:formulaRef>
                          <c15:sqref>Pression!$E$2:$E$31</c15:sqref>
                        </c15:formulaRef>
                      </c:ext>
                    </c:extLst>
                    <c:numCache>
                      <c:formatCode>General</c:formatCode>
                      <c:ptCount val="30"/>
                      <c:pt idx="0">
                        <c:v>3.0479999999999999E-3</c:v>
                      </c:pt>
                      <c:pt idx="1">
                        <c:v>9.1439999999999994E-3</c:v>
                      </c:pt>
                      <c:pt idx="2">
                        <c:v>1.524E-2</c:v>
                      </c:pt>
                      <c:pt idx="3">
                        <c:v>2.1335999999999997E-2</c:v>
                      </c:pt>
                      <c:pt idx="4">
                        <c:v>2.7431999999999998E-2</c:v>
                      </c:pt>
                      <c:pt idx="5">
                        <c:v>3.3528000000000002E-2</c:v>
                      </c:pt>
                      <c:pt idx="6">
                        <c:v>3.9623999999999999E-2</c:v>
                      </c:pt>
                      <c:pt idx="7">
                        <c:v>4.5720000000000004E-2</c:v>
                      </c:pt>
                      <c:pt idx="8">
                        <c:v>5.1816000000000001E-2</c:v>
                      </c:pt>
                      <c:pt idx="9">
                        <c:v>5.7911999999999998E-2</c:v>
                      </c:pt>
                      <c:pt idx="10">
                        <c:v>6.4007999999999995E-2</c:v>
                      </c:pt>
                      <c:pt idx="11">
                        <c:v>7.0104E-2</c:v>
                      </c:pt>
                      <c:pt idx="12">
                        <c:v>7.619999999999999E-2</c:v>
                      </c:pt>
                      <c:pt idx="13">
                        <c:v>8.2295999999999994E-2</c:v>
                      </c:pt>
                      <c:pt idx="14">
                        <c:v>8.8391999999999998E-2</c:v>
                      </c:pt>
                      <c:pt idx="15">
                        <c:v>9.4487999999999989E-2</c:v>
                      </c:pt>
                      <c:pt idx="16">
                        <c:v>0.10058399999999999</c:v>
                      </c:pt>
                      <c:pt idx="17">
                        <c:v>0.10668</c:v>
                      </c:pt>
                      <c:pt idx="18">
                        <c:v>0.11277599999999999</c:v>
                      </c:pt>
                      <c:pt idx="19">
                        <c:v>0.11887199999999999</c:v>
                      </c:pt>
                      <c:pt idx="20">
                        <c:v>0.124968</c:v>
                      </c:pt>
                      <c:pt idx="21">
                        <c:v>0.13106399999999999</c:v>
                      </c:pt>
                      <c:pt idx="22">
                        <c:v>0.13716</c:v>
                      </c:pt>
                      <c:pt idx="23">
                        <c:v>0.14325599999999999</c:v>
                      </c:pt>
                      <c:pt idx="24">
                        <c:v>0.14935199999999998</c:v>
                      </c:pt>
                      <c:pt idx="25">
                        <c:v>0.155448</c:v>
                      </c:pt>
                      <c:pt idx="26">
                        <c:v>0.16154399999999999</c:v>
                      </c:pt>
                      <c:pt idx="27">
                        <c:v>0.16763999999999998</c:v>
                      </c:pt>
                      <c:pt idx="28">
                        <c:v>0.173736</c:v>
                      </c:pt>
                      <c:pt idx="29">
                        <c:v>0.17983199999999999</c:v>
                      </c:pt>
                    </c:numCache>
                  </c:numRef>
                </c:xVal>
                <c:yVal>
                  <c:numRef>
                    <c:extLst>
                      <c:ext uri="{02D57815-91ED-43cb-92C2-25804820EDAC}">
                        <c15:formulaRef>
                          <c15:sqref>Pression!$F$2:$F$31</c15:sqref>
                        </c15:formulaRef>
                      </c:ext>
                    </c:extLst>
                    <c:numCache>
                      <c:formatCode>0.00E+00</c:formatCode>
                      <c:ptCount val="30"/>
                      <c:pt idx="0">
                        <c:v>683540.77107847598</c:v>
                      </c:pt>
                      <c:pt idx="1">
                        <c:v>1950319.21062194</c:v>
                      </c:pt>
                      <c:pt idx="2">
                        <c:v>3128027.24749299</c:v>
                      </c:pt>
                      <c:pt idx="3">
                        <c:v>4224982.1340452395</c:v>
                      </c:pt>
                      <c:pt idx="4">
                        <c:v>5247376.1188170202</c:v>
                      </c:pt>
                      <c:pt idx="5">
                        <c:v>6199762.0639967602</c:v>
                      </c:pt>
                      <c:pt idx="6">
                        <c:v>7085372.4164691502</c:v>
                      </c:pt>
                      <c:pt idx="7">
                        <c:v>7906330.5425647805</c:v>
                      </c:pt>
                      <c:pt idx="8">
                        <c:v>8663790.8901822306</c:v>
                      </c:pt>
                      <c:pt idx="9">
                        <c:v>9358029.1145769209</c:v>
                      </c:pt>
                      <c:pt idx="10">
                        <c:v>9988494.8651330695</c:v>
                      </c:pt>
                      <c:pt idx="11">
                        <c:v>10553834.9885359</c:v>
                      </c:pt>
                      <c:pt idx="12">
                        <c:v>11051891.797967499</c:v>
                      </c:pt>
                      <c:pt idx="13">
                        <c:v>11479678.9664046</c:v>
                      </c:pt>
                      <c:pt idx="14">
                        <c:v>11833336.085828301</c:v>
                      </c:pt>
                      <c:pt idx="15">
                        <c:v>12108061.7409552</c:v>
                      </c:pt>
                      <c:pt idx="16">
                        <c:v>12298023.919873901</c:v>
                      </c:pt>
                      <c:pt idx="17">
                        <c:v>12396245.619708801</c:v>
                      </c:pt>
                      <c:pt idx="18">
                        <c:v>12394462.5255956</c:v>
                      </c:pt>
                      <c:pt idx="19">
                        <c:v>12282948.582717599</c:v>
                      </c:pt>
                      <c:pt idx="20">
                        <c:v>12050304.0880628</c:v>
                      </c:pt>
                      <c:pt idx="21">
                        <c:v>11683199.5489273</c:v>
                      </c:pt>
                      <c:pt idx="22">
                        <c:v>11166066.940733399</c:v>
                      </c:pt>
                      <c:pt idx="23">
                        <c:v>10480728.1067637</c:v>
                      </c:pt>
                      <c:pt idx="24">
                        <c:v>9605947.8534928206</c:v>
                      </c:pt>
                      <c:pt idx="25">
                        <c:v>8516896.8204695508</c:v>
                      </c:pt>
                      <c:pt idx="26">
                        <c:v>7184506.5278880401</c:v>
                      </c:pt>
                      <c:pt idx="27">
                        <c:v>5574696.3454019995</c:v>
                      </c:pt>
                      <c:pt idx="28">
                        <c:v>3647449.9347790298</c:v>
                      </c:pt>
                      <c:pt idx="29">
                        <c:v>1355717.85136284</c:v>
                      </c:pt>
                    </c:numCache>
                  </c:numRef>
                </c:yVal>
                <c:smooth val="1"/>
              </c15:ser>
            </c15:filteredScatterSeries>
          </c:ext>
        </c:extLst>
      </c:scatterChart>
      <c:valAx>
        <c:axId val="416020032"/>
        <c:scaling>
          <c:orientation val="minMax"/>
          <c:max val="0.18500000000000003"/>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fr-FR"/>
                  <a:t>x [m]</a:t>
                </a:r>
              </a:p>
            </c:rich>
          </c:tx>
          <c:layout>
            <c:manualLayout>
              <c:xMode val="edge"/>
              <c:yMode val="edge"/>
              <c:x val="0.50014173228346459"/>
              <c:y val="0.8812476766584433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16018856"/>
        <c:crosses val="autoZero"/>
        <c:crossBetween val="midCat"/>
      </c:valAx>
      <c:valAx>
        <c:axId val="4160188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fr-FR"/>
                  <a:t>Pressure (MPa)</a:t>
                </a:r>
              </a:p>
            </c:rich>
          </c:tx>
          <c:layout/>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16020032"/>
        <c:crosses val="autoZero"/>
        <c:crossBetween val="midCat"/>
      </c:valAx>
      <c:spPr>
        <a:noFill/>
        <a:ln>
          <a:noFill/>
        </a:ln>
        <a:effectLst/>
      </c:spPr>
    </c:plotArea>
    <c:legend>
      <c:legendPos val="t"/>
      <c:layout>
        <c:manualLayout>
          <c:xMode val="edge"/>
          <c:yMode val="edge"/>
          <c:x val="0.39612665438096833"/>
          <c:y val="0.59425552987784747"/>
          <c:w val="0.34391690400402075"/>
          <c:h val="0.16424640548191627"/>
        </c:manualLayout>
      </c:layout>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noFill/>
    <a:ln w="9525" cap="flat" cmpd="sng" algn="ctr">
      <a:noFill/>
      <a:round/>
    </a:ln>
    <a:effectLst/>
  </c:spPr>
  <c:txPr>
    <a:bodyPr/>
    <a:lstStyle/>
    <a:p>
      <a:pPr>
        <a:defRPr sz="900"/>
      </a:pPr>
      <a:endParaRPr lang="fr-FR"/>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185380936971919"/>
          <c:y val="8.3717762417367031E-2"/>
          <c:w val="0.74750692122388807"/>
          <c:h val="0.71164309314422525"/>
        </c:manualLayout>
      </c:layout>
      <c:scatterChart>
        <c:scatterStyle val="smoothMarker"/>
        <c:varyColors val="0"/>
        <c:ser>
          <c:idx val="0"/>
          <c:order val="0"/>
          <c:tx>
            <c:v>ELROD</c:v>
          </c:tx>
          <c:spPr>
            <a:ln w="19050" cap="rnd">
              <a:noFill/>
              <a:round/>
            </a:ln>
            <a:effectLst/>
          </c:spPr>
          <c:marker>
            <c:symbol val="diamond"/>
            <c:size val="8"/>
            <c:spPr>
              <a:solidFill>
                <a:schemeClr val="accent1"/>
              </a:solidFill>
              <a:ln w="9525">
                <a:solidFill>
                  <a:schemeClr val="tx1"/>
                </a:solidFill>
              </a:ln>
              <a:effectLst/>
            </c:spPr>
          </c:marker>
          <c:xVal>
            <c:numRef>
              <c:f>Temperature!$A$2:$A$11</c:f>
              <c:numCache>
                <c:formatCode>General</c:formatCode>
                <c:ptCount val="10"/>
                <c:pt idx="0">
                  <c:v>-1</c:v>
                </c:pt>
                <c:pt idx="1">
                  <c:v>-0.91953390000000002</c:v>
                </c:pt>
                <c:pt idx="2">
                  <c:v>-0.73877389999999998</c:v>
                </c:pt>
                <c:pt idx="3">
                  <c:v>-0.47792489999999999</c:v>
                </c:pt>
                <c:pt idx="4">
                  <c:v>-0.16527900000000001</c:v>
                </c:pt>
                <c:pt idx="5">
                  <c:v>0.16527900000000001</c:v>
                </c:pt>
                <c:pt idx="6">
                  <c:v>0.47792489999999999</c:v>
                </c:pt>
                <c:pt idx="7">
                  <c:v>0.73877389999999998</c:v>
                </c:pt>
                <c:pt idx="8">
                  <c:v>0.91953390000000002</c:v>
                </c:pt>
                <c:pt idx="9">
                  <c:v>1</c:v>
                </c:pt>
              </c:numCache>
            </c:numRef>
          </c:xVal>
          <c:yVal>
            <c:numRef>
              <c:f>Temperature!$B$2:$B$11</c:f>
              <c:numCache>
                <c:formatCode>General</c:formatCode>
                <c:ptCount val="10"/>
                <c:pt idx="0">
                  <c:v>0</c:v>
                </c:pt>
                <c:pt idx="1">
                  <c:v>2.774959</c:v>
                </c:pt>
                <c:pt idx="2">
                  <c:v>8.2333339999999993</c:v>
                </c:pt>
                <c:pt idx="3">
                  <c:v>15.18215</c:v>
                </c:pt>
                <c:pt idx="4">
                  <c:v>22.90305</c:v>
                </c:pt>
                <c:pt idx="5">
                  <c:v>31.612220000000001</c:v>
                </c:pt>
                <c:pt idx="6">
                  <c:v>36.010179999999998</c:v>
                </c:pt>
                <c:pt idx="7">
                  <c:v>26.137429999999998</c:v>
                </c:pt>
                <c:pt idx="8">
                  <c:v>9.4357570000000006</c:v>
                </c:pt>
                <c:pt idx="9">
                  <c:v>0</c:v>
                </c:pt>
              </c:numCache>
            </c:numRef>
          </c:yVal>
          <c:smooth val="1"/>
        </c:ser>
        <c:ser>
          <c:idx val="3"/>
          <c:order val="1"/>
          <c:tx>
            <c:v>Lobbato N=10</c:v>
          </c:tx>
          <c:spPr>
            <a:ln w="25400" cap="rnd">
              <a:solidFill>
                <a:srgbClr val="00B050"/>
              </a:solidFill>
              <a:round/>
            </a:ln>
            <a:effectLst/>
          </c:spPr>
          <c:marker>
            <c:symbol val="none"/>
          </c:marker>
          <c:xVal>
            <c:numRef>
              <c:f>Temperature!$C$2:$C$32</c:f>
              <c:numCache>
                <c:formatCode>General</c:formatCode>
                <c:ptCount val="31"/>
                <c:pt idx="0">
                  <c:v>-1</c:v>
                </c:pt>
                <c:pt idx="1">
                  <c:v>-0.93333299999999997</c:v>
                </c:pt>
                <c:pt idx="2">
                  <c:v>-0.86666600000000005</c:v>
                </c:pt>
                <c:pt idx="3">
                  <c:v>-0.79999900000000002</c:v>
                </c:pt>
                <c:pt idx="4">
                  <c:v>-0.73333199999999998</c:v>
                </c:pt>
                <c:pt idx="5">
                  <c:v>-0.66666499999999995</c:v>
                </c:pt>
                <c:pt idx="6">
                  <c:v>-0.59999800000000003</c:v>
                </c:pt>
                <c:pt idx="7">
                  <c:v>-0.533331</c:v>
                </c:pt>
                <c:pt idx="8">
                  <c:v>-0.46666400000000002</c:v>
                </c:pt>
                <c:pt idx="9">
                  <c:v>-0.39999699999999999</c:v>
                </c:pt>
                <c:pt idx="10">
                  <c:v>-0.33333000000000002</c:v>
                </c:pt>
                <c:pt idx="11">
                  <c:v>-0.26666299999999998</c:v>
                </c:pt>
                <c:pt idx="12">
                  <c:v>-0.19999600000000001</c:v>
                </c:pt>
                <c:pt idx="13">
                  <c:v>-0.133329</c:v>
                </c:pt>
                <c:pt idx="14">
                  <c:v>-6.6661999999999999E-2</c:v>
                </c:pt>
                <c:pt idx="15">
                  <c:v>5.0000000000327603E-6</c:v>
                </c:pt>
                <c:pt idx="16">
                  <c:v>6.6672000000000106E-2</c:v>
                </c:pt>
                <c:pt idx="17">
                  <c:v>0.13333900000000001</c:v>
                </c:pt>
                <c:pt idx="18">
                  <c:v>0.20000599999999999</c:v>
                </c:pt>
                <c:pt idx="19">
                  <c:v>0.26667299999999999</c:v>
                </c:pt>
                <c:pt idx="20">
                  <c:v>0.33334000000000003</c:v>
                </c:pt>
                <c:pt idx="21">
                  <c:v>0.400007</c:v>
                </c:pt>
                <c:pt idx="22">
                  <c:v>0.46667399999999998</c:v>
                </c:pt>
                <c:pt idx="23">
                  <c:v>0.53334099999999995</c:v>
                </c:pt>
                <c:pt idx="24">
                  <c:v>0.60000799999999999</c:v>
                </c:pt>
                <c:pt idx="25">
                  <c:v>0.66667500000000002</c:v>
                </c:pt>
                <c:pt idx="26">
                  <c:v>0.73334200000000005</c:v>
                </c:pt>
                <c:pt idx="27">
                  <c:v>0.80000899999999997</c:v>
                </c:pt>
                <c:pt idx="28">
                  <c:v>0.866676</c:v>
                </c:pt>
                <c:pt idx="29">
                  <c:v>0.93334300000000003</c:v>
                </c:pt>
                <c:pt idx="30">
                  <c:v>1.0000100000000001</c:v>
                </c:pt>
              </c:numCache>
            </c:numRef>
          </c:xVal>
          <c:yVal>
            <c:numRef>
              <c:f>Temperature!$D$2:$D$32</c:f>
              <c:numCache>
                <c:formatCode>0.00E+00</c:formatCode>
                <c:ptCount val="31"/>
                <c:pt idx="0">
                  <c:v>-2.0261570199409099E-15</c:v>
                </c:pt>
                <c:pt idx="1">
                  <c:v>2.1108945138922901</c:v>
                </c:pt>
                <c:pt idx="2">
                  <c:v>4.22482005857084</c:v>
                </c:pt>
                <c:pt idx="3">
                  <c:v>6.2862553885356496</c:v>
                </c:pt>
                <c:pt idx="4">
                  <c:v>8.29024890502596</c:v>
                </c:pt>
                <c:pt idx="5">
                  <c:v>10.248413907005499</c:v>
                </c:pt>
                <c:pt idx="6">
                  <c:v>12.1721579916794</c:v>
                </c:pt>
                <c:pt idx="7">
                  <c:v>14.0671382271528</c:v>
                </c:pt>
                <c:pt idx="8">
                  <c:v>15.934181844089901</c:v>
                </c:pt>
                <c:pt idx="9">
                  <c:v>17.773042492508299</c:v>
                </c:pt>
                <c:pt idx="10">
                  <c:v>19.5863745841487</c:v>
                </c:pt>
                <c:pt idx="11">
                  <c:v>21.382202890191301</c:v>
                </c:pt>
                <c:pt idx="12">
                  <c:v>23.173941388452</c:v>
                </c:pt>
                <c:pt idx="13">
                  <c:v>24.9776743535792</c:v>
                </c:pt>
                <c:pt idx="14">
                  <c:v>26.806953858190301</c:v>
                </c:pt>
                <c:pt idx="15">
                  <c:v>28.665791202330102</c:v>
                </c:pt>
                <c:pt idx="16">
                  <c:v>30.540825313106101</c:v>
                </c:pt>
                <c:pt idx="17">
                  <c:v>32.393838855859101</c:v>
                </c:pt>
                <c:pt idx="18">
                  <c:v>34.155862672753997</c:v>
                </c:pt>
                <c:pt idx="19">
                  <c:v>35.724061214232798</c:v>
                </c:pt>
                <c:pt idx="20">
                  <c:v>36.962425853359399</c:v>
                </c:pt>
                <c:pt idx="21">
                  <c:v>37.707019372695903</c:v>
                </c:pt>
                <c:pt idx="22">
                  <c:v>37.776113487993797</c:v>
                </c:pt>
                <c:pt idx="23">
                  <c:v>36.985042022651598</c:v>
                </c:pt>
                <c:pt idx="24">
                  <c:v>35.164955271587701</c:v>
                </c:pt>
                <c:pt idx="25">
                  <c:v>32.183906192903997</c:v>
                </c:pt>
                <c:pt idx="26">
                  <c:v>27.967826340467798</c:v>
                </c:pt>
                <c:pt idx="27">
                  <c:v>22.5179589003227</c:v>
                </c:pt>
                <c:pt idx="28">
                  <c:v>15.920207818646601</c:v>
                </c:pt>
                <c:pt idx="29">
                  <c:v>8.3406358088163799</c:v>
                </c:pt>
                <c:pt idx="30">
                  <c:v>-4.1910919179599596E-15</c:v>
                </c:pt>
              </c:numCache>
            </c:numRef>
          </c:yVal>
          <c:smooth val="1"/>
        </c:ser>
        <c:dLbls>
          <c:showLegendKey val="0"/>
          <c:showVal val="0"/>
          <c:showCatName val="0"/>
          <c:showSerName val="0"/>
          <c:showPercent val="0"/>
          <c:showBubbleSize val="0"/>
        </c:dLbls>
        <c:axId val="416022776"/>
        <c:axId val="416020816"/>
        <c:extLst>
          <c:ext xmlns:c15="http://schemas.microsoft.com/office/drawing/2012/chart" uri="{02D57815-91ED-43cb-92C2-25804820EDAC}">
            <c15:filteredScatterSeries>
              <c15:ser>
                <c:idx val="1"/>
                <c:order val="2"/>
                <c:tx>
                  <c:v>Référence</c:v>
                </c:tx>
                <c:spPr>
                  <a:ln w="19050" cap="rnd">
                    <a:solidFill>
                      <a:schemeClr val="tx1"/>
                    </a:solidFill>
                    <a:prstDash val="sysDash"/>
                    <a:round/>
                  </a:ln>
                  <a:effectLst/>
                </c:spPr>
                <c:marker>
                  <c:symbol val="none"/>
                </c:marker>
                <c:xVal>
                  <c:numRef>
                    <c:extLst>
                      <c:ext uri="{02D57815-91ED-43cb-92C2-25804820EDAC}">
                        <c15:formulaRef>
                          <c15:sqref>Temperature!$E$2:$E$121</c15:sqref>
                        </c15:formulaRef>
                      </c:ext>
                    </c:extLst>
                    <c:numCache>
                      <c:formatCode>General</c:formatCode>
                      <c:ptCount val="120"/>
                      <c:pt idx="0">
                        <c:v>-0.9916666666666667</c:v>
                      </c:pt>
                      <c:pt idx="1">
                        <c:v>-0.97499999999999998</c:v>
                      </c:pt>
                      <c:pt idx="2">
                        <c:v>-0.95833332999999998</c:v>
                      </c:pt>
                      <c:pt idx="3">
                        <c:v>-0.94166666666666698</c:v>
                      </c:pt>
                      <c:pt idx="4">
                        <c:v>-0.92500000000000004</c:v>
                      </c:pt>
                      <c:pt idx="5">
                        <c:v>-0.90833333333333299</c:v>
                      </c:pt>
                      <c:pt idx="6">
                        <c:v>-0.89166666666666705</c:v>
                      </c:pt>
                      <c:pt idx="7">
                        <c:v>-0.875</c:v>
                      </c:pt>
                      <c:pt idx="8">
                        <c:v>-0.85833333333333295</c:v>
                      </c:pt>
                      <c:pt idx="9">
                        <c:v>-0.84166666666666701</c:v>
                      </c:pt>
                      <c:pt idx="10">
                        <c:v>-0.82499999999999996</c:v>
                      </c:pt>
                      <c:pt idx="11">
                        <c:v>-0.80833333333333302</c:v>
                      </c:pt>
                      <c:pt idx="12">
                        <c:v>-0.79166666666666596</c:v>
                      </c:pt>
                      <c:pt idx="13">
                        <c:v>-0.77500000000000002</c:v>
                      </c:pt>
                      <c:pt idx="14">
                        <c:v>-0.75833333333333297</c:v>
                      </c:pt>
                      <c:pt idx="15">
                        <c:v>-0.74166666666666603</c:v>
                      </c:pt>
                      <c:pt idx="16">
                        <c:v>-0.72499999999999998</c:v>
                      </c:pt>
                      <c:pt idx="17">
                        <c:v>-0.70833333333333304</c:v>
                      </c:pt>
                      <c:pt idx="18">
                        <c:v>-0.69166666666666599</c:v>
                      </c:pt>
                      <c:pt idx="19">
                        <c:v>-0.67499999999999905</c:v>
                      </c:pt>
                      <c:pt idx="20">
                        <c:v>-0.65833333333333299</c:v>
                      </c:pt>
                      <c:pt idx="21">
                        <c:v>-0.64166666666666605</c:v>
                      </c:pt>
                      <c:pt idx="22">
                        <c:v>-0.624999999999999</c:v>
                      </c:pt>
                      <c:pt idx="23">
                        <c:v>-0.60833333333333195</c:v>
                      </c:pt>
                      <c:pt idx="24">
                        <c:v>-0.59166666666666601</c:v>
                      </c:pt>
                      <c:pt idx="25">
                        <c:v>-0.57499999999999896</c:v>
                      </c:pt>
                      <c:pt idx="26">
                        <c:v>-0.55833333333333202</c:v>
                      </c:pt>
                      <c:pt idx="27">
                        <c:v>-0.54166666666666596</c:v>
                      </c:pt>
                      <c:pt idx="28">
                        <c:v>-0.52499999999999902</c:v>
                      </c:pt>
                      <c:pt idx="29">
                        <c:v>-0.50833333333333197</c:v>
                      </c:pt>
                      <c:pt idx="30">
                        <c:v>-0.49166666666666498</c:v>
                      </c:pt>
                      <c:pt idx="31">
                        <c:v>-0.47499999999999898</c:v>
                      </c:pt>
                      <c:pt idx="32">
                        <c:v>-0.45833333333333198</c:v>
                      </c:pt>
                      <c:pt idx="33">
                        <c:v>-0.44166666666666499</c:v>
                      </c:pt>
                      <c:pt idx="34">
                        <c:v>-0.42499999999999899</c:v>
                      </c:pt>
                      <c:pt idx="35">
                        <c:v>-0.40833333333333199</c:v>
                      </c:pt>
                      <c:pt idx="36">
                        <c:v>-0.391666666666665</c:v>
                      </c:pt>
                      <c:pt idx="37">
                        <c:v>-0.374999999999998</c:v>
                      </c:pt>
                      <c:pt idx="38">
                        <c:v>-0.358333333333332</c:v>
                      </c:pt>
                      <c:pt idx="39">
                        <c:v>-0.34166666666666501</c:v>
                      </c:pt>
                      <c:pt idx="40">
                        <c:v>-0.32499999999999801</c:v>
                      </c:pt>
                      <c:pt idx="41">
                        <c:v>-0.30833333333333202</c:v>
                      </c:pt>
                      <c:pt idx="42">
                        <c:v>-0.29166666666666502</c:v>
                      </c:pt>
                      <c:pt idx="43">
                        <c:v>-0.27499999999999802</c:v>
                      </c:pt>
                      <c:pt idx="44">
                        <c:v>-0.25833333333333097</c:v>
                      </c:pt>
                      <c:pt idx="45">
                        <c:v>-0.241666666666665</c:v>
                      </c:pt>
                      <c:pt idx="46">
                        <c:v>-0.22499999999999801</c:v>
                      </c:pt>
                      <c:pt idx="47">
                        <c:v>-0.20833333333333101</c:v>
                      </c:pt>
                      <c:pt idx="48">
                        <c:v>-0.19166666666666499</c:v>
                      </c:pt>
                      <c:pt idx="49">
                        <c:v>-0.17499999999999799</c:v>
                      </c:pt>
                      <c:pt idx="50">
                        <c:v>-0.15833333333333099</c:v>
                      </c:pt>
                      <c:pt idx="51">
                        <c:v>-0.141666666666664</c:v>
                      </c:pt>
                      <c:pt idx="52">
                        <c:v>-0.124999999999998</c:v>
                      </c:pt>
                      <c:pt idx="53">
                        <c:v>-0.10833333333333101</c:v>
                      </c:pt>
                      <c:pt idx="54">
                        <c:v>-9.1666666666663704E-2</c:v>
                      </c:pt>
                      <c:pt idx="55">
                        <c:v>-7.4999999999996694E-2</c:v>
                      </c:pt>
                      <c:pt idx="56">
                        <c:v>-5.8333333333330697E-2</c:v>
                      </c:pt>
                      <c:pt idx="57">
                        <c:v>-4.1666666666663701E-2</c:v>
                      </c:pt>
                      <c:pt idx="58">
                        <c:v>-2.4999999999996698E-2</c:v>
                      </c:pt>
                      <c:pt idx="59">
                        <c:v>-8.3333333333307502E-3</c:v>
                      </c:pt>
                      <c:pt idx="60">
                        <c:v>8.3333333333333003E-3</c:v>
                      </c:pt>
                      <c:pt idx="61">
                        <c:v>2.50000000000032E-2</c:v>
                      </c:pt>
                      <c:pt idx="62">
                        <c:v>4.1666666666673402E-2</c:v>
                      </c:pt>
                      <c:pt idx="63">
                        <c:v>5.83333333333333E-2</c:v>
                      </c:pt>
                      <c:pt idx="64">
                        <c:v>7.50000000000033E-2</c:v>
                      </c:pt>
                      <c:pt idx="65">
                        <c:v>9.1666666666673197E-2</c:v>
                      </c:pt>
                      <c:pt idx="66">
                        <c:v>0.108333333333333</c:v>
                      </c:pt>
                      <c:pt idx="67">
                        <c:v>0.125000000000003</c:v>
                      </c:pt>
                      <c:pt idx="68">
                        <c:v>0.14166666666667299</c:v>
                      </c:pt>
                      <c:pt idx="69">
                        <c:v>0.15833333333333299</c:v>
                      </c:pt>
                      <c:pt idx="70">
                        <c:v>0.17500000000000299</c:v>
                      </c:pt>
                      <c:pt idx="71">
                        <c:v>0.19166666666667301</c:v>
                      </c:pt>
                      <c:pt idx="72">
                        <c:v>0.20833333333333301</c:v>
                      </c:pt>
                      <c:pt idx="73">
                        <c:v>0.225000000000003</c:v>
                      </c:pt>
                      <c:pt idx="74">
                        <c:v>0.241666666666673</c:v>
                      </c:pt>
                      <c:pt idx="75">
                        <c:v>0.25833333333333303</c:v>
                      </c:pt>
                      <c:pt idx="76">
                        <c:v>0.27500000000000302</c:v>
                      </c:pt>
                      <c:pt idx="77">
                        <c:v>0.29166666666667301</c:v>
                      </c:pt>
                      <c:pt idx="78">
                        <c:v>0.30833333333333302</c:v>
                      </c:pt>
                      <c:pt idx="79">
                        <c:v>0.32500000000000301</c:v>
                      </c:pt>
                      <c:pt idx="80">
                        <c:v>0.341666666666673</c:v>
                      </c:pt>
                      <c:pt idx="81">
                        <c:v>0.358333333333333</c:v>
                      </c:pt>
                      <c:pt idx="82">
                        <c:v>0.375000000000003</c:v>
                      </c:pt>
                      <c:pt idx="83">
                        <c:v>0.39166666666667299</c:v>
                      </c:pt>
                      <c:pt idx="84">
                        <c:v>0.40833333333333299</c:v>
                      </c:pt>
                      <c:pt idx="85">
                        <c:v>0.42500000000000299</c:v>
                      </c:pt>
                      <c:pt idx="86">
                        <c:v>0.44166666666667298</c:v>
                      </c:pt>
                      <c:pt idx="87">
                        <c:v>0.45833333333333298</c:v>
                      </c:pt>
                      <c:pt idx="88">
                        <c:v>0.47500000000000298</c:v>
                      </c:pt>
                      <c:pt idx="89">
                        <c:v>0.49166666666667302</c:v>
                      </c:pt>
                      <c:pt idx="90">
                        <c:v>0.50833333333333297</c:v>
                      </c:pt>
                      <c:pt idx="91">
                        <c:v>0.52500000000000302</c:v>
                      </c:pt>
                      <c:pt idx="92">
                        <c:v>0.54166666666667296</c:v>
                      </c:pt>
                      <c:pt idx="93">
                        <c:v>0.55833333333333302</c:v>
                      </c:pt>
                      <c:pt idx="94">
                        <c:v>0.57500000000000295</c:v>
                      </c:pt>
                      <c:pt idx="95">
                        <c:v>0.591666666666673</c:v>
                      </c:pt>
                      <c:pt idx="96">
                        <c:v>0.60833333333333295</c:v>
                      </c:pt>
                      <c:pt idx="97">
                        <c:v>0.625000000000003</c:v>
                      </c:pt>
                      <c:pt idx="98">
                        <c:v>0.64166666666667305</c:v>
                      </c:pt>
                      <c:pt idx="99">
                        <c:v>0.65833333333334298</c:v>
                      </c:pt>
                      <c:pt idx="100">
                        <c:v>0.67500000000000304</c:v>
                      </c:pt>
                      <c:pt idx="101">
                        <c:v>0.69166666666667298</c:v>
                      </c:pt>
                      <c:pt idx="102">
                        <c:v>0.70833333333334303</c:v>
                      </c:pt>
                      <c:pt idx="103">
                        <c:v>0.72500000000000298</c:v>
                      </c:pt>
                      <c:pt idx="104">
                        <c:v>0.74166666666667302</c:v>
                      </c:pt>
                      <c:pt idx="105">
                        <c:v>0.75833333333334296</c:v>
                      </c:pt>
                      <c:pt idx="106">
                        <c:v>0.77500000000000302</c:v>
                      </c:pt>
                      <c:pt idx="107">
                        <c:v>0.79166666666667296</c:v>
                      </c:pt>
                      <c:pt idx="108">
                        <c:v>0.80833333333334301</c:v>
                      </c:pt>
                      <c:pt idx="109">
                        <c:v>0.82500000000000295</c:v>
                      </c:pt>
                      <c:pt idx="110">
                        <c:v>0.841666666666673</c:v>
                      </c:pt>
                      <c:pt idx="111">
                        <c:v>0.85833333333334305</c:v>
                      </c:pt>
                      <c:pt idx="112">
                        <c:v>0.875000000000003</c:v>
                      </c:pt>
                      <c:pt idx="113">
                        <c:v>0.89166666666667305</c:v>
                      </c:pt>
                      <c:pt idx="114">
                        <c:v>0.90833333333334298</c:v>
                      </c:pt>
                      <c:pt idx="115">
                        <c:v>0.92500000000000304</c:v>
                      </c:pt>
                      <c:pt idx="116">
                        <c:v>0.94166666666667298</c:v>
                      </c:pt>
                      <c:pt idx="117">
                        <c:v>0.95833333333334303</c:v>
                      </c:pt>
                      <c:pt idx="118">
                        <c:v>0.97500000000000298</c:v>
                      </c:pt>
                      <c:pt idx="119">
                        <c:v>0.99166666666667302</c:v>
                      </c:pt>
                    </c:numCache>
                  </c:numRef>
                </c:xVal>
                <c:yVal>
                  <c:numRef>
                    <c:extLst>
                      <c:ext uri="{02D57815-91ED-43cb-92C2-25804820EDAC}">
                        <c15:formulaRef>
                          <c15:sqref>Temperature!$F$2:$F$121</c15:sqref>
                        </c15:formulaRef>
                      </c:ext>
                    </c:extLst>
                    <c:numCache>
                      <c:formatCode>0.00</c:formatCode>
                      <c:ptCount val="120"/>
                      <c:pt idx="0">
                        <c:v>0.26721195097820072</c:v>
                      </c:pt>
                      <c:pt idx="1">
                        <c:v>0.80079870030870026</c:v>
                      </c:pt>
                      <c:pt idx="2">
                        <c:v>1.3331925844433989</c:v>
                      </c:pt>
                      <c:pt idx="3">
                        <c:v>1.8643502549334983</c:v>
                      </c:pt>
                      <c:pt idx="4">
                        <c:v>2.3941976281594997</c:v>
                      </c:pt>
                      <c:pt idx="5">
                        <c:v>2.9226366293701993</c:v>
                      </c:pt>
                      <c:pt idx="6">
                        <c:v>3.4495511741458991</c:v>
                      </c:pt>
                      <c:pt idx="7">
                        <c:v>3.9748124643320004</c:v>
                      </c:pt>
                      <c:pt idx="8">
                        <c:v>4.4982836704948994</c:v>
                      </c:pt>
                      <c:pt idx="9">
                        <c:v>5.0198240617385004</c:v>
                      </c:pt>
                      <c:pt idx="10">
                        <c:v>5.5392926396201005</c:v>
                      </c:pt>
                      <c:pt idx="11">
                        <c:v>6.0565513243960005</c:v>
                      </c:pt>
                      <c:pt idx="12">
                        <c:v>6.5714677379939985</c:v>
                      </c:pt>
                      <c:pt idx="13">
                        <c:v>7.0839176220933986</c:v>
                      </c:pt>
                      <c:pt idx="14">
                        <c:v>7.5937869257952997</c:v>
                      </c:pt>
                      <c:pt idx="15">
                        <c:v>8.100973593480699</c:v>
                      </c:pt>
                      <c:pt idx="16">
                        <c:v>8.6053890794410002</c:v>
                      </c:pt>
                      <c:pt idx="17">
                        <c:v>9.1069596135990984</c:v>
                      </c:pt>
                      <c:pt idx="18">
                        <c:v>9.6056272387113992</c:v>
                      </c:pt>
                      <c:pt idx="19">
                        <c:v>10.101350638129201</c:v>
                      </c:pt>
                      <c:pt idx="20">
                        <c:v>10.594105769795199</c:v>
                      </c:pt>
                      <c:pt idx="21">
                        <c:v>11.0838863209664</c:v>
                      </c:pt>
                      <c:pt idx="22">
                        <c:v>11.5707039959361</c:v>
                      </c:pt>
                      <c:pt idx="23">
                        <c:v>12.054588646995498</c:v>
                      </c:pt>
                      <c:pt idx="24">
                        <c:v>12.535588258703598</c:v>
                      </c:pt>
                      <c:pt idx="25">
                        <c:v>13.013768791517698</c:v>
                      </c:pt>
                      <c:pt idx="26">
                        <c:v>13.489213893774298</c:v>
                      </c:pt>
                      <c:pt idx="27">
                        <c:v>13.962024483723901</c:v>
                      </c:pt>
                      <c:pt idx="28">
                        <c:v>14.432318210616302</c:v>
                      </c:pt>
                      <c:pt idx="29">
                        <c:v>14.9002287918251</c:v>
                      </c:pt>
                      <c:pt idx="30">
                        <c:v>15.365905236103302</c:v>
                      </c:pt>
                      <c:pt idx="31">
                        <c:v>15.8295109446928</c:v>
                      </c:pt>
                      <c:pt idx="32">
                        <c:v>16.291222702601402</c:v>
                      </c:pt>
                      <c:pt idx="33">
                        <c:v>16.751229545766698</c:v>
                      </c:pt>
                      <c:pt idx="34">
                        <c:v>17.209731519855701</c:v>
                      </c:pt>
                      <c:pt idx="35">
                        <c:v>17.666938309488799</c:v>
                      </c:pt>
                      <c:pt idx="36">
                        <c:v>18.1230677584172</c:v>
                      </c:pt>
                      <c:pt idx="37">
                        <c:v>18.5783442513804</c:v>
                      </c:pt>
                      <c:pt idx="38">
                        <c:v>19.032996984492499</c:v>
                      </c:pt>
                      <c:pt idx="39">
                        <c:v>19.487258085460198</c:v>
                      </c:pt>
                      <c:pt idx="40">
                        <c:v>19.9413606186001</c:v>
                      </c:pt>
                      <c:pt idx="41">
                        <c:v>20.395536424928601</c:v>
                      </c:pt>
                      <c:pt idx="42">
                        <c:v>20.850013842531403</c:v>
                      </c:pt>
                      <c:pt idx="43">
                        <c:v>21.305015244590997</c:v>
                      </c:pt>
                      <c:pt idx="44">
                        <c:v>21.760754453040299</c:v>
                      </c:pt>
                      <c:pt idx="45">
                        <c:v>22.217433950194497</c:v>
                      </c:pt>
                      <c:pt idx="46">
                        <c:v>22.675241962080399</c:v>
                      </c:pt>
                      <c:pt idx="47">
                        <c:v>23.134349318417101</c:v>
                      </c:pt>
                      <c:pt idx="48">
                        <c:v>23.594906182237601</c:v>
                      </c:pt>
                      <c:pt idx="49">
                        <c:v>24.057038534153698</c:v>
                      </c:pt>
                      <c:pt idx="50">
                        <c:v>24.520844527599202</c:v>
                      </c:pt>
                      <c:pt idx="51">
                        <c:v>24.986390577498902</c:v>
                      </c:pt>
                      <c:pt idx="52">
                        <c:v>25.453707326646501</c:v>
                      </c:pt>
                      <c:pt idx="53">
                        <c:v>25.922785327244902</c:v>
                      </c:pt>
                      <c:pt idx="54">
                        <c:v>26.3935706148579</c:v>
                      </c:pt>
                      <c:pt idx="55">
                        <c:v>26.8659599852854</c:v>
                      </c:pt>
                      <c:pt idx="56">
                        <c:v>27.339796189773701</c:v>
                      </c:pt>
                      <c:pt idx="57">
                        <c:v>27.814862831135997</c:v>
                      </c:pt>
                      <c:pt idx="58">
                        <c:v>28.290879219312203</c:v>
                      </c:pt>
                      <c:pt idx="59">
                        <c:v>28.7674949415998</c:v>
                      </c:pt>
                      <c:pt idx="60">
                        <c:v>29.244284453219102</c:v>
                      </c:pt>
                      <c:pt idx="61">
                        <c:v>29.720741419107704</c:v>
                      </c:pt>
                      <c:pt idx="62">
                        <c:v>30.196273161802303</c:v>
                      </c:pt>
                      <c:pt idx="63">
                        <c:v>30.670194928352998</c:v>
                      </c:pt>
                      <c:pt idx="64">
                        <c:v>31.141724379005602</c:v>
                      </c:pt>
                      <c:pt idx="65">
                        <c:v>31.6099760035058</c:v>
                      </c:pt>
                      <c:pt idx="66">
                        <c:v>32.073955909064999</c:v>
                      </c:pt>
                      <c:pt idx="67">
                        <c:v>32.532556695138403</c:v>
                      </c:pt>
                      <c:pt idx="68">
                        <c:v>32.984552886260197</c:v>
                      </c:pt>
                      <c:pt idx="69">
                        <c:v>33.428596670108099</c:v>
                      </c:pt>
                      <c:pt idx="70">
                        <c:v>33.863214415116502</c:v>
                      </c:pt>
                      <c:pt idx="71">
                        <c:v>34.286803776114802</c:v>
                      </c:pt>
                      <c:pt idx="72">
                        <c:v>34.697631828892703</c:v>
                      </c:pt>
                      <c:pt idx="73">
                        <c:v>35.093834138492099</c:v>
                      </c:pt>
                      <c:pt idx="74">
                        <c:v>35.4734151183726</c:v>
                      </c:pt>
                      <c:pt idx="75">
                        <c:v>35.8342497199869</c:v>
                      </c:pt>
                      <c:pt idx="76">
                        <c:v>36.174086662349502</c:v>
                      </c:pt>
                      <c:pt idx="77">
                        <c:v>36.490553413345197</c:v>
                      </c:pt>
                      <c:pt idx="78">
                        <c:v>36.7811629110439</c:v>
                      </c:pt>
                      <c:pt idx="79">
                        <c:v>37.043322438994402</c:v>
                      </c:pt>
                      <c:pt idx="80">
                        <c:v>37.2743443467036</c:v>
                      </c:pt>
                      <c:pt idx="81">
                        <c:v>37.471459245665002</c:v>
                      </c:pt>
                      <c:pt idx="82">
                        <c:v>37.631831010573002</c:v>
                      </c:pt>
                      <c:pt idx="83">
                        <c:v>37.752574421555998</c:v>
                      </c:pt>
                      <c:pt idx="84">
                        <c:v>37.830774380333601</c:v>
                      </c:pt>
                      <c:pt idx="85">
                        <c:v>37.863507697491599</c:v>
                      </c:pt>
                      <c:pt idx="86">
                        <c:v>37.847866001827398</c:v>
                      </c:pt>
                      <c:pt idx="87">
                        <c:v>37.780980848767797</c:v>
                      </c:pt>
                      <c:pt idx="88">
                        <c:v>37.660049279786698</c:v>
                      </c:pt>
                      <c:pt idx="89">
                        <c:v>37.482360873128997</c:v>
                      </c:pt>
                      <c:pt idx="90">
                        <c:v>37.245324398608297</c:v>
                      </c:pt>
                      <c:pt idx="91">
                        <c:v>36.946494940115997</c:v>
                      </c:pt>
                      <c:pt idx="92">
                        <c:v>36.583599688123201</c:v>
                      </c:pt>
                      <c:pt idx="93">
                        <c:v>36.154562946543301</c:v>
                      </c:pt>
                      <c:pt idx="94">
                        <c:v>35.657528913305697</c:v>
                      </c:pt>
                      <c:pt idx="95">
                        <c:v>35.090882342388099</c:v>
                      </c:pt>
                      <c:pt idx="96">
                        <c:v>34.453266259506798</c:v>
                      </c:pt>
                      <c:pt idx="97">
                        <c:v>33.743596340324103</c:v>
                      </c:pt>
                      <c:pt idx="98">
                        <c:v>32.961071918036303</c:v>
                      </c:pt>
                      <c:pt idx="99">
                        <c:v>32.105182747961003</c:v>
                      </c:pt>
                      <c:pt idx="100">
                        <c:v>31.1757123410285</c:v>
                      </c:pt>
                      <c:pt idx="101">
                        <c:v>30.172736623006998</c:v>
                      </c:pt>
                      <c:pt idx="102">
                        <c:v>29.096619461070297</c:v>
                      </c:pt>
                      <c:pt idx="103">
                        <c:v>27.9480036431152</c:v>
                      </c:pt>
                      <c:pt idx="104">
                        <c:v>26.727799302588203</c:v>
                      </c:pt>
                      <c:pt idx="105">
                        <c:v>25.437168469443101</c:v>
                      </c:pt>
                      <c:pt idx="106">
                        <c:v>24.0775077911876</c:v>
                      </c:pt>
                      <c:pt idx="107">
                        <c:v>22.650428497800803</c:v>
                      </c:pt>
                      <c:pt idx="108">
                        <c:v>21.157735255251403</c:v>
                      </c:pt>
                      <c:pt idx="109">
                        <c:v>19.601403660636599</c:v>
                      </c:pt>
                      <c:pt idx="110">
                        <c:v>17.983557204305498</c:v>
                      </c:pt>
                      <c:pt idx="111">
                        <c:v>16.306444363952302</c:v>
                      </c:pt>
                      <c:pt idx="112">
                        <c:v>14.572415516458101</c:v>
                      </c:pt>
                      <c:pt idx="113">
                        <c:v>12.783901392309303</c:v>
                      </c:pt>
                      <c:pt idx="114">
                        <c:v>10.943391441625501</c:v>
                      </c:pt>
                      <c:pt idx="115">
                        <c:v>9.0534149434649009</c:v>
                      </c:pt>
                      <c:pt idx="116">
                        <c:v>7.1165218875622998</c:v>
                      </c:pt>
                      <c:pt idx="117">
                        <c:v>5.1352675140652018</c:v>
                      </c:pt>
                      <c:pt idx="118">
                        <c:v>3.1121963140096014</c:v>
                      </c:pt>
                      <c:pt idx="119">
                        <c:v>1.0498302925969014</c:v>
                      </c:pt>
                    </c:numCache>
                  </c:numRef>
                </c:yVal>
                <c:smooth val="1"/>
              </c15:ser>
            </c15:filteredScatterSeries>
          </c:ext>
        </c:extLst>
      </c:scatterChart>
      <c:valAx>
        <c:axId val="416022776"/>
        <c:scaling>
          <c:orientation val="minMax"/>
          <c:max val="1"/>
          <c:min val="-1"/>
        </c:scaling>
        <c:delete val="0"/>
        <c:axPos val="b"/>
        <c:majorGridlines>
          <c:spPr>
            <a:ln w="9525" cap="flat" cmpd="sng" algn="ctr">
              <a:solidFill>
                <a:schemeClr val="tx1">
                  <a:lumMod val="15000"/>
                  <a:lumOff val="85000"/>
                </a:schemeClr>
              </a:solidFill>
              <a:round/>
            </a:ln>
            <a:effectLst/>
          </c:spPr>
        </c:majorGridlines>
        <c:title>
          <c:tx>
            <c:rich>
              <a:bodyPr rot="0" vert="horz"/>
              <a:lstStyle/>
              <a:p>
                <a:pPr>
                  <a:defRPr/>
                </a:pPr>
                <a:r>
                  <a:rPr lang="fr-FR" baseline="0"/>
                  <a:t> </a:t>
                </a:r>
                <a:r>
                  <a:rPr lang="fr-FR" sz="900" b="0" i="0" u="none" strike="noStrike" baseline="0">
                    <a:effectLst/>
                  </a:rPr>
                  <a:t>𝜁 </a:t>
                </a:r>
                <a:r>
                  <a:rPr lang="fr-FR" baseline="0"/>
                  <a:t>[-]</a:t>
                </a:r>
                <a:endParaRPr lang="fr-FR"/>
              </a:p>
            </c:rich>
          </c:tx>
          <c:layout>
            <c:manualLayout>
              <c:xMode val="edge"/>
              <c:yMode val="edge"/>
              <c:x val="0.51397476000431441"/>
              <c:y val="0.90765903354190336"/>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pPr>
            <a:endParaRPr lang="fr-FR"/>
          </a:p>
        </c:txPr>
        <c:crossAx val="416020816"/>
        <c:crosses val="autoZero"/>
        <c:crossBetween val="midCat"/>
      </c:valAx>
      <c:valAx>
        <c:axId val="416020816"/>
        <c:scaling>
          <c:orientation val="minMax"/>
          <c:max val="40"/>
          <c:min val="0"/>
        </c:scaling>
        <c:delete val="0"/>
        <c:axPos val="l"/>
        <c:majorGridlines>
          <c:spPr>
            <a:ln w="9525" cap="flat" cmpd="sng" algn="ctr">
              <a:solidFill>
                <a:schemeClr val="tx1">
                  <a:lumMod val="15000"/>
                  <a:lumOff val="85000"/>
                </a:schemeClr>
              </a:solidFill>
              <a:round/>
            </a:ln>
            <a:effectLst/>
          </c:spPr>
        </c:majorGridlines>
        <c:title>
          <c:tx>
            <c:rich>
              <a:bodyPr rot="-5400000" vert="horz"/>
              <a:lstStyle/>
              <a:p>
                <a:pPr>
                  <a:defRPr/>
                </a:pPr>
                <a:r>
                  <a:rPr lang="fr-FR"/>
                  <a:t>Temperature T °C</a:t>
                </a:r>
              </a:p>
            </c:rich>
          </c:tx>
          <c:layout>
            <c:manualLayout>
              <c:xMode val="edge"/>
              <c:yMode val="edge"/>
              <c:x val="4.428864200194154E-2"/>
              <c:y val="0.22508818949628656"/>
            </c:manualLayout>
          </c:layout>
          <c:overlay val="0"/>
          <c:spPr>
            <a:noFill/>
            <a:ln>
              <a:noFill/>
            </a:ln>
            <a:effectLst/>
          </c:spPr>
        </c:title>
        <c:numFmt formatCode="#,##0" sourceLinked="0"/>
        <c:majorTickMark val="none"/>
        <c:minorTickMark val="none"/>
        <c:tickLblPos val="low"/>
        <c:spPr>
          <a:noFill/>
          <a:ln w="9525" cap="flat" cmpd="sng" algn="ctr">
            <a:solidFill>
              <a:schemeClr val="tx1">
                <a:lumMod val="25000"/>
                <a:lumOff val="75000"/>
              </a:schemeClr>
            </a:solidFill>
            <a:round/>
          </a:ln>
          <a:effectLst/>
        </c:spPr>
        <c:txPr>
          <a:bodyPr rot="-60000000" vert="horz"/>
          <a:lstStyle/>
          <a:p>
            <a:pPr>
              <a:defRPr/>
            </a:pPr>
            <a:endParaRPr lang="fr-FR"/>
          </a:p>
        </c:txPr>
        <c:crossAx val="416022776"/>
        <c:crosses val="autoZero"/>
        <c:crossBetween val="midCat"/>
      </c:valAx>
      <c:spPr>
        <a:noFill/>
        <a:ln>
          <a:noFill/>
        </a:ln>
        <a:effectLst/>
      </c:spPr>
    </c:plotArea>
    <c:legend>
      <c:legendPos val="t"/>
      <c:layout>
        <c:manualLayout>
          <c:xMode val="edge"/>
          <c:yMode val="edge"/>
          <c:x val="0.40159817351598176"/>
          <c:y val="0.62324199405744474"/>
          <c:w val="0.37488584474885844"/>
          <c:h val="0.15894541739562185"/>
        </c:manualLayout>
      </c:layout>
      <c:overlay val="0"/>
      <c:spPr>
        <a:solidFill>
          <a:schemeClr val="bg1"/>
        </a:solidFill>
        <a:ln>
          <a:solidFill>
            <a:schemeClr val="tx1"/>
          </a:solidFill>
        </a:ln>
        <a:effectLst/>
      </c:spPr>
      <c:txPr>
        <a:bodyPr rot="0" vert="horz"/>
        <a:lstStyle/>
        <a:p>
          <a:pPr>
            <a:defRPr/>
          </a:pPr>
          <a:endParaRPr lang="fr-FR"/>
        </a:p>
      </c:txPr>
    </c:legend>
    <c:plotVisOnly val="1"/>
    <c:dispBlanksAs val="gap"/>
    <c:showDLblsOverMax val="0"/>
  </c:chart>
  <c:spPr>
    <a:noFill/>
    <a:ln w="9525" cap="flat" cmpd="sng" algn="ctr">
      <a:noFill/>
      <a:round/>
    </a:ln>
    <a:effectLst/>
  </c:spPr>
  <c:txPr>
    <a:bodyPr/>
    <a:lstStyle/>
    <a:p>
      <a:pPr>
        <a:defRPr sz="900" b="0"/>
      </a:pPr>
      <a:endParaRPr lang="fr-FR"/>
    </a:p>
  </c:tx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436003804893515"/>
          <c:y val="5.6610981399428488E-2"/>
          <c:w val="0.74726556307139458"/>
          <c:h val="0.61450305599911903"/>
        </c:manualLayout>
      </c:layout>
      <c:lineChart>
        <c:grouping val="standard"/>
        <c:varyColors val="0"/>
        <c:ser>
          <c:idx val="0"/>
          <c:order val="0"/>
          <c:tx>
            <c:v>Top wall</c:v>
          </c:tx>
          <c:spPr>
            <a:ln w="19050" cap="rnd">
              <a:solidFill>
                <a:schemeClr val="accent1"/>
              </a:solidFill>
              <a:round/>
            </a:ln>
            <a:effectLst/>
          </c:spPr>
          <c:marker>
            <c:symbol val="circle"/>
            <c:size val="5"/>
            <c:spPr>
              <a:solidFill>
                <a:schemeClr val="accent1"/>
              </a:solidFill>
              <a:ln w="9525">
                <a:solidFill>
                  <a:schemeClr val="accent1"/>
                </a:solidFill>
              </a:ln>
              <a:effectLst/>
            </c:spPr>
          </c:marker>
          <c:cat>
            <c:strRef>
              <c:f>'Ref_RC(sup)'!$E$36:$E$41</c:f>
              <c:strCache>
                <c:ptCount val="6"/>
                <c:pt idx="0">
                  <c:v>10_20</c:v>
                </c:pt>
                <c:pt idx="1">
                  <c:v>20_40</c:v>
                </c:pt>
                <c:pt idx="2">
                  <c:v>40_60</c:v>
                </c:pt>
                <c:pt idx="3">
                  <c:v>60_80</c:v>
                </c:pt>
                <c:pt idx="4">
                  <c:v>80_100</c:v>
                </c:pt>
                <c:pt idx="5">
                  <c:v>100_120</c:v>
                </c:pt>
              </c:strCache>
            </c:strRef>
          </c:cat>
          <c:val>
            <c:numRef>
              <c:f>'Ref_RC(sup)'!$F$36:$F$42</c:f>
              <c:numCache>
                <c:formatCode>0.00%</c:formatCode>
                <c:ptCount val="7"/>
                <c:pt idx="0">
                  <c:v>4.2563461780160558E-2</c:v>
                </c:pt>
                <c:pt idx="1">
                  <c:v>2.269063514322715E-2</c:v>
                </c:pt>
                <c:pt idx="2">
                  <c:v>7.6748834490427045E-3</c:v>
                </c:pt>
                <c:pt idx="3">
                  <c:v>3.8702913131336641E-3</c:v>
                </c:pt>
                <c:pt idx="4">
                  <c:v>2.3347731146080176E-3</c:v>
                </c:pt>
                <c:pt idx="5">
                  <c:v>1.5622816738715668E-3</c:v>
                </c:pt>
              </c:numCache>
            </c:numRef>
          </c:val>
          <c:smooth val="0"/>
          <c:extLst xmlns:c16r2="http://schemas.microsoft.com/office/drawing/2015/06/chart">
            <c:ext xmlns:c16="http://schemas.microsoft.com/office/drawing/2014/chart" uri="{C3380CC4-5D6E-409C-BE32-E72D297353CC}">
              <c16:uniqueId val="{00000000-0928-4DC9-BC14-E4B41BF10C0E}"/>
            </c:ext>
          </c:extLst>
        </c:ser>
        <c:ser>
          <c:idx val="1"/>
          <c:order val="1"/>
          <c:tx>
            <c:v>Bottom wall</c:v>
          </c:tx>
          <c:spPr>
            <a:ln w="19050" cap="rnd">
              <a:solidFill>
                <a:schemeClr val="accent2"/>
              </a:solidFill>
              <a:round/>
            </a:ln>
            <a:effectLst/>
          </c:spPr>
          <c:marker>
            <c:symbol val="circle"/>
            <c:size val="5"/>
            <c:spPr>
              <a:solidFill>
                <a:schemeClr val="accent2"/>
              </a:solidFill>
              <a:ln w="9525">
                <a:solidFill>
                  <a:schemeClr val="accent2"/>
                </a:solidFill>
              </a:ln>
              <a:effectLst/>
            </c:spPr>
          </c:marker>
          <c:cat>
            <c:strRef>
              <c:f>'Ref_RC(inf)'!$E$36:$E$41</c:f>
              <c:strCache>
                <c:ptCount val="6"/>
                <c:pt idx="0">
                  <c:v>10_20</c:v>
                </c:pt>
                <c:pt idx="1">
                  <c:v>20_40</c:v>
                </c:pt>
                <c:pt idx="2">
                  <c:v>40_60</c:v>
                </c:pt>
                <c:pt idx="3">
                  <c:v>60_80</c:v>
                </c:pt>
                <c:pt idx="4">
                  <c:v>80_100</c:v>
                </c:pt>
                <c:pt idx="5">
                  <c:v>100_120</c:v>
                </c:pt>
              </c:strCache>
            </c:strRef>
          </c:cat>
          <c:val>
            <c:numRef>
              <c:f>'Ref_RC(inf)'!$F$36:$F$41</c:f>
              <c:numCache>
                <c:formatCode>0.00%</c:formatCode>
                <c:ptCount val="6"/>
                <c:pt idx="0">
                  <c:v>0.11781896026562462</c:v>
                </c:pt>
                <c:pt idx="1">
                  <c:v>4.6403092018207484E-2</c:v>
                </c:pt>
                <c:pt idx="2">
                  <c:v>1.1069729925389798E-2</c:v>
                </c:pt>
                <c:pt idx="3">
                  <c:v>4.2935008436859497E-3</c:v>
                </c:pt>
                <c:pt idx="4">
                  <c:v>2.1142666943009874E-3</c:v>
                </c:pt>
                <c:pt idx="5">
                  <c:v>1.2042313898588046E-3</c:v>
                </c:pt>
              </c:numCache>
            </c:numRef>
          </c:val>
          <c:smooth val="0"/>
          <c:extLst xmlns:c16r2="http://schemas.microsoft.com/office/drawing/2015/06/chart">
            <c:ext xmlns:c16="http://schemas.microsoft.com/office/drawing/2014/chart" uri="{C3380CC4-5D6E-409C-BE32-E72D297353CC}">
              <c16:uniqueId val="{00000001-0928-4DC9-BC14-E4B41BF10C0E}"/>
            </c:ext>
          </c:extLst>
        </c:ser>
        <c:dLbls>
          <c:showLegendKey val="0"/>
          <c:showVal val="0"/>
          <c:showCatName val="0"/>
          <c:showSerName val="0"/>
          <c:showPercent val="0"/>
          <c:showBubbleSize val="0"/>
        </c:dLbls>
        <c:marker val="1"/>
        <c:smooth val="0"/>
        <c:axId val="416019248"/>
        <c:axId val="416021600"/>
      </c:lineChart>
      <c:catAx>
        <c:axId val="4160192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fr-FR" sz="1000"/>
                  <a:t>6 calculations with different </a:t>
                </a:r>
                <a:r>
                  <a:rPr lang="en-US" sz="1000"/>
                  <a:t>grid refinements </a:t>
                </a:r>
                <a:endParaRPr lang="fr-FR" sz="1000"/>
              </a:p>
            </c:rich>
          </c:tx>
          <c:layout>
            <c:manualLayout>
              <c:xMode val="edge"/>
              <c:yMode val="edge"/>
              <c:x val="0.17712681748114817"/>
              <c:y val="0.8903391883706844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fr-FR"/>
          </a:p>
        </c:txPr>
        <c:crossAx val="416021600"/>
        <c:crosses val="autoZero"/>
        <c:auto val="1"/>
        <c:lblAlgn val="ctr"/>
        <c:lblOffset val="100"/>
        <c:noMultiLvlLbl val="0"/>
      </c:catAx>
      <c:valAx>
        <c:axId val="4160216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fr-FR" sz="1000"/>
                  <a:t>Relative error</a:t>
                </a:r>
              </a:p>
            </c:rich>
          </c:tx>
          <c:layout>
            <c:manualLayout>
              <c:xMode val="edge"/>
              <c:yMode val="edge"/>
              <c:x val="2.8141679437721293E-2"/>
              <c:y val="0.21965111048000582"/>
            </c:manualLayout>
          </c:layout>
          <c:overlay val="0"/>
          <c:spPr>
            <a:noFill/>
            <a:ln>
              <a:noFill/>
            </a:ln>
            <a:effectLst/>
          </c:spPr>
          <c:txPr>
            <a:bodyPr rot="-54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fr-FR"/>
            </a:p>
          </c:tx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fr-FR"/>
          </a:p>
        </c:txPr>
        <c:crossAx val="416019248"/>
        <c:crosses val="autoZero"/>
        <c:crossBetween val="midCat"/>
        <c:majorUnit val="4.0000000000000008E-2"/>
      </c:valAx>
      <c:spPr>
        <a:noFill/>
        <a:ln>
          <a:noFill/>
        </a:ln>
        <a:effectLst/>
      </c:spPr>
    </c:plotArea>
    <c:legend>
      <c:legendPos val="t"/>
      <c:layout>
        <c:manualLayout>
          <c:xMode val="edge"/>
          <c:yMode val="edge"/>
          <c:x val="0.5767792914774541"/>
          <c:y val="7.0247783712350645E-2"/>
          <c:w val="0.34743556143885657"/>
          <c:h val="0.19150716737330908"/>
        </c:manualLayout>
      </c:layout>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fr-FR"/>
        </a:p>
      </c:txPr>
    </c:legend>
    <c:plotVisOnly val="1"/>
    <c:dispBlanksAs val="gap"/>
    <c:showDLblsOverMax val="0"/>
  </c:chart>
  <c:spPr>
    <a:solidFill>
      <a:schemeClr val="bg1"/>
    </a:solidFill>
    <a:ln w="9525" cap="flat" cmpd="sng" algn="ctr">
      <a:solidFill>
        <a:schemeClr val="bg1"/>
      </a:solidFill>
      <a:round/>
    </a:ln>
    <a:effectLst/>
  </c:spPr>
  <c:txPr>
    <a:bodyPr/>
    <a:lstStyle/>
    <a:p>
      <a:pPr>
        <a:defRPr sz="900" b="0">
          <a:solidFill>
            <a:schemeClr val="tx1"/>
          </a:solidFill>
          <a:latin typeface="Times New Roman" panose="02020603050405020304" pitchFamily="18" charset="0"/>
          <a:cs typeface="Times New Roman" panose="02020603050405020304" pitchFamily="18" charset="0"/>
        </a:defRPr>
      </a:pPr>
      <a:endParaRPr lang="fr-FR"/>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75767418921447"/>
          <c:y val="7.1049868766404206E-2"/>
          <c:w val="0.80468019251373257"/>
          <c:h val="0.69317857995023346"/>
        </c:manualLayout>
      </c:layout>
      <c:lineChart>
        <c:grouping val="standard"/>
        <c:varyColors val="0"/>
        <c:ser>
          <c:idx val="0"/>
          <c:order val="0"/>
          <c:tx>
            <c:v>Temps de calcul</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'Ref_RC(sup)'!$A$36:$A$42</c:f>
              <c:numCache>
                <c:formatCode>General</c:formatCode>
                <c:ptCount val="7"/>
                <c:pt idx="0">
                  <c:v>10</c:v>
                </c:pt>
                <c:pt idx="1">
                  <c:v>20</c:v>
                </c:pt>
                <c:pt idx="2">
                  <c:v>40</c:v>
                </c:pt>
                <c:pt idx="3">
                  <c:v>60</c:v>
                </c:pt>
                <c:pt idx="4">
                  <c:v>80</c:v>
                </c:pt>
                <c:pt idx="5">
                  <c:v>100</c:v>
                </c:pt>
                <c:pt idx="6">
                  <c:v>120</c:v>
                </c:pt>
              </c:numCache>
            </c:numRef>
          </c:cat>
          <c:val>
            <c:numRef>
              <c:f>'Ref_RC(sup)'!$B$36:$B$42</c:f>
              <c:numCache>
                <c:formatCode>General</c:formatCode>
                <c:ptCount val="7"/>
                <c:pt idx="0">
                  <c:v>6.5443580150600003</c:v>
                </c:pt>
                <c:pt idx="1">
                  <c:v>9.8499410152400007</c:v>
                </c:pt>
                <c:pt idx="2">
                  <c:v>18.029001951200001</c:v>
                </c:pt>
                <c:pt idx="3">
                  <c:v>24.970288038300001</c:v>
                </c:pt>
                <c:pt idx="4">
                  <c:v>31.833760976800001</c:v>
                </c:pt>
                <c:pt idx="5">
                  <c:v>41.767107963599997</c:v>
                </c:pt>
                <c:pt idx="6">
                  <c:v>53.596213817600002</c:v>
                </c:pt>
              </c:numCache>
            </c:numRef>
          </c:val>
          <c:smooth val="0"/>
          <c:extLst xmlns:c16r2="http://schemas.microsoft.com/office/drawing/2015/06/chart">
            <c:ext xmlns:c16="http://schemas.microsoft.com/office/drawing/2014/chart" uri="{C3380CC4-5D6E-409C-BE32-E72D297353CC}">
              <c16:uniqueId val="{00000000-EA6E-43DE-A994-D11FECAEAA12}"/>
            </c:ext>
          </c:extLst>
        </c:ser>
        <c:dLbls>
          <c:showLegendKey val="0"/>
          <c:showVal val="0"/>
          <c:showCatName val="0"/>
          <c:showSerName val="0"/>
          <c:showPercent val="0"/>
          <c:showBubbleSize val="0"/>
        </c:dLbls>
        <c:marker val="1"/>
        <c:smooth val="0"/>
        <c:axId val="416023168"/>
        <c:axId val="416023560"/>
      </c:lineChart>
      <c:catAx>
        <c:axId val="416023168"/>
        <c:scaling>
          <c:orientation val="minMax"/>
        </c:scaling>
        <c:delete val="0"/>
        <c:axPos val="b"/>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fr-FR"/>
                  <a:t>Number of Control Volumes</a:t>
                </a:r>
              </a:p>
            </c:rich>
          </c:tx>
          <c:layout>
            <c:manualLayout>
              <c:xMode val="edge"/>
              <c:yMode val="edge"/>
              <c:x val="0.32369842658556569"/>
              <c:y val="0.8958871511261865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fr-F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fr-FR"/>
          </a:p>
        </c:txPr>
        <c:crossAx val="416023560"/>
        <c:crosses val="autoZero"/>
        <c:auto val="1"/>
        <c:lblAlgn val="ctr"/>
        <c:lblOffset val="100"/>
        <c:noMultiLvlLbl val="0"/>
      </c:catAx>
      <c:valAx>
        <c:axId val="4160235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fr-FR"/>
                  <a:t>Time [s]</a:t>
                </a:r>
              </a:p>
            </c:rich>
          </c:tx>
          <c:layout>
            <c:manualLayout>
              <c:xMode val="edge"/>
              <c:yMode val="edge"/>
              <c:x val="8.8029115151102878E-3"/>
              <c:y val="0.33432661066065628"/>
            </c:manualLayout>
          </c:layout>
          <c:overlay val="0"/>
          <c:spPr>
            <a:noFill/>
            <a:ln>
              <a:noFill/>
            </a:ln>
            <a:effectLst/>
          </c:spPr>
          <c:txPr>
            <a:bodyPr rot="-54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fr-F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fr-FR"/>
          </a:p>
        </c:txPr>
        <c:crossAx val="416023168"/>
        <c:crosses val="autoZero"/>
        <c:crossBetween val="between"/>
        <c:majorUnit val="15"/>
      </c:valAx>
      <c:spPr>
        <a:noFill/>
        <a:ln w="9525" cap="flat">
          <a:noFill/>
        </a:ln>
        <a:effectLst/>
      </c:spPr>
    </c:plotArea>
    <c:plotVisOnly val="1"/>
    <c:dispBlanksAs val="gap"/>
    <c:showDLblsOverMax val="0"/>
  </c:chart>
  <c:spPr>
    <a:solidFill>
      <a:schemeClr val="bg1"/>
    </a:solidFill>
    <a:ln w="9525" cap="flat" cmpd="sng" algn="ctr">
      <a:noFill/>
      <a:round/>
    </a:ln>
    <a:effectLst/>
  </c:spPr>
  <c:txPr>
    <a:bodyPr/>
    <a:lstStyle/>
    <a:p>
      <a:pPr>
        <a:defRPr sz="900">
          <a:solidFill>
            <a:schemeClr val="tx1"/>
          </a:solidFill>
          <a:latin typeface="Times New Roman" panose="02020603050405020304" pitchFamily="18" charset="0"/>
          <a:cs typeface="Times New Roman" panose="02020603050405020304" pitchFamily="18" charset="0"/>
        </a:defRPr>
      </a:pPr>
      <a:endParaRPr lang="fr-FR"/>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26998607489176391"/>
          <c:y val="5.7761914157085731E-2"/>
          <c:w val="0.66330438598712138"/>
          <c:h val="0.71630983972307327"/>
        </c:manualLayout>
      </c:layout>
      <c:scatterChart>
        <c:scatterStyle val="smoothMarker"/>
        <c:varyColors val="0"/>
        <c:ser>
          <c:idx val="0"/>
          <c:order val="0"/>
          <c:tx>
            <c:v>Top wall</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'Lobbato(sup)'!$N$37:$N$45</c:f>
              <c:numCache>
                <c:formatCode>General</c:formatCode>
                <c:ptCount val="9"/>
                <c:pt idx="0">
                  <c:v>3</c:v>
                </c:pt>
                <c:pt idx="1">
                  <c:v>5</c:v>
                </c:pt>
                <c:pt idx="2">
                  <c:v>7</c:v>
                </c:pt>
                <c:pt idx="3">
                  <c:v>9</c:v>
                </c:pt>
                <c:pt idx="4">
                  <c:v>11</c:v>
                </c:pt>
                <c:pt idx="5">
                  <c:v>13</c:v>
                </c:pt>
                <c:pt idx="6">
                  <c:v>15</c:v>
                </c:pt>
                <c:pt idx="7">
                  <c:v>17</c:v>
                </c:pt>
                <c:pt idx="8">
                  <c:v>19</c:v>
                </c:pt>
              </c:numCache>
            </c:numRef>
          </c:xVal>
          <c:yVal>
            <c:numRef>
              <c:f>'Lobbato(sup)'!$O$37:$O$45</c:f>
              <c:numCache>
                <c:formatCode>0.00%</c:formatCode>
                <c:ptCount val="9"/>
                <c:pt idx="0">
                  <c:v>0.39580141779971373</c:v>
                </c:pt>
                <c:pt idx="1">
                  <c:v>0.27519312541202595</c:v>
                </c:pt>
                <c:pt idx="2">
                  <c:v>4.700203774182736E-2</c:v>
                </c:pt>
                <c:pt idx="3">
                  <c:v>9.4712069473856155E-3</c:v>
                </c:pt>
                <c:pt idx="4">
                  <c:v>1.3639121381945361E-2</c:v>
                </c:pt>
                <c:pt idx="5">
                  <c:v>1.279903995661864E-2</c:v>
                </c:pt>
                <c:pt idx="6">
                  <c:v>1.2152239755404961E-2</c:v>
                </c:pt>
                <c:pt idx="7">
                  <c:v>1.234076257380019E-2</c:v>
                </c:pt>
                <c:pt idx="8">
                  <c:v>1.2345355847446803E-2</c:v>
                </c:pt>
              </c:numCache>
            </c:numRef>
          </c:yVal>
          <c:smooth val="1"/>
          <c:extLst xmlns:c16r2="http://schemas.microsoft.com/office/drawing/2015/06/chart">
            <c:ext xmlns:c16="http://schemas.microsoft.com/office/drawing/2014/chart" uri="{C3380CC4-5D6E-409C-BE32-E72D297353CC}">
              <c16:uniqueId val="{00000000-0C70-495D-AEFD-613FA9AE85B5}"/>
            </c:ext>
          </c:extLst>
        </c:ser>
        <c:ser>
          <c:idx val="1"/>
          <c:order val="1"/>
          <c:tx>
            <c:v>Bottom wall</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'Lobbato(inf)'!$N$37:$N$45</c:f>
              <c:numCache>
                <c:formatCode>General</c:formatCode>
                <c:ptCount val="9"/>
                <c:pt idx="0">
                  <c:v>3</c:v>
                </c:pt>
                <c:pt idx="1">
                  <c:v>5</c:v>
                </c:pt>
                <c:pt idx="2">
                  <c:v>7</c:v>
                </c:pt>
                <c:pt idx="3">
                  <c:v>9</c:v>
                </c:pt>
                <c:pt idx="4">
                  <c:v>11</c:v>
                </c:pt>
                <c:pt idx="5">
                  <c:v>13</c:v>
                </c:pt>
                <c:pt idx="6">
                  <c:v>15</c:v>
                </c:pt>
                <c:pt idx="7">
                  <c:v>17</c:v>
                </c:pt>
                <c:pt idx="8">
                  <c:v>19</c:v>
                </c:pt>
              </c:numCache>
            </c:numRef>
          </c:xVal>
          <c:yVal>
            <c:numRef>
              <c:f>'Lobbato(inf)'!$O$37:$O$45</c:f>
              <c:numCache>
                <c:formatCode>0.00%</c:formatCode>
                <c:ptCount val="9"/>
                <c:pt idx="0">
                  <c:v>0.55454502821781981</c:v>
                </c:pt>
                <c:pt idx="1">
                  <c:v>0.3388768767355464</c:v>
                </c:pt>
                <c:pt idx="2">
                  <c:v>0.15372735644685998</c:v>
                </c:pt>
                <c:pt idx="3">
                  <c:v>6.3415249834180842E-2</c:v>
                </c:pt>
                <c:pt idx="4">
                  <c:v>2.5769228717525718E-2</c:v>
                </c:pt>
                <c:pt idx="5">
                  <c:v>1.047561051478268E-2</c:v>
                </c:pt>
                <c:pt idx="6">
                  <c:v>4.8894241653919535E-3</c:v>
                </c:pt>
                <c:pt idx="7">
                  <c:v>3.7931117814776118E-3</c:v>
                </c:pt>
                <c:pt idx="8">
                  <c:v>3.7914133644215658E-3</c:v>
                </c:pt>
              </c:numCache>
            </c:numRef>
          </c:yVal>
          <c:smooth val="1"/>
          <c:extLst xmlns:c16r2="http://schemas.microsoft.com/office/drawing/2015/06/chart">
            <c:ext xmlns:c16="http://schemas.microsoft.com/office/drawing/2014/chart" uri="{C3380CC4-5D6E-409C-BE32-E72D297353CC}">
              <c16:uniqueId val="{00000001-0C70-495D-AEFD-613FA9AE85B5}"/>
            </c:ext>
          </c:extLst>
        </c:ser>
        <c:dLbls>
          <c:showLegendKey val="0"/>
          <c:showVal val="0"/>
          <c:showCatName val="0"/>
          <c:showSerName val="0"/>
          <c:showPercent val="0"/>
          <c:showBubbleSize val="0"/>
        </c:dLbls>
        <c:axId val="416025128"/>
        <c:axId val="416025520"/>
      </c:scatterChart>
      <c:valAx>
        <c:axId val="416025128"/>
        <c:scaling>
          <c:orientation val="minMax"/>
          <c:max val="19"/>
          <c:min val="3"/>
        </c:scaling>
        <c:delete val="0"/>
        <c:axPos val="b"/>
        <c:majorGridlines>
          <c:spPr>
            <a:ln w="9525" cap="flat" cmpd="sng" algn="ctr">
              <a:solidFill>
                <a:schemeClr val="tx1">
                  <a:lumMod val="15000"/>
                  <a:lumOff val="85000"/>
                </a:schemeClr>
              </a:solidFill>
              <a:round/>
            </a:ln>
            <a:effectLst/>
          </c:spPr>
        </c:majorGridlines>
        <c:title>
          <c:tx>
            <c:rich>
              <a:bodyPr rot="0" vert="horz"/>
              <a:lstStyle/>
              <a:p>
                <a:pPr>
                  <a:defRPr/>
                </a:pPr>
                <a:r>
                  <a:rPr lang="fr-FR"/>
                  <a:t>Number of Lobatto points</a:t>
                </a:r>
              </a:p>
            </c:rich>
          </c:tx>
          <c:layout>
            <c:manualLayout>
              <c:xMode val="edge"/>
              <c:yMode val="edge"/>
              <c:x val="0.38597901950359109"/>
              <c:y val="0.88469818344530138"/>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pPr>
            <a:endParaRPr lang="fr-FR"/>
          </a:p>
        </c:txPr>
        <c:crossAx val="416025520"/>
        <c:crosses val="autoZero"/>
        <c:crossBetween val="midCat"/>
        <c:majorUnit val="2"/>
      </c:valAx>
      <c:valAx>
        <c:axId val="416025520"/>
        <c:scaling>
          <c:orientation val="minMax"/>
          <c:max val="0.15000000000000002"/>
          <c:min val="0"/>
        </c:scaling>
        <c:delete val="0"/>
        <c:axPos val="l"/>
        <c:majorGridlines>
          <c:spPr>
            <a:ln w="9525" cap="flat" cmpd="sng" algn="ctr">
              <a:solidFill>
                <a:schemeClr val="tx1">
                  <a:lumMod val="15000"/>
                  <a:lumOff val="85000"/>
                </a:schemeClr>
              </a:solidFill>
              <a:round/>
            </a:ln>
            <a:effectLst/>
          </c:spPr>
        </c:majorGridlines>
        <c:title>
          <c:tx>
            <c:rich>
              <a:bodyPr rot="-5400000" vert="horz"/>
              <a:lstStyle/>
              <a:p>
                <a:pPr>
                  <a:defRPr/>
                </a:pPr>
                <a:r>
                  <a:rPr lang="fr-FR"/>
                  <a:t>Relative error</a:t>
                </a:r>
              </a:p>
            </c:rich>
          </c:tx>
          <c:layout>
            <c:manualLayout>
              <c:xMode val="edge"/>
              <c:yMode val="edge"/>
              <c:x val="6.0964630225080384E-2"/>
              <c:y val="0.19369258797092276"/>
            </c:manualLayout>
          </c:layout>
          <c:overlay val="0"/>
          <c:spPr>
            <a:noFill/>
            <a:ln>
              <a:noFill/>
            </a:ln>
            <a:effectLst/>
          </c:sp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pPr>
            <a:endParaRPr lang="fr-FR"/>
          </a:p>
        </c:txPr>
        <c:crossAx val="416025128"/>
        <c:crosses val="autoZero"/>
        <c:crossBetween val="midCat"/>
        <c:majorUnit val="3.0000000000000006E-2"/>
      </c:valAx>
      <c:spPr>
        <a:noFill/>
        <a:ln>
          <a:noFill/>
        </a:ln>
        <a:effectLst/>
      </c:spPr>
    </c:plotArea>
    <c:legend>
      <c:legendPos val="t"/>
      <c:layout>
        <c:manualLayout>
          <c:xMode val="edge"/>
          <c:yMode val="edge"/>
          <c:x val="0.58158037319290068"/>
          <c:y val="6.5082980800520662E-2"/>
          <c:w val="0.34273387852241938"/>
          <c:h val="0.17705789998388186"/>
        </c:manualLayout>
      </c:layout>
      <c:overlay val="0"/>
      <c:spPr>
        <a:solidFill>
          <a:sysClr val="window" lastClr="FFFFFF"/>
        </a:solidFill>
        <a:ln>
          <a:solidFill>
            <a:sysClr val="windowText" lastClr="000000"/>
          </a:solidFill>
        </a:ln>
        <a:effectLst/>
      </c:spPr>
      <c:txPr>
        <a:bodyPr rot="0" vert="horz"/>
        <a:lstStyle/>
        <a:p>
          <a:pPr>
            <a:defRPr/>
          </a:pPr>
          <a:endParaRPr lang="fr-FR"/>
        </a:p>
      </c:txPr>
    </c:legend>
    <c:plotVisOnly val="1"/>
    <c:dispBlanksAs val="gap"/>
    <c:showDLblsOverMax val="0"/>
  </c:chart>
  <c:spPr>
    <a:solidFill>
      <a:schemeClr val="bg1"/>
    </a:solidFill>
    <a:ln w="9525" cap="flat" cmpd="sng" algn="ctr">
      <a:noFill/>
      <a:round/>
    </a:ln>
    <a:effectLst/>
  </c:spPr>
  <c:txPr>
    <a:bodyPr/>
    <a:lstStyle/>
    <a:p>
      <a:pPr>
        <a:defRPr sz="900"/>
      </a:pPr>
      <a:endParaRPr lang="fr-FR"/>
    </a:p>
  </c:txPr>
  <c:externalData r:id="rId2">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2549627986861481"/>
          <c:y val="5.1253616077033666E-2"/>
          <c:w val="0.70537888672401072"/>
          <c:h val="0.7333287918365814"/>
        </c:manualLayout>
      </c:layout>
      <c:scatterChart>
        <c:scatterStyle val="smoothMarker"/>
        <c:varyColors val="0"/>
        <c:ser>
          <c:idx val="0"/>
          <c:order val="0"/>
          <c:tx>
            <c:v>Lobatto</c:v>
          </c:tx>
          <c:spPr>
            <a:ln w="28575" cap="rnd">
              <a:solidFill>
                <a:schemeClr val="accent1"/>
              </a:solidFill>
              <a:round/>
            </a:ln>
            <a:effectLst/>
          </c:spPr>
          <c:marker>
            <c:symbol val="circle"/>
            <c:size val="5"/>
            <c:spPr>
              <a:solidFill>
                <a:schemeClr val="accent1"/>
              </a:solidFill>
              <a:ln w="9525">
                <a:solidFill>
                  <a:schemeClr val="accent1"/>
                </a:solidFill>
              </a:ln>
              <a:effectLst/>
            </c:spPr>
          </c:marker>
          <c:xVal>
            <c:numRef>
              <c:f>'Lobbato(sup)'!$N$50:$N$58</c:f>
              <c:numCache>
                <c:formatCode>General</c:formatCode>
                <c:ptCount val="9"/>
                <c:pt idx="0">
                  <c:v>3</c:v>
                </c:pt>
                <c:pt idx="1">
                  <c:v>5</c:v>
                </c:pt>
                <c:pt idx="2">
                  <c:v>7</c:v>
                </c:pt>
                <c:pt idx="3">
                  <c:v>9</c:v>
                </c:pt>
                <c:pt idx="4">
                  <c:v>11</c:v>
                </c:pt>
                <c:pt idx="5">
                  <c:v>13</c:v>
                </c:pt>
                <c:pt idx="6">
                  <c:v>15</c:v>
                </c:pt>
                <c:pt idx="7">
                  <c:v>17</c:v>
                </c:pt>
                <c:pt idx="8">
                  <c:v>19</c:v>
                </c:pt>
              </c:numCache>
            </c:numRef>
          </c:xVal>
          <c:yVal>
            <c:numRef>
              <c:f>'Lobbato(sup)'!$O$50:$O$58</c:f>
              <c:numCache>
                <c:formatCode>General</c:formatCode>
                <c:ptCount val="9"/>
                <c:pt idx="0">
                  <c:v>0.35944199562099999</c:v>
                </c:pt>
                <c:pt idx="1">
                  <c:v>0.46467399597199999</c:v>
                </c:pt>
                <c:pt idx="2">
                  <c:v>0.61145901680000003</c:v>
                </c:pt>
                <c:pt idx="3">
                  <c:v>0.67186307907099996</c:v>
                </c:pt>
                <c:pt idx="4">
                  <c:v>0.815541028976</c:v>
                </c:pt>
                <c:pt idx="5">
                  <c:v>1.0011518001599999</c:v>
                </c:pt>
                <c:pt idx="6">
                  <c:v>1.15738797188</c:v>
                </c:pt>
                <c:pt idx="7">
                  <c:v>1.3173899650600001</c:v>
                </c:pt>
                <c:pt idx="8">
                  <c:v>1.52034020424</c:v>
                </c:pt>
              </c:numCache>
            </c:numRef>
          </c:yVal>
          <c:smooth val="1"/>
          <c:extLst xmlns:c16r2="http://schemas.microsoft.com/office/drawing/2015/06/chart">
            <c:ext xmlns:c16="http://schemas.microsoft.com/office/drawing/2014/chart" uri="{C3380CC4-5D6E-409C-BE32-E72D297353CC}">
              <c16:uniqueId val="{00000000-743B-42E9-9794-67364FF894A2}"/>
            </c:ext>
          </c:extLst>
        </c:ser>
        <c:ser>
          <c:idx val="1"/>
          <c:order val="1"/>
          <c:tx>
            <c:v>Reference</c:v>
          </c:tx>
          <c:spPr>
            <a:ln w="28575" cap="rnd">
              <a:solidFill>
                <a:schemeClr val="tx1"/>
              </a:solidFill>
              <a:round/>
            </a:ln>
            <a:effectLst/>
          </c:spPr>
          <c:marker>
            <c:symbol val="circle"/>
            <c:size val="5"/>
            <c:spPr>
              <a:solidFill>
                <a:schemeClr val="tx1"/>
              </a:solidFill>
              <a:ln w="9525">
                <a:solidFill>
                  <a:schemeClr val="tx1"/>
                </a:solidFill>
              </a:ln>
              <a:effectLst/>
            </c:spPr>
          </c:marker>
          <c:xVal>
            <c:numRef>
              <c:f>'Lobbato(sup)'!$N$50:$N$58</c:f>
              <c:numCache>
                <c:formatCode>General</c:formatCode>
                <c:ptCount val="9"/>
                <c:pt idx="0">
                  <c:v>3</c:v>
                </c:pt>
                <c:pt idx="1">
                  <c:v>5</c:v>
                </c:pt>
                <c:pt idx="2">
                  <c:v>7</c:v>
                </c:pt>
                <c:pt idx="3">
                  <c:v>9</c:v>
                </c:pt>
                <c:pt idx="4">
                  <c:v>11</c:v>
                </c:pt>
                <c:pt idx="5">
                  <c:v>13</c:v>
                </c:pt>
                <c:pt idx="6">
                  <c:v>15</c:v>
                </c:pt>
                <c:pt idx="7">
                  <c:v>17</c:v>
                </c:pt>
                <c:pt idx="8">
                  <c:v>19</c:v>
                </c:pt>
              </c:numCache>
            </c:numRef>
          </c:xVal>
          <c:yVal>
            <c:numRef>
              <c:f>'Lobbato(sup)'!$P$50:$P$58</c:f>
              <c:numCache>
                <c:formatCode>General</c:formatCode>
                <c:ptCount val="9"/>
                <c:pt idx="0">
                  <c:v>18.029001950000001</c:v>
                </c:pt>
                <c:pt idx="1">
                  <c:v>18.029001950000001</c:v>
                </c:pt>
                <c:pt idx="2">
                  <c:v>18.029001950000001</c:v>
                </c:pt>
                <c:pt idx="3">
                  <c:v>18.029001950000001</c:v>
                </c:pt>
                <c:pt idx="4">
                  <c:v>18.029001950000001</c:v>
                </c:pt>
                <c:pt idx="5">
                  <c:v>18.029001950000001</c:v>
                </c:pt>
                <c:pt idx="6">
                  <c:v>18.029001950000001</c:v>
                </c:pt>
                <c:pt idx="7">
                  <c:v>18.029001950000001</c:v>
                </c:pt>
                <c:pt idx="8">
                  <c:v>18.029001950000001</c:v>
                </c:pt>
              </c:numCache>
            </c:numRef>
          </c:yVal>
          <c:smooth val="1"/>
          <c:extLst xmlns:c16r2="http://schemas.microsoft.com/office/drawing/2015/06/chart">
            <c:ext xmlns:c16="http://schemas.microsoft.com/office/drawing/2014/chart" uri="{C3380CC4-5D6E-409C-BE32-E72D297353CC}">
              <c16:uniqueId val="{00000001-743B-42E9-9794-67364FF894A2}"/>
            </c:ext>
          </c:extLst>
        </c:ser>
        <c:dLbls>
          <c:showLegendKey val="0"/>
          <c:showVal val="0"/>
          <c:showCatName val="0"/>
          <c:showSerName val="0"/>
          <c:showPercent val="0"/>
          <c:showBubbleSize val="0"/>
        </c:dLbls>
        <c:axId val="416018072"/>
        <c:axId val="416021208"/>
      </c:scatterChart>
      <c:valAx>
        <c:axId val="416018072"/>
        <c:scaling>
          <c:orientation val="minMax"/>
          <c:max val="19"/>
          <c:min val="3"/>
        </c:scaling>
        <c:delete val="0"/>
        <c:axPos val="b"/>
        <c:majorGridlines>
          <c:spPr>
            <a:ln w="9525" cap="flat" cmpd="sng" algn="ctr">
              <a:solidFill>
                <a:schemeClr val="tx1">
                  <a:lumMod val="15000"/>
                  <a:lumOff val="85000"/>
                </a:schemeClr>
              </a:solidFill>
              <a:round/>
            </a:ln>
            <a:effectLst/>
          </c:spPr>
        </c:majorGridlines>
        <c:minorGridlines>
          <c:spPr>
            <a:ln w="9525" cap="flat" cmpd="sng" algn="ctr">
              <a:noFill/>
              <a:round/>
            </a:ln>
            <a:effectLst/>
          </c:spPr>
        </c:minorGridlines>
        <c:title>
          <c:tx>
            <c:rich>
              <a:bodyPr rot="0" vert="horz"/>
              <a:lstStyle/>
              <a:p>
                <a:pPr algn="ctr" rtl="0">
                  <a:defRPr/>
                </a:pPr>
                <a:r>
                  <a:rPr lang="fr-FR"/>
                  <a:t>Numbers of Lobatto points</a:t>
                </a:r>
                <a:endParaRPr lang="zh-CN"/>
              </a:p>
            </c:rich>
          </c:tx>
          <c:layout>
            <c:manualLayout>
              <c:xMode val="edge"/>
              <c:yMode val="edge"/>
              <c:x val="0.31504912952073799"/>
              <c:y val="0.86374191853766569"/>
            </c:manualLayout>
          </c:layout>
          <c:overlay val="0"/>
          <c:spPr>
            <a:noFill/>
            <a:ln>
              <a:noFill/>
            </a:ln>
            <a:effectLst/>
          </c:spPr>
        </c:title>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vert="horz"/>
          <a:lstStyle/>
          <a:p>
            <a:pPr>
              <a:defRPr/>
            </a:pPr>
            <a:endParaRPr lang="fr-FR"/>
          </a:p>
        </c:txPr>
        <c:crossAx val="416021208"/>
        <c:crosses val="autoZero"/>
        <c:crossBetween val="midCat"/>
        <c:majorUnit val="2"/>
      </c:valAx>
      <c:valAx>
        <c:axId val="416021208"/>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vert="horz"/>
              <a:lstStyle/>
              <a:p>
                <a:pPr>
                  <a:defRPr/>
                </a:pPr>
                <a:r>
                  <a:rPr lang="fr-FR"/>
                  <a:t>time in seconde (s)</a:t>
                </a:r>
              </a:p>
            </c:rich>
          </c:tx>
          <c:layout>
            <c:manualLayout>
              <c:xMode val="edge"/>
              <c:yMode val="edge"/>
              <c:x val="6.6637050199911146E-2"/>
              <c:y val="0.1363544818856641"/>
            </c:manualLayout>
          </c:layout>
          <c:overlay val="0"/>
          <c:spPr>
            <a:noFill/>
            <a:ln>
              <a:noFill/>
            </a:ln>
            <a:effectLst/>
          </c:spPr>
        </c:title>
        <c:numFmt formatCode="General" sourceLinked="1"/>
        <c:majorTickMark val="none"/>
        <c:minorTickMark val="none"/>
        <c:tickLblPos val="nextTo"/>
        <c:spPr>
          <a:noFill/>
          <a:ln>
            <a:noFill/>
          </a:ln>
          <a:effectLst/>
        </c:spPr>
        <c:txPr>
          <a:bodyPr rot="-60000000" vert="horz"/>
          <a:lstStyle/>
          <a:p>
            <a:pPr>
              <a:defRPr/>
            </a:pPr>
            <a:endParaRPr lang="fr-FR"/>
          </a:p>
        </c:txPr>
        <c:crossAx val="416018072"/>
        <c:crosses val="autoZero"/>
        <c:crossBetween val="midCat"/>
      </c:valAx>
      <c:spPr>
        <a:noFill/>
        <a:ln w="9525" cap="flat">
          <a:noFill/>
        </a:ln>
        <a:effectLst/>
      </c:spPr>
    </c:plotArea>
    <c:legend>
      <c:legendPos val="t"/>
      <c:layout>
        <c:manualLayout>
          <c:xMode val="edge"/>
          <c:yMode val="edge"/>
          <c:x val="0.58053558195642385"/>
          <c:y val="0.6033849811136377"/>
          <c:w val="0.3611032017266167"/>
          <c:h val="0.18792787575812706"/>
        </c:manualLayout>
      </c:layout>
      <c:overlay val="0"/>
      <c:spPr>
        <a:solidFill>
          <a:schemeClr val="bg1"/>
        </a:solidFill>
        <a:ln>
          <a:solidFill>
            <a:schemeClr val="tx1"/>
          </a:solidFill>
        </a:ln>
        <a:effectLst/>
      </c:spPr>
      <c:txPr>
        <a:bodyPr rot="0" vert="horz"/>
        <a:lstStyle/>
        <a:p>
          <a:pPr>
            <a:defRPr/>
          </a:pPr>
          <a:endParaRPr lang="fr-FR"/>
        </a:p>
      </c:txPr>
    </c:legend>
    <c:plotVisOnly val="1"/>
    <c:dispBlanksAs val="gap"/>
    <c:showDLblsOverMax val="0"/>
  </c:chart>
  <c:spPr>
    <a:solidFill>
      <a:schemeClr val="bg1"/>
    </a:solidFill>
    <a:ln w="9525" cap="flat" cmpd="sng" algn="ctr">
      <a:noFill/>
      <a:round/>
    </a:ln>
    <a:effectLst/>
  </c:spPr>
  <c:txPr>
    <a:bodyPr/>
    <a:lstStyle/>
    <a:p>
      <a:pPr>
        <a:defRPr sz="900"/>
      </a:pPr>
      <a:endParaRPr lang="fr-FR"/>
    </a:p>
  </c:txPr>
  <c:externalData r:id="rId1">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4303839982087549"/>
          <c:y val="4.5573600174978142E-2"/>
          <c:w val="0.77715755155767097"/>
          <c:h val="0.74244473706998226"/>
        </c:manualLayout>
      </c:layout>
      <c:scatterChart>
        <c:scatterStyle val="smoothMarker"/>
        <c:varyColors val="0"/>
        <c:ser>
          <c:idx val="0"/>
          <c:order val="0"/>
          <c:tx>
            <c:v>Numerical</c:v>
          </c:tx>
          <c:spPr>
            <a:ln w="19050" cap="rnd">
              <a:solidFill>
                <a:srgbClr val="5B9BD5"/>
              </a:solidFill>
              <a:round/>
            </a:ln>
            <a:effectLst/>
          </c:spPr>
          <c:marker>
            <c:symbol val="none"/>
          </c:marker>
          <c:xVal>
            <c:numRef>
              <c:f>'Lobe inf'!$A$3:$A$34</c:f>
              <c:numCache>
                <c:formatCode>0.00</c:formatCode>
                <c:ptCount val="32"/>
                <c:pt idx="0">
                  <c:v>109.76562499999901</c:v>
                </c:pt>
                <c:pt idx="1">
                  <c:v>114.296875</c:v>
                </c:pt>
                <c:pt idx="2">
                  <c:v>118.82812499999901</c:v>
                </c:pt>
                <c:pt idx="3">
                  <c:v>123.35937499999901</c:v>
                </c:pt>
                <c:pt idx="4">
                  <c:v>127.89062499999901</c:v>
                </c:pt>
                <c:pt idx="5">
                  <c:v>132.42187499999901</c:v>
                </c:pt>
                <c:pt idx="6">
                  <c:v>136.953125</c:v>
                </c:pt>
                <c:pt idx="7">
                  <c:v>141.484375</c:v>
                </c:pt>
                <c:pt idx="8">
                  <c:v>146.015625</c:v>
                </c:pt>
                <c:pt idx="9">
                  <c:v>150.546875</c:v>
                </c:pt>
                <c:pt idx="10">
                  <c:v>155.078125</c:v>
                </c:pt>
                <c:pt idx="11">
                  <c:v>159.609375</c:v>
                </c:pt>
                <c:pt idx="12">
                  <c:v>164.140625</c:v>
                </c:pt>
                <c:pt idx="13">
                  <c:v>168.671875</c:v>
                </c:pt>
                <c:pt idx="14">
                  <c:v>173.203125</c:v>
                </c:pt>
                <c:pt idx="15">
                  <c:v>177.734375</c:v>
                </c:pt>
                <c:pt idx="16">
                  <c:v>182.265625</c:v>
                </c:pt>
                <c:pt idx="17">
                  <c:v>186.796875</c:v>
                </c:pt>
                <c:pt idx="18">
                  <c:v>191.328125</c:v>
                </c:pt>
                <c:pt idx="19">
                  <c:v>195.859375</c:v>
                </c:pt>
                <c:pt idx="20">
                  <c:v>200.390625</c:v>
                </c:pt>
                <c:pt idx="21">
                  <c:v>204.921875</c:v>
                </c:pt>
                <c:pt idx="22">
                  <c:v>209.453125</c:v>
                </c:pt>
                <c:pt idx="23">
                  <c:v>213.984375</c:v>
                </c:pt>
                <c:pt idx="24">
                  <c:v>218.515625</c:v>
                </c:pt>
                <c:pt idx="25">
                  <c:v>223.046875</c:v>
                </c:pt>
                <c:pt idx="26">
                  <c:v>227.578125</c:v>
                </c:pt>
                <c:pt idx="27">
                  <c:v>232.109375</c:v>
                </c:pt>
                <c:pt idx="28">
                  <c:v>236.640625</c:v>
                </c:pt>
                <c:pt idx="29">
                  <c:v>241.171875</c:v>
                </c:pt>
                <c:pt idx="30">
                  <c:v>245.703125</c:v>
                </c:pt>
                <c:pt idx="31">
                  <c:v>250.234375</c:v>
                </c:pt>
              </c:numCache>
            </c:numRef>
          </c:xVal>
          <c:yVal>
            <c:numRef>
              <c:f>'Lobe inf'!$B$3:$B$34</c:f>
              <c:numCache>
                <c:formatCode>0.00E+00</c:formatCode>
                <c:ptCount val="32"/>
                <c:pt idx="0">
                  <c:v>0.26290494388455299</c:v>
                </c:pt>
                <c:pt idx="1">
                  <c:v>0.419726073857011</c:v>
                </c:pt>
                <c:pt idx="2">
                  <c:v>0.58056766803864102</c:v>
                </c:pt>
                <c:pt idx="3">
                  <c:v>0.747683772276866</c:v>
                </c:pt>
                <c:pt idx="4">
                  <c:v>0.92283229943576395</c:v>
                </c:pt>
                <c:pt idx="5">
                  <c:v>1.1073466236607601</c:v>
                </c:pt>
                <c:pt idx="6">
                  <c:v>1.3019103627056401</c:v>
                </c:pt>
                <c:pt idx="7">
                  <c:v>1.5062807002079599</c:v>
                </c:pt>
                <c:pt idx="8">
                  <c:v>1.7189474097225199</c:v>
                </c:pt>
                <c:pt idx="9">
                  <c:v>1.93673286750073</c:v>
                </c:pt>
                <c:pt idx="10">
                  <c:v>2.1543640357924598</c:v>
                </c:pt>
                <c:pt idx="11">
                  <c:v>2.3640850025716702</c:v>
                </c:pt>
                <c:pt idx="12">
                  <c:v>2.55542702899035</c:v>
                </c:pt>
                <c:pt idx="13">
                  <c:v>2.7153037296698699</c:v>
                </c:pt>
                <c:pt idx="14">
                  <c:v>2.82863168730651</c:v>
                </c:pt>
                <c:pt idx="15">
                  <c:v>2.8796581246994801</c:v>
                </c:pt>
                <c:pt idx="16">
                  <c:v>2.85406894775284</c:v>
                </c:pt>
                <c:pt idx="17">
                  <c:v>2.7417319934341502</c:v>
                </c:pt>
                <c:pt idx="18">
                  <c:v>2.5396317759831102</c:v>
                </c:pt>
                <c:pt idx="19">
                  <c:v>2.25427528788811</c:v>
                </c:pt>
                <c:pt idx="20">
                  <c:v>1.9027442318390799</c:v>
                </c:pt>
                <c:pt idx="21">
                  <c:v>1.5117604180114499</c:v>
                </c:pt>
                <c:pt idx="22">
                  <c:v>1.1146240039609401</c:v>
                </c:pt>
                <c:pt idx="23">
                  <c:v>0.74653371653920098</c:v>
                </c:pt>
                <c:pt idx="24">
                  <c:v>0.43935757544327603</c:v>
                </c:pt>
                <c:pt idx="25">
                  <c:v>0.217146856954753</c:v>
                </c:pt>
                <c:pt idx="26">
                  <c:v>9.3439635230418594E-2</c:v>
                </c:pt>
                <c:pt idx="27">
                  <c:v>7.0000000000000007E-2</c:v>
                </c:pt>
                <c:pt idx="28">
                  <c:v>7.0000000000000007E-2</c:v>
                </c:pt>
                <c:pt idx="29">
                  <c:v>7.0000000000000007E-2</c:v>
                </c:pt>
                <c:pt idx="30">
                  <c:v>7.0000000000000007E-2</c:v>
                </c:pt>
                <c:pt idx="31">
                  <c:v>7.0000000000000007E-2</c:v>
                </c:pt>
              </c:numCache>
            </c:numRef>
          </c:yVal>
          <c:smooth val="1"/>
          <c:extLst xmlns:c16r2="http://schemas.microsoft.com/office/drawing/2015/06/chart">
            <c:ext xmlns:c16="http://schemas.microsoft.com/office/drawing/2014/chart" uri="{C3380CC4-5D6E-409C-BE32-E72D297353CC}">
              <c16:uniqueId val="{00000000-C8E2-4EEE-9398-8D23150F2A12}"/>
            </c:ext>
          </c:extLst>
        </c:ser>
        <c:ser>
          <c:idx val="1"/>
          <c:order val="1"/>
          <c:tx>
            <c:v>Experimental</c:v>
          </c:tx>
          <c:spPr>
            <a:ln w="19050" cap="rnd">
              <a:noFill/>
              <a:round/>
            </a:ln>
            <a:effectLst/>
          </c:spPr>
          <c:marker>
            <c:symbol val="diamond"/>
            <c:size val="9"/>
            <c:spPr>
              <a:solidFill>
                <a:schemeClr val="accent2"/>
              </a:solidFill>
              <a:ln w="9525">
                <a:solidFill>
                  <a:schemeClr val="accent2"/>
                </a:solidFill>
              </a:ln>
              <a:effectLst/>
            </c:spPr>
          </c:marker>
          <c:xVal>
            <c:numRef>
              <c:f>'Lobe inf'!$D$3:$D$9</c:f>
              <c:numCache>
                <c:formatCode>0.00</c:formatCode>
                <c:ptCount val="7"/>
                <c:pt idx="0">
                  <c:v>125</c:v>
                </c:pt>
                <c:pt idx="1">
                  <c:v>145</c:v>
                </c:pt>
                <c:pt idx="2">
                  <c:v>165</c:v>
                </c:pt>
                <c:pt idx="3">
                  <c:v>185</c:v>
                </c:pt>
                <c:pt idx="4">
                  <c:v>205</c:v>
                </c:pt>
                <c:pt idx="5">
                  <c:v>225</c:v>
                </c:pt>
                <c:pt idx="6">
                  <c:v>235</c:v>
                </c:pt>
              </c:numCache>
            </c:numRef>
          </c:xVal>
          <c:yVal>
            <c:numRef>
              <c:f>'Lobe inf'!$E$3:$E$9</c:f>
              <c:numCache>
                <c:formatCode>0.000</c:formatCode>
                <c:ptCount val="7"/>
                <c:pt idx="0">
                  <c:v>0.95189999999999997</c:v>
                </c:pt>
                <c:pt idx="1">
                  <c:v>1.7321</c:v>
                </c:pt>
                <c:pt idx="2">
                  <c:v>2.6920000000000002</c:v>
                </c:pt>
                <c:pt idx="3">
                  <c:v>3.0206</c:v>
                </c:pt>
                <c:pt idx="4">
                  <c:v>1.8644999999999998</c:v>
                </c:pt>
                <c:pt idx="5">
                  <c:v>2.0000000000000573E-4</c:v>
                </c:pt>
                <c:pt idx="6">
                  <c:v>9.0000000000000011E-2</c:v>
                </c:pt>
              </c:numCache>
            </c:numRef>
          </c:yVal>
          <c:smooth val="1"/>
          <c:extLst xmlns:c16r2="http://schemas.microsoft.com/office/drawing/2015/06/chart">
            <c:ext xmlns:c16="http://schemas.microsoft.com/office/drawing/2014/chart" uri="{C3380CC4-5D6E-409C-BE32-E72D297353CC}">
              <c16:uniqueId val="{00000001-C8E2-4EEE-9398-8D23150F2A12}"/>
            </c:ext>
          </c:extLst>
        </c:ser>
        <c:dLbls>
          <c:showLegendKey val="0"/>
          <c:showVal val="0"/>
          <c:showCatName val="0"/>
          <c:showSerName val="0"/>
          <c:showPercent val="0"/>
          <c:showBubbleSize val="0"/>
        </c:dLbls>
        <c:axId val="416679968"/>
        <c:axId val="416679184"/>
      </c:scatterChart>
      <c:valAx>
        <c:axId val="416679968"/>
        <c:scaling>
          <c:orientation val="minMax"/>
          <c:max val="260"/>
          <c:min val="107.5"/>
        </c:scaling>
        <c:delete val="0"/>
        <c:axPos val="b"/>
        <c:majorGridlines>
          <c:spPr>
            <a:ln w="9525" cap="flat" cmpd="sng" algn="ctr">
              <a:solidFill>
                <a:schemeClr val="tx1">
                  <a:lumMod val="15000"/>
                  <a:lumOff val="85000"/>
                </a:schemeClr>
              </a:solidFill>
              <a:round/>
            </a:ln>
            <a:effectLst/>
          </c:spPr>
        </c:majorGridlines>
        <c:title>
          <c:tx>
            <c:rich>
              <a:bodyPr rot="0" vert="horz"/>
              <a:lstStyle/>
              <a:p>
                <a:pPr>
                  <a:defRPr b="0"/>
                </a:pPr>
                <a:r>
                  <a:rPr lang="fr-FR" sz="900" b="0" i="0" u="none" strike="noStrike" baseline="0">
                    <a:effectLst/>
                  </a:rPr>
                  <a:t>circumferential</a:t>
                </a:r>
                <a:r>
                  <a:rPr lang="fr-FR" b="0"/>
                  <a:t> coordinates</a:t>
                </a:r>
                <a:r>
                  <a:rPr lang="fr-FR" b="0" baseline="0"/>
                  <a:t> </a:t>
                </a:r>
                <a:r>
                  <a:rPr lang="fr-FR" sz="900" b="0" i="0" u="none" strike="noStrike" baseline="0">
                    <a:effectLst/>
                  </a:rPr>
                  <a:t>[degree]</a:t>
                </a:r>
                <a:endParaRPr lang="fr-FR" b="0"/>
              </a:p>
            </c:rich>
          </c:tx>
          <c:layout>
            <c:manualLayout>
              <c:xMode val="edge"/>
              <c:yMode val="edge"/>
              <c:x val="0.22647921917989464"/>
              <c:y val="0.88962084159369581"/>
            </c:manualLayout>
          </c:layout>
          <c:overlay val="0"/>
          <c:spPr>
            <a:noFill/>
            <a:ln>
              <a:noFill/>
            </a:ln>
            <a:effectLst/>
          </c:sp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pPr>
            <a:endParaRPr lang="fr-FR"/>
          </a:p>
        </c:txPr>
        <c:crossAx val="416679184"/>
        <c:crosses val="autoZero"/>
        <c:crossBetween val="midCat"/>
        <c:majorUnit val="40"/>
      </c:valAx>
      <c:valAx>
        <c:axId val="4166791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vert="horz"/>
              <a:lstStyle/>
              <a:p>
                <a:pPr>
                  <a:defRPr/>
                </a:pPr>
                <a:r>
                  <a:rPr lang="fr-FR" b="0"/>
                  <a:t>Pressure  (MPa)</a:t>
                </a:r>
              </a:p>
            </c:rich>
          </c:tx>
          <c:layout/>
          <c:overlay val="0"/>
          <c:spPr>
            <a:noFill/>
            <a:ln>
              <a:noFill/>
            </a:ln>
            <a:effectLst/>
          </c:sp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pPr>
            <a:endParaRPr lang="fr-FR"/>
          </a:p>
        </c:txPr>
        <c:crossAx val="416679968"/>
        <c:crosses val="autoZero"/>
        <c:crossBetween val="midCat"/>
      </c:valAx>
      <c:spPr>
        <a:noFill/>
        <a:ln>
          <a:noFill/>
        </a:ln>
        <a:effectLst/>
      </c:spPr>
    </c:plotArea>
    <c:legend>
      <c:legendPos val="t"/>
      <c:layout>
        <c:manualLayout>
          <c:xMode val="edge"/>
          <c:yMode val="edge"/>
          <c:x val="0.59780007587622452"/>
          <c:y val="6.5670526918799918E-2"/>
          <c:w val="0.3403114677324543"/>
          <c:h val="0.16968877183867376"/>
        </c:manualLayout>
      </c:layout>
      <c:overlay val="0"/>
      <c:spPr>
        <a:solidFill>
          <a:sysClr val="window" lastClr="FFFFFF"/>
        </a:solidFill>
        <a:ln>
          <a:solidFill>
            <a:sysClr val="windowText" lastClr="000000"/>
          </a:solidFill>
        </a:ln>
        <a:effectLst/>
      </c:spPr>
      <c:txPr>
        <a:bodyPr rot="0" vert="horz"/>
        <a:lstStyle/>
        <a:p>
          <a:pPr>
            <a:defRPr sz="800"/>
          </a:pPr>
          <a:endParaRPr lang="fr-FR"/>
        </a:p>
      </c:txPr>
    </c:legend>
    <c:plotVisOnly val="1"/>
    <c:dispBlanksAs val="gap"/>
    <c:showDLblsOverMax val="0"/>
  </c:chart>
  <c:spPr>
    <a:noFill/>
    <a:ln w="9525" cap="flat" cmpd="sng" algn="ctr">
      <a:noFill/>
      <a:round/>
    </a:ln>
    <a:effectLst/>
  </c:spPr>
  <c:txPr>
    <a:bodyPr/>
    <a:lstStyle/>
    <a:p>
      <a:pPr>
        <a:defRPr sz="900"/>
      </a:pPr>
      <a:endParaRPr lang="fr-FR"/>
    </a:p>
  </c:txPr>
  <c:externalData r:id="rId2">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23219987177716145"/>
          <c:y val="5.1360637212015177E-2"/>
          <c:w val="0.6822457415495129"/>
          <c:h val="0.74474637789305909"/>
        </c:manualLayout>
      </c:layout>
      <c:scatterChart>
        <c:scatterStyle val="smoothMarker"/>
        <c:varyColors val="0"/>
        <c:ser>
          <c:idx val="2"/>
          <c:order val="1"/>
          <c:tx>
            <c:v>Numerical</c:v>
          </c:tx>
          <c:spPr>
            <a:ln w="19050" cap="rnd">
              <a:solidFill>
                <a:srgbClr val="5B9BD5"/>
              </a:solidFill>
              <a:round/>
            </a:ln>
            <a:effectLst/>
          </c:spPr>
          <c:marker>
            <c:symbol val="none"/>
          </c:marker>
          <c:xVal>
            <c:numRef>
              <c:f>'Lobe inf'!$A$42:$A$73</c:f>
              <c:numCache>
                <c:formatCode>0.00</c:formatCode>
                <c:ptCount val="32"/>
                <c:pt idx="0">
                  <c:v>109.76562499999901</c:v>
                </c:pt>
                <c:pt idx="1">
                  <c:v>114.296875</c:v>
                </c:pt>
                <c:pt idx="2">
                  <c:v>118.82812499999901</c:v>
                </c:pt>
                <c:pt idx="3">
                  <c:v>123.35937499999901</c:v>
                </c:pt>
                <c:pt idx="4">
                  <c:v>127.89062499999901</c:v>
                </c:pt>
                <c:pt idx="5">
                  <c:v>132.42187499999901</c:v>
                </c:pt>
                <c:pt idx="6">
                  <c:v>136.953125</c:v>
                </c:pt>
                <c:pt idx="7">
                  <c:v>141.484375</c:v>
                </c:pt>
                <c:pt idx="8">
                  <c:v>146.015625</c:v>
                </c:pt>
                <c:pt idx="9">
                  <c:v>150.546875</c:v>
                </c:pt>
                <c:pt idx="10">
                  <c:v>155.078125</c:v>
                </c:pt>
                <c:pt idx="11">
                  <c:v>159.609375</c:v>
                </c:pt>
                <c:pt idx="12">
                  <c:v>164.140625</c:v>
                </c:pt>
                <c:pt idx="13">
                  <c:v>168.671875</c:v>
                </c:pt>
                <c:pt idx="14">
                  <c:v>173.203125</c:v>
                </c:pt>
                <c:pt idx="15">
                  <c:v>177.734375</c:v>
                </c:pt>
                <c:pt idx="16">
                  <c:v>182.265625</c:v>
                </c:pt>
                <c:pt idx="17">
                  <c:v>186.796875</c:v>
                </c:pt>
                <c:pt idx="18">
                  <c:v>191.328125</c:v>
                </c:pt>
                <c:pt idx="19">
                  <c:v>195.859375</c:v>
                </c:pt>
                <c:pt idx="20">
                  <c:v>200.390625</c:v>
                </c:pt>
                <c:pt idx="21">
                  <c:v>204.921875</c:v>
                </c:pt>
                <c:pt idx="22">
                  <c:v>209.453125</c:v>
                </c:pt>
                <c:pt idx="23">
                  <c:v>213.984375</c:v>
                </c:pt>
                <c:pt idx="24">
                  <c:v>218.515625</c:v>
                </c:pt>
                <c:pt idx="25">
                  <c:v>223.046875</c:v>
                </c:pt>
                <c:pt idx="26">
                  <c:v>227.578125</c:v>
                </c:pt>
                <c:pt idx="27">
                  <c:v>232.109375</c:v>
                </c:pt>
                <c:pt idx="28">
                  <c:v>236.640625</c:v>
                </c:pt>
                <c:pt idx="29">
                  <c:v>241.171875</c:v>
                </c:pt>
                <c:pt idx="30">
                  <c:v>245.703125</c:v>
                </c:pt>
                <c:pt idx="31">
                  <c:v>250.234375</c:v>
                </c:pt>
              </c:numCache>
            </c:numRef>
          </c:xVal>
          <c:yVal>
            <c:numRef>
              <c:f>'Lobe inf'!$C$42:$C$73</c:f>
              <c:numCache>
                <c:formatCode>0.00E+00</c:formatCode>
                <c:ptCount val="32"/>
                <c:pt idx="0">
                  <c:v>50.195649652967802</c:v>
                </c:pt>
                <c:pt idx="1">
                  <c:v>49.981080754785602</c:v>
                </c:pt>
                <c:pt idx="2">
                  <c:v>49.877621877932803</c:v>
                </c:pt>
                <c:pt idx="3">
                  <c:v>49.920800154565597</c:v>
                </c:pt>
                <c:pt idx="4">
                  <c:v>50.088717172844603</c:v>
                </c:pt>
                <c:pt idx="5">
                  <c:v>50.361033593474502</c:v>
                </c:pt>
                <c:pt idx="6">
                  <c:v>50.722692599016199</c:v>
                </c:pt>
                <c:pt idx="7">
                  <c:v>51.163752431585102</c:v>
                </c:pt>
                <c:pt idx="8">
                  <c:v>51.678076775454997</c:v>
                </c:pt>
                <c:pt idx="9">
                  <c:v>52.262137310298101</c:v>
                </c:pt>
                <c:pt idx="10">
                  <c:v>52.914561491085102</c:v>
                </c:pt>
                <c:pt idx="11">
                  <c:v>53.636415344916202</c:v>
                </c:pt>
                <c:pt idx="12">
                  <c:v>54.431720966647298</c:v>
                </c:pt>
                <c:pt idx="13">
                  <c:v>55.307496045777</c:v>
                </c:pt>
                <c:pt idx="14">
                  <c:v>56.272654789158501</c:v>
                </c:pt>
                <c:pt idx="15">
                  <c:v>57.335372690735497</c:v>
                </c:pt>
                <c:pt idx="16">
                  <c:v>58.4989656961856</c:v>
                </c:pt>
                <c:pt idx="17">
                  <c:v>59.756938495700702</c:v>
                </c:pt>
                <c:pt idx="18">
                  <c:v>61.088498273671</c:v>
                </c:pt>
                <c:pt idx="19">
                  <c:v>62.456244253716697</c:v>
                </c:pt>
                <c:pt idx="20">
                  <c:v>63.807583619330899</c:v>
                </c:pt>
                <c:pt idx="21">
                  <c:v>65.080486701278502</c:v>
                </c:pt>
                <c:pt idx="22">
                  <c:v>66.212682942550799</c:v>
                </c:pt>
                <c:pt idx="23">
                  <c:v>67.151970894222003</c:v>
                </c:pt>
                <c:pt idx="24">
                  <c:v>67.864736760984499</c:v>
                </c:pt>
                <c:pt idx="25">
                  <c:v>68.340307492589304</c:v>
                </c:pt>
                <c:pt idx="26">
                  <c:v>68.576007634146507</c:v>
                </c:pt>
                <c:pt idx="27">
                  <c:v>68.653529827731106</c:v>
                </c:pt>
                <c:pt idx="28">
                  <c:v>68.677276796660706</c:v>
                </c:pt>
                <c:pt idx="29">
                  <c:v>68.661702426167594</c:v>
                </c:pt>
                <c:pt idx="30">
                  <c:v>68.6616802089017</c:v>
                </c:pt>
                <c:pt idx="31">
                  <c:v>68.435363665342393</c:v>
                </c:pt>
              </c:numCache>
            </c:numRef>
          </c:yVal>
          <c:smooth val="1"/>
          <c:extLst xmlns:c16r2="http://schemas.microsoft.com/office/drawing/2015/06/chart">
            <c:ext xmlns:c16="http://schemas.microsoft.com/office/drawing/2014/chart" uri="{C3380CC4-5D6E-409C-BE32-E72D297353CC}">
              <c16:uniqueId val="{00000000-A2B1-4B65-B4FB-A869BA845FC2}"/>
            </c:ext>
          </c:extLst>
        </c:ser>
        <c:ser>
          <c:idx val="1"/>
          <c:order val="2"/>
          <c:tx>
            <c:v>Experimental</c:v>
          </c:tx>
          <c:spPr>
            <a:ln w="19050" cap="rnd">
              <a:noFill/>
              <a:round/>
            </a:ln>
            <a:effectLst/>
          </c:spPr>
          <c:marker>
            <c:symbol val="diamond"/>
            <c:size val="9"/>
            <c:spPr>
              <a:solidFill>
                <a:schemeClr val="accent2"/>
              </a:solidFill>
              <a:ln w="9525">
                <a:solidFill>
                  <a:schemeClr val="accent2"/>
                </a:solidFill>
              </a:ln>
              <a:effectLst/>
            </c:spPr>
          </c:marker>
          <c:xVal>
            <c:numRef>
              <c:f>'Lobe inf'!$E$42:$E$47</c:f>
              <c:numCache>
                <c:formatCode>0.00</c:formatCode>
                <c:ptCount val="6"/>
                <c:pt idx="0">
                  <c:v>120</c:v>
                </c:pt>
                <c:pt idx="1">
                  <c:v>140</c:v>
                </c:pt>
                <c:pt idx="2">
                  <c:v>160</c:v>
                </c:pt>
                <c:pt idx="3">
                  <c:v>180</c:v>
                </c:pt>
                <c:pt idx="4">
                  <c:v>200</c:v>
                </c:pt>
                <c:pt idx="5">
                  <c:v>240</c:v>
                </c:pt>
              </c:numCache>
            </c:numRef>
          </c:xVal>
          <c:yVal>
            <c:numRef>
              <c:f>'Lobe inf'!$F$42:$F$47</c:f>
              <c:numCache>
                <c:formatCode>0.000</c:formatCode>
                <c:ptCount val="6"/>
                <c:pt idx="0">
                  <c:v>51.945799999999998</c:v>
                </c:pt>
                <c:pt idx="1">
                  <c:v>53.856000000000002</c:v>
                </c:pt>
                <c:pt idx="2">
                  <c:v>57.715000000000003</c:v>
                </c:pt>
                <c:pt idx="3">
                  <c:v>61.820300000000003</c:v>
                </c:pt>
                <c:pt idx="4">
                  <c:v>66.549899999999994</c:v>
                </c:pt>
                <c:pt idx="5">
                  <c:v>66.390500000000003</c:v>
                </c:pt>
              </c:numCache>
            </c:numRef>
          </c:yVal>
          <c:smooth val="1"/>
          <c:extLst xmlns:c16r2="http://schemas.microsoft.com/office/drawing/2015/06/chart">
            <c:ext xmlns:c16="http://schemas.microsoft.com/office/drawing/2014/chart" uri="{C3380CC4-5D6E-409C-BE32-E72D297353CC}">
              <c16:uniqueId val="{00000001-A2B1-4B65-B4FB-A869BA845FC2}"/>
            </c:ext>
          </c:extLst>
        </c:ser>
        <c:dLbls>
          <c:showLegendKey val="0"/>
          <c:showVal val="0"/>
          <c:showCatName val="0"/>
          <c:showSerName val="0"/>
          <c:showPercent val="0"/>
          <c:showBubbleSize val="0"/>
        </c:dLbls>
        <c:axId val="416679576"/>
        <c:axId val="416681928"/>
        <c:extLst xmlns:c16r2="http://schemas.microsoft.com/office/drawing/2015/06/chart">
          <c:ext xmlns:c15="http://schemas.microsoft.com/office/drawing/2012/chart" uri="{02D57815-91ED-43cb-92C2-25804820EDAC}">
            <c15:filteredScatterSeries>
              <c15:ser>
                <c:idx val="0"/>
                <c:order val="0"/>
                <c:tx>
                  <c:v>Num sans CE</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extLst xmlns:c16r2="http://schemas.microsoft.com/office/drawing/2015/06/chart">
                      <c:ext uri="{02D57815-91ED-43cb-92C2-25804820EDAC}">
                        <c15:formulaRef>
                          <c15:sqref>'Lobe inf'!$A$42:$A$73</c15:sqref>
                        </c15:formulaRef>
                      </c:ext>
                    </c:extLst>
                    <c:numCache>
                      <c:formatCode>0.00</c:formatCode>
                      <c:ptCount val="32"/>
                      <c:pt idx="0">
                        <c:v>109.76562499999901</c:v>
                      </c:pt>
                      <c:pt idx="1">
                        <c:v>114.296875</c:v>
                      </c:pt>
                      <c:pt idx="2">
                        <c:v>118.82812499999901</c:v>
                      </c:pt>
                      <c:pt idx="3">
                        <c:v>123.35937499999901</c:v>
                      </c:pt>
                      <c:pt idx="4">
                        <c:v>127.89062499999901</c:v>
                      </c:pt>
                      <c:pt idx="5">
                        <c:v>132.42187499999901</c:v>
                      </c:pt>
                      <c:pt idx="6">
                        <c:v>136.953125</c:v>
                      </c:pt>
                      <c:pt idx="7">
                        <c:v>141.484375</c:v>
                      </c:pt>
                      <c:pt idx="8">
                        <c:v>146.015625</c:v>
                      </c:pt>
                      <c:pt idx="9">
                        <c:v>150.546875</c:v>
                      </c:pt>
                      <c:pt idx="10">
                        <c:v>155.078125</c:v>
                      </c:pt>
                      <c:pt idx="11">
                        <c:v>159.609375</c:v>
                      </c:pt>
                      <c:pt idx="12">
                        <c:v>164.140625</c:v>
                      </c:pt>
                      <c:pt idx="13">
                        <c:v>168.671875</c:v>
                      </c:pt>
                      <c:pt idx="14">
                        <c:v>173.203125</c:v>
                      </c:pt>
                      <c:pt idx="15">
                        <c:v>177.734375</c:v>
                      </c:pt>
                      <c:pt idx="16">
                        <c:v>182.265625</c:v>
                      </c:pt>
                      <c:pt idx="17">
                        <c:v>186.796875</c:v>
                      </c:pt>
                      <c:pt idx="18">
                        <c:v>191.328125</c:v>
                      </c:pt>
                      <c:pt idx="19">
                        <c:v>195.859375</c:v>
                      </c:pt>
                      <c:pt idx="20">
                        <c:v>200.390625</c:v>
                      </c:pt>
                      <c:pt idx="21">
                        <c:v>204.921875</c:v>
                      </c:pt>
                      <c:pt idx="22">
                        <c:v>209.453125</c:v>
                      </c:pt>
                      <c:pt idx="23">
                        <c:v>213.984375</c:v>
                      </c:pt>
                      <c:pt idx="24">
                        <c:v>218.515625</c:v>
                      </c:pt>
                      <c:pt idx="25">
                        <c:v>223.046875</c:v>
                      </c:pt>
                      <c:pt idx="26">
                        <c:v>227.578125</c:v>
                      </c:pt>
                      <c:pt idx="27">
                        <c:v>232.109375</c:v>
                      </c:pt>
                      <c:pt idx="28">
                        <c:v>236.640625</c:v>
                      </c:pt>
                      <c:pt idx="29">
                        <c:v>241.171875</c:v>
                      </c:pt>
                      <c:pt idx="30">
                        <c:v>245.703125</c:v>
                      </c:pt>
                      <c:pt idx="31">
                        <c:v>250.234375</c:v>
                      </c:pt>
                    </c:numCache>
                  </c:numRef>
                </c:xVal>
                <c:yVal>
                  <c:numRef>
                    <c:extLst xmlns:c16r2="http://schemas.microsoft.com/office/drawing/2015/06/chart">
                      <c:ext uri="{02D57815-91ED-43cb-92C2-25804820EDAC}">
                        <c15:formulaRef>
                          <c15:sqref>'Lobe inf'!$B$42:$B$73</c15:sqref>
                        </c15:formulaRef>
                      </c:ext>
                    </c:extLst>
                    <c:numCache>
                      <c:formatCode>0.00E+00</c:formatCode>
                      <c:ptCount val="32"/>
                      <c:pt idx="0">
                        <c:v>36.581457461611699</c:v>
                      </c:pt>
                      <c:pt idx="1">
                        <c:v>39.321329625925998</c:v>
                      </c:pt>
                      <c:pt idx="2">
                        <c:v>41.881224145977697</c:v>
                      </c:pt>
                      <c:pt idx="3">
                        <c:v>44.302383935830498</c:v>
                      </c:pt>
                      <c:pt idx="4">
                        <c:v>46.620367386476602</c:v>
                      </c:pt>
                      <c:pt idx="5">
                        <c:v>48.8237361830327</c:v>
                      </c:pt>
                      <c:pt idx="6">
                        <c:v>50.880549527864403</c:v>
                      </c:pt>
                      <c:pt idx="7">
                        <c:v>52.754391793400501</c:v>
                      </c:pt>
                      <c:pt idx="8">
                        <c:v>54.4147004385106</c:v>
                      </c:pt>
                      <c:pt idx="9">
                        <c:v>55.8427791439629</c:v>
                      </c:pt>
                      <c:pt idx="10">
                        <c:v>57.035912078784598</c:v>
                      </c:pt>
                      <c:pt idx="11">
                        <c:v>58.029946616855</c:v>
                      </c:pt>
                      <c:pt idx="12">
                        <c:v>58.913078212515401</c:v>
                      </c:pt>
                      <c:pt idx="13">
                        <c:v>59.6817680395541</c:v>
                      </c:pt>
                      <c:pt idx="14">
                        <c:v>60.341900786151299</c:v>
                      </c:pt>
                      <c:pt idx="15">
                        <c:v>60.900924631623298</c:v>
                      </c:pt>
                      <c:pt idx="16">
                        <c:v>61.368781697517903</c:v>
                      </c:pt>
                      <c:pt idx="17">
                        <c:v>61.756583861792201</c:v>
                      </c:pt>
                      <c:pt idx="18">
                        <c:v>62.075569787565598</c:v>
                      </c:pt>
                      <c:pt idx="19">
                        <c:v>62.336385501970803</c:v>
                      </c:pt>
                      <c:pt idx="20">
                        <c:v>62.5486482617249</c:v>
                      </c:pt>
                      <c:pt idx="21">
                        <c:v>62.720741681755598</c:v>
                      </c:pt>
                      <c:pt idx="22">
                        <c:v>62.8597820752545</c:v>
                      </c:pt>
                      <c:pt idx="23">
                        <c:v>62.971696902587901</c:v>
                      </c:pt>
                      <c:pt idx="24">
                        <c:v>63.061364732806801</c:v>
                      </c:pt>
                      <c:pt idx="25">
                        <c:v>63.132778594468299</c:v>
                      </c:pt>
                      <c:pt idx="26">
                        <c:v>63.189207999744497</c:v>
                      </c:pt>
                      <c:pt idx="27">
                        <c:v>63.233317936867898</c:v>
                      </c:pt>
                      <c:pt idx="28">
                        <c:v>63.266934208013403</c:v>
                      </c:pt>
                      <c:pt idx="29">
                        <c:v>63.303305475321103</c:v>
                      </c:pt>
                      <c:pt idx="30">
                        <c:v>63.548202658984302</c:v>
                      </c:pt>
                      <c:pt idx="31">
                        <c:v>55.659803655430501</c:v>
                      </c:pt>
                    </c:numCache>
                  </c:numRef>
                </c:yVal>
                <c:smooth val="1"/>
                <c:extLst xmlns:c16r2="http://schemas.microsoft.com/office/drawing/2015/06/chart">
                  <c:ext xmlns:c16="http://schemas.microsoft.com/office/drawing/2014/chart" uri="{C3380CC4-5D6E-409C-BE32-E72D297353CC}">
                    <c16:uniqueId val="{00000002-A2B1-4B65-B4FB-A869BA845FC2}"/>
                  </c:ext>
                </c:extLst>
              </c15:ser>
            </c15:filteredScatterSeries>
          </c:ext>
        </c:extLst>
      </c:scatterChart>
      <c:valAx>
        <c:axId val="416679576"/>
        <c:scaling>
          <c:orientation val="minMax"/>
          <c:max val="260"/>
          <c:min val="107.5"/>
        </c:scaling>
        <c:delete val="0"/>
        <c:axPos val="b"/>
        <c:majorGridlines>
          <c:spPr>
            <a:ln w="9525" cap="flat" cmpd="sng" algn="ctr">
              <a:solidFill>
                <a:schemeClr val="tx1">
                  <a:lumMod val="15000"/>
                  <a:lumOff val="85000"/>
                </a:schemeClr>
              </a:solidFill>
              <a:round/>
            </a:ln>
            <a:effectLst/>
          </c:spPr>
        </c:majorGridlines>
        <c:title>
          <c:tx>
            <c:rich>
              <a:bodyPr rot="0" vert="horz"/>
              <a:lstStyle/>
              <a:p>
                <a:pPr>
                  <a:defRPr b="0"/>
                </a:pPr>
                <a:r>
                  <a:rPr lang="fr-FR" b="0"/>
                  <a:t>circumferential coordinates </a:t>
                </a:r>
                <a:r>
                  <a:rPr lang="fr-FR" sz="900" b="0" i="0" u="none" strike="noStrike" baseline="0">
                    <a:effectLst/>
                  </a:rPr>
                  <a:t>[degree]</a:t>
                </a:r>
                <a:endParaRPr lang="fr-FR" b="0"/>
              </a:p>
            </c:rich>
          </c:tx>
          <c:layout>
            <c:manualLayout>
              <c:xMode val="edge"/>
              <c:yMode val="edge"/>
              <c:x val="0.2751733824642027"/>
              <c:y val="0.8938392841152627"/>
            </c:manualLayout>
          </c:layout>
          <c:overlay val="0"/>
          <c:spPr>
            <a:noFill/>
            <a:ln>
              <a:noFill/>
            </a:ln>
            <a:effectLst/>
          </c:sp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pPr>
            <a:endParaRPr lang="fr-FR"/>
          </a:p>
        </c:txPr>
        <c:crossAx val="416681928"/>
        <c:crosses val="autoZero"/>
        <c:crossBetween val="midCat"/>
        <c:majorUnit val="40"/>
      </c:valAx>
      <c:valAx>
        <c:axId val="416681928"/>
        <c:scaling>
          <c:orientation val="minMax"/>
          <c:max val="70"/>
          <c:min val="40"/>
        </c:scaling>
        <c:delete val="0"/>
        <c:axPos val="l"/>
        <c:majorGridlines>
          <c:spPr>
            <a:ln w="9525" cap="flat" cmpd="sng" algn="ctr">
              <a:solidFill>
                <a:schemeClr val="tx1">
                  <a:lumMod val="15000"/>
                  <a:lumOff val="85000"/>
                </a:schemeClr>
              </a:solidFill>
              <a:round/>
            </a:ln>
            <a:effectLst/>
          </c:spPr>
        </c:majorGridlines>
        <c:title>
          <c:tx>
            <c:rich>
              <a:bodyPr rot="-5400000" vert="horz"/>
              <a:lstStyle/>
              <a:p>
                <a:pPr>
                  <a:defRPr b="0"/>
                </a:pPr>
                <a:r>
                  <a:rPr lang="fr-FR" b="0"/>
                  <a:t>Temperature (°C)</a:t>
                </a:r>
              </a:p>
            </c:rich>
          </c:tx>
          <c:layout>
            <c:manualLayout>
              <c:xMode val="edge"/>
              <c:yMode val="edge"/>
              <c:x val="4.7939756518289467E-2"/>
              <c:y val="0.23570554474971805"/>
            </c:manualLayout>
          </c:layout>
          <c:overlay val="0"/>
          <c:spPr>
            <a:noFill/>
            <a:ln>
              <a:noFill/>
            </a:ln>
            <a:effectLst/>
          </c:spPr>
        </c:title>
        <c:numFmt formatCode="0.0" sourceLinked="0"/>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pPr>
            <a:endParaRPr lang="fr-FR"/>
          </a:p>
        </c:txPr>
        <c:crossAx val="416679576"/>
        <c:crosses val="autoZero"/>
        <c:crossBetween val="midCat"/>
        <c:majorUnit val="5"/>
      </c:valAx>
      <c:spPr>
        <a:noFill/>
        <a:ln>
          <a:noFill/>
        </a:ln>
        <a:effectLst/>
      </c:spPr>
    </c:plotArea>
    <c:legend>
      <c:legendPos val="t"/>
      <c:layout>
        <c:manualLayout>
          <c:xMode val="edge"/>
          <c:yMode val="edge"/>
          <c:x val="0.51575994059461416"/>
          <c:y val="0.58987421871735335"/>
          <c:w val="0.38662958500294226"/>
          <c:h val="0.18365499991045472"/>
        </c:manualLayout>
      </c:layout>
      <c:overlay val="0"/>
      <c:spPr>
        <a:solidFill>
          <a:sysClr val="window" lastClr="FFFFFF"/>
        </a:solidFill>
        <a:ln>
          <a:solidFill>
            <a:sysClr val="windowText" lastClr="000000"/>
          </a:solidFill>
        </a:ln>
        <a:effectLst/>
      </c:spPr>
      <c:txPr>
        <a:bodyPr rot="0" vert="horz"/>
        <a:lstStyle/>
        <a:p>
          <a:pPr>
            <a:defRPr/>
          </a:pPr>
          <a:endParaRPr lang="fr-FR"/>
        </a:p>
      </c:txPr>
    </c:legend>
    <c:plotVisOnly val="1"/>
    <c:dispBlanksAs val="gap"/>
    <c:showDLblsOverMax val="0"/>
  </c:chart>
  <c:spPr>
    <a:noFill/>
    <a:ln w="9525" cap="flat" cmpd="sng" algn="ctr">
      <a:noFill/>
      <a:round/>
    </a:ln>
    <a:effectLst/>
  </c:spPr>
  <c:txPr>
    <a:bodyPr/>
    <a:lstStyle/>
    <a:p>
      <a:pPr>
        <a:defRPr sz="900"/>
      </a:pPr>
      <a:endParaRPr lang="fr-FR"/>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4148099201531184"/>
          <c:y val="9.0812494592022147E-2"/>
          <c:w val="0.6847695247271437"/>
          <c:h val="0.69536061985861986"/>
        </c:manualLayout>
      </c:layout>
      <c:scatterChart>
        <c:scatterStyle val="smoothMarker"/>
        <c:varyColors val="0"/>
        <c:ser>
          <c:idx val="0"/>
          <c:order val="0"/>
          <c:tx>
            <c:v>Lower wall</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'erreur relative_infV2'!$A$118:$A$123</c:f>
              <c:numCache>
                <c:formatCode>General</c:formatCode>
                <c:ptCount val="6"/>
                <c:pt idx="0">
                  <c:v>11</c:v>
                </c:pt>
                <c:pt idx="1">
                  <c:v>21</c:v>
                </c:pt>
                <c:pt idx="2">
                  <c:v>41</c:v>
                </c:pt>
                <c:pt idx="3">
                  <c:v>51</c:v>
                </c:pt>
                <c:pt idx="4">
                  <c:v>81</c:v>
                </c:pt>
                <c:pt idx="5">
                  <c:v>101</c:v>
                </c:pt>
              </c:numCache>
            </c:numRef>
          </c:xVal>
          <c:yVal>
            <c:numRef>
              <c:f>'erreur relative_infV2'!$C$118:$C$123</c:f>
              <c:numCache>
                <c:formatCode>General</c:formatCode>
                <c:ptCount val="6"/>
                <c:pt idx="0">
                  <c:v>2.420316E-3</c:v>
                </c:pt>
                <c:pt idx="1">
                  <c:v>1.3079319999999999E-3</c:v>
                </c:pt>
                <c:pt idx="2">
                  <c:v>6.0421400000000005E-4</c:v>
                </c:pt>
                <c:pt idx="3">
                  <c:v>4.49856E-4</c:v>
                </c:pt>
                <c:pt idx="4">
                  <c:v>2.09216E-4</c:v>
                </c:pt>
                <c:pt idx="5">
                  <c:v>1.26499E-4</c:v>
                </c:pt>
              </c:numCache>
            </c:numRef>
          </c:yVal>
          <c:smooth val="1"/>
        </c:ser>
        <c:ser>
          <c:idx val="1"/>
          <c:order val="1"/>
          <c:tx>
            <c:v>Upper wall</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'erreur relative_infV2'!$A$118:$A$123</c:f>
              <c:numCache>
                <c:formatCode>General</c:formatCode>
                <c:ptCount val="6"/>
                <c:pt idx="0">
                  <c:v>11</c:v>
                </c:pt>
                <c:pt idx="1">
                  <c:v>21</c:v>
                </c:pt>
                <c:pt idx="2">
                  <c:v>41</c:v>
                </c:pt>
                <c:pt idx="3">
                  <c:v>51</c:v>
                </c:pt>
                <c:pt idx="4">
                  <c:v>81</c:v>
                </c:pt>
                <c:pt idx="5">
                  <c:v>101</c:v>
                </c:pt>
              </c:numCache>
            </c:numRef>
          </c:xVal>
          <c:yVal>
            <c:numRef>
              <c:f>'erreur relative_infV2'!$B$118:$B$123</c:f>
              <c:numCache>
                <c:formatCode>General</c:formatCode>
                <c:ptCount val="6"/>
                <c:pt idx="0">
                  <c:v>1.2426990000000001E-3</c:v>
                </c:pt>
                <c:pt idx="1">
                  <c:v>6.2657900000000005E-4</c:v>
                </c:pt>
                <c:pt idx="2">
                  <c:v>2.7769200000000001E-4</c:v>
                </c:pt>
                <c:pt idx="3">
                  <c:v>2.0492700000000001E-4</c:v>
                </c:pt>
                <c:pt idx="4" formatCode="0.00E+00">
                  <c:v>9.4008399999999999E-5</c:v>
                </c:pt>
                <c:pt idx="5">
                  <c:v>5.6574299999999998E-5</c:v>
                </c:pt>
              </c:numCache>
            </c:numRef>
          </c:yVal>
          <c:smooth val="1"/>
        </c:ser>
        <c:dLbls>
          <c:showLegendKey val="0"/>
          <c:showVal val="0"/>
          <c:showCatName val="0"/>
          <c:showSerName val="0"/>
          <c:showPercent val="0"/>
          <c:showBubbleSize val="0"/>
        </c:dLbls>
        <c:axId val="292406816"/>
        <c:axId val="292406032"/>
      </c:scatterChart>
      <c:valAx>
        <c:axId val="292406816"/>
        <c:scaling>
          <c:orientation val="minMax"/>
          <c:max val="12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50" b="0" i="0" u="none" strike="noStrike" kern="1200" baseline="0">
                    <a:solidFill>
                      <a:schemeClr val="tx1"/>
                    </a:solidFill>
                    <a:latin typeface="+mn-lt"/>
                    <a:ea typeface="+mn-ea"/>
                    <a:cs typeface="+mn-cs"/>
                  </a:defRPr>
                </a:pPr>
                <a:r>
                  <a:rPr lang="fr-FR"/>
                  <a:t>Nb cells in Y direction</a:t>
                </a:r>
              </a:p>
            </c:rich>
          </c:tx>
          <c:layout>
            <c:manualLayout>
              <c:xMode val="edge"/>
              <c:yMode val="edge"/>
              <c:x val="0.37388342791901513"/>
              <c:y val="0.90155569383945244"/>
            </c:manualLayout>
          </c:layout>
          <c:overlay val="0"/>
          <c:spPr>
            <a:noFill/>
            <a:ln>
              <a:noFill/>
            </a:ln>
            <a:effectLst/>
          </c:spPr>
          <c:txPr>
            <a:bodyPr rot="0" spcFirstLastPara="1" vertOverflow="ellipsis" vert="horz" wrap="square" anchor="ctr" anchorCtr="1"/>
            <a:lstStyle/>
            <a:p>
              <a:pPr>
                <a:defRPr sz="1050" b="0" i="0" u="none" strike="noStrike" kern="1200" baseline="0">
                  <a:solidFill>
                    <a:schemeClr val="tx1"/>
                  </a:solidFill>
                  <a:latin typeface="+mn-lt"/>
                  <a:ea typeface="+mn-ea"/>
                  <a:cs typeface="+mn-cs"/>
                </a:defRPr>
              </a:pPr>
              <a:endParaRPr lang="fr-FR"/>
            </a:p>
          </c:txPr>
        </c:title>
        <c:numFmt formatCode="General"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50" b="0" i="0" u="none" strike="noStrike" kern="1200" baseline="0">
                <a:solidFill>
                  <a:schemeClr val="tx1"/>
                </a:solidFill>
                <a:latin typeface="+mn-lt"/>
                <a:ea typeface="+mn-ea"/>
                <a:cs typeface="+mn-cs"/>
              </a:defRPr>
            </a:pPr>
            <a:endParaRPr lang="fr-FR"/>
          </a:p>
        </c:txPr>
        <c:crossAx val="292406032"/>
        <c:crosses val="autoZero"/>
        <c:crossBetween val="midCat"/>
        <c:majorUnit val="30"/>
      </c:valAx>
      <c:valAx>
        <c:axId val="292406032"/>
        <c:scaling>
          <c:orientation val="minMax"/>
          <c:max val="2.5000000000000005E-3"/>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50" b="0" i="0" u="none" strike="noStrike" kern="1200" baseline="0">
                    <a:solidFill>
                      <a:schemeClr val="tx1"/>
                    </a:solidFill>
                    <a:latin typeface="+mn-lt"/>
                    <a:ea typeface="+mn-ea"/>
                    <a:cs typeface="+mn-cs"/>
                  </a:defRPr>
                </a:pPr>
                <a:r>
                  <a:rPr lang="fr-FR"/>
                  <a:t>relative error</a:t>
                </a:r>
              </a:p>
            </c:rich>
          </c:tx>
          <c:layout>
            <c:manualLayout>
              <c:xMode val="edge"/>
              <c:yMode val="edge"/>
              <c:x val="5.6494168929264238E-3"/>
              <c:y val="0.26919971189040076"/>
            </c:manualLayout>
          </c:layout>
          <c:overlay val="0"/>
          <c:spPr>
            <a:noFill/>
            <a:ln>
              <a:noFill/>
            </a:ln>
            <a:effectLst/>
          </c:spPr>
          <c:txPr>
            <a:bodyPr rot="-5400000" spcFirstLastPara="1" vertOverflow="ellipsis" vert="horz" wrap="square" anchor="ctr" anchorCtr="1"/>
            <a:lstStyle/>
            <a:p>
              <a:pPr>
                <a:defRPr sz="1050" b="0" i="0" u="none" strike="noStrike" kern="1200" baseline="0">
                  <a:solidFill>
                    <a:schemeClr val="tx1"/>
                  </a:solidFill>
                  <a:latin typeface="+mn-lt"/>
                  <a:ea typeface="+mn-ea"/>
                  <a:cs typeface="+mn-cs"/>
                </a:defRPr>
              </a:pPr>
              <a:endParaRPr lang="fr-FR"/>
            </a:p>
          </c:txPr>
        </c:title>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50" b="0" i="0" u="none" strike="noStrike" kern="1200" baseline="0">
                <a:solidFill>
                  <a:schemeClr val="tx1"/>
                </a:solidFill>
                <a:latin typeface="+mn-lt"/>
                <a:ea typeface="+mn-ea"/>
                <a:cs typeface="+mn-cs"/>
              </a:defRPr>
            </a:pPr>
            <a:endParaRPr lang="fr-FR"/>
          </a:p>
        </c:txPr>
        <c:crossAx val="292406816"/>
        <c:crosses val="autoZero"/>
        <c:crossBetween val="midCat"/>
      </c:valAx>
      <c:spPr>
        <a:noFill/>
        <a:ln>
          <a:noFill/>
        </a:ln>
        <a:effectLst/>
      </c:spPr>
    </c:plotArea>
    <c:legend>
      <c:legendPos val="t"/>
      <c:layout>
        <c:manualLayout>
          <c:xMode val="edge"/>
          <c:yMode val="edge"/>
          <c:x val="0.42033768102261304"/>
          <c:y val="0.10989010989010989"/>
          <c:w val="0.48177160471724823"/>
          <c:h val="0.19061391364540972"/>
        </c:manualLayout>
      </c:layout>
      <c:overlay val="0"/>
      <c:spPr>
        <a:solidFill>
          <a:schemeClr val="bg1"/>
        </a:solidFill>
        <a:ln>
          <a:noFill/>
        </a:ln>
        <a:effectLst/>
      </c:spPr>
      <c:txPr>
        <a:bodyPr rot="0" spcFirstLastPara="1" vertOverflow="ellipsis" vert="horz" wrap="square" anchor="ctr" anchorCtr="1"/>
        <a:lstStyle/>
        <a:p>
          <a:pPr>
            <a:defRPr sz="1050" b="0" i="0" u="none" strike="noStrike" kern="1200" baseline="0">
              <a:solidFill>
                <a:schemeClr val="tx1"/>
              </a:solidFill>
              <a:latin typeface="+mn-lt"/>
              <a:ea typeface="+mn-ea"/>
              <a:cs typeface="+mn-cs"/>
            </a:defRPr>
          </a:pPr>
          <a:endParaRPr lang="fr-FR"/>
        </a:p>
      </c:txPr>
    </c:legend>
    <c:plotVisOnly val="1"/>
    <c:dispBlanksAs val="gap"/>
    <c:showDLblsOverMax val="0"/>
  </c:chart>
  <c:spPr>
    <a:noFill/>
    <a:ln w="9525" cap="flat" cmpd="sng" algn="ctr">
      <a:noFill/>
      <a:round/>
    </a:ln>
    <a:effectLst/>
  </c:spPr>
  <c:txPr>
    <a:bodyPr/>
    <a:lstStyle/>
    <a:p>
      <a:pPr>
        <a:defRPr sz="1050" b="0">
          <a:solidFill>
            <a:schemeClr val="tx1"/>
          </a:solidFill>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867394582152717"/>
          <c:y val="6.1624649859943981E-2"/>
          <c:w val="0.7178640366531428"/>
          <c:h val="0.70617279716202241"/>
        </c:manualLayout>
      </c:layout>
      <c:scatterChart>
        <c:scatterStyle val="smoothMarker"/>
        <c:varyColors val="0"/>
        <c:ser>
          <c:idx val="0"/>
          <c:order val="0"/>
          <c:tx>
            <c:v>Temps de calcul en fonction du maillage</c:v>
          </c:tx>
          <c:spPr>
            <a:ln w="19050" cap="rnd">
              <a:solidFill>
                <a:schemeClr val="accent6">
                  <a:lumMod val="75000"/>
                </a:schemeClr>
              </a:solidFill>
              <a:round/>
            </a:ln>
            <a:effectLst/>
          </c:spPr>
          <c:marker>
            <c:symbol val="circle"/>
            <c:size val="5"/>
            <c:spPr>
              <a:solidFill>
                <a:schemeClr val="accent1"/>
              </a:solidFill>
              <a:ln w="9525">
                <a:solidFill>
                  <a:schemeClr val="accent1"/>
                </a:solidFill>
              </a:ln>
              <a:effectLst/>
            </c:spPr>
          </c:marker>
          <c:xVal>
            <c:numRef>
              <c:f>'erreur relative_inf'!$P$19:$P$25</c:f>
              <c:numCache>
                <c:formatCode>General</c:formatCode>
                <c:ptCount val="7"/>
                <c:pt idx="0">
                  <c:v>11</c:v>
                </c:pt>
                <c:pt idx="1">
                  <c:v>21</c:v>
                </c:pt>
                <c:pt idx="2">
                  <c:v>41</c:v>
                </c:pt>
                <c:pt idx="3">
                  <c:v>51</c:v>
                </c:pt>
                <c:pt idx="4">
                  <c:v>81</c:v>
                </c:pt>
                <c:pt idx="5">
                  <c:v>101</c:v>
                </c:pt>
                <c:pt idx="6">
                  <c:v>161</c:v>
                </c:pt>
              </c:numCache>
            </c:numRef>
          </c:xVal>
          <c:yVal>
            <c:numRef>
              <c:f>'erreur relative_inf'!$Q$19:$Q$25</c:f>
              <c:numCache>
                <c:formatCode>General</c:formatCode>
                <c:ptCount val="7"/>
                <c:pt idx="0">
                  <c:v>2.6814937591599999E-2</c:v>
                </c:pt>
                <c:pt idx="1">
                  <c:v>8.3055019378699996E-2</c:v>
                </c:pt>
                <c:pt idx="2">
                  <c:v>0.32751512527499999</c:v>
                </c:pt>
                <c:pt idx="3">
                  <c:v>0.56876802444499996</c:v>
                </c:pt>
                <c:pt idx="4">
                  <c:v>1.8093211650800001</c:v>
                </c:pt>
                <c:pt idx="5">
                  <c:v>3.7306909561200001</c:v>
                </c:pt>
                <c:pt idx="6">
                  <c:v>12.6463871002</c:v>
                </c:pt>
              </c:numCache>
            </c:numRef>
          </c:yVal>
          <c:smooth val="1"/>
          <c:extLst xmlns:c16r2="http://schemas.microsoft.com/office/drawing/2015/06/chart">
            <c:ext xmlns:c16="http://schemas.microsoft.com/office/drawing/2014/chart" uri="{C3380CC4-5D6E-409C-BE32-E72D297353CC}">
              <c16:uniqueId val="{00000000-40CF-41DB-97C3-779D1EA1D29D}"/>
            </c:ext>
          </c:extLst>
        </c:ser>
        <c:dLbls>
          <c:showLegendKey val="0"/>
          <c:showVal val="0"/>
          <c:showCatName val="0"/>
          <c:showSerName val="0"/>
          <c:showPercent val="0"/>
          <c:showBubbleSize val="0"/>
        </c:dLbls>
        <c:axId val="292408776"/>
        <c:axId val="292411520"/>
      </c:scatterChart>
      <c:valAx>
        <c:axId val="292408776"/>
        <c:scaling>
          <c:orientation val="minMax"/>
          <c:max val="18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lgn="ctr" rtl="0">
                  <a:defRPr sz="1000" b="0" i="0" u="none" strike="noStrike" kern="1200" baseline="0">
                    <a:solidFill>
                      <a:schemeClr val="tx1"/>
                    </a:solidFill>
                    <a:latin typeface="+mn-lt"/>
                    <a:ea typeface="+mn-ea"/>
                    <a:cs typeface="+mn-cs"/>
                  </a:defRPr>
                </a:pPr>
                <a:r>
                  <a:rPr lang="fr-FR"/>
                  <a:t>Nb cells in Y direction</a:t>
                </a:r>
              </a:p>
            </c:rich>
          </c:tx>
          <c:layout>
            <c:manualLayout>
              <c:xMode val="edge"/>
              <c:yMode val="edge"/>
              <c:x val="0.39481422791874971"/>
              <c:y val="0.91877649909145975"/>
            </c:manualLayout>
          </c:layout>
          <c:overlay val="0"/>
          <c:spPr>
            <a:noFill/>
            <a:ln>
              <a:noFill/>
            </a:ln>
            <a:effectLst/>
          </c:spPr>
          <c:txPr>
            <a:bodyPr rot="0" spcFirstLastPara="1" vertOverflow="ellipsis" vert="horz" wrap="square" anchor="ctr" anchorCtr="1"/>
            <a:lstStyle/>
            <a:p>
              <a:pPr algn="ctr" rtl="0">
                <a:defRPr sz="1000" b="0" i="0" u="none" strike="noStrike" kern="1200" baseline="0">
                  <a:solidFill>
                    <a:schemeClr val="tx1"/>
                  </a:solidFill>
                  <a:latin typeface="+mn-lt"/>
                  <a:ea typeface="+mn-ea"/>
                  <a:cs typeface="+mn-cs"/>
                </a:defRPr>
              </a:pPr>
              <a:endParaRPr lang="fr-FR"/>
            </a:p>
          </c:txPr>
        </c:title>
        <c:numFmt formatCode="General"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fr-FR"/>
          </a:p>
        </c:txPr>
        <c:crossAx val="292411520"/>
        <c:crosses val="autoZero"/>
        <c:crossBetween val="midCat"/>
        <c:majorUnit val="30"/>
      </c:valAx>
      <c:valAx>
        <c:axId val="292411520"/>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fr-FR"/>
                  <a:t>time [s]</a:t>
                </a:r>
              </a:p>
            </c:rich>
          </c:tx>
          <c:layout>
            <c:manualLayout>
              <c:xMode val="edge"/>
              <c:yMode val="edge"/>
              <c:x val="3.2377428307123035E-2"/>
              <c:y val="0.3123152154207233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fr-FR"/>
            </a:p>
          </c:tx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fr-FR"/>
          </a:p>
        </c:txPr>
        <c:crossAx val="292408776"/>
        <c:crosses val="autoZero"/>
        <c:crossBetween val="midCat"/>
      </c:valAx>
      <c:spPr>
        <a:noFill/>
        <a:ln>
          <a:noFill/>
        </a:ln>
        <a:effectLst/>
      </c:spPr>
    </c:plotArea>
    <c:plotVisOnly val="1"/>
    <c:dispBlanksAs val="gap"/>
    <c:showDLblsOverMax val="0"/>
  </c:chart>
  <c:spPr>
    <a:noFill/>
    <a:ln w="9525" cap="flat" cmpd="sng" algn="ctr">
      <a:noFill/>
      <a:round/>
    </a:ln>
    <a:effectLst/>
  </c:spPr>
  <c:txPr>
    <a:bodyPr/>
    <a:lstStyle/>
    <a:p>
      <a:pPr>
        <a:defRPr sz="1000" b="0">
          <a:solidFill>
            <a:schemeClr val="tx1"/>
          </a:solidFill>
        </a:defRPr>
      </a:pPr>
      <a:endParaRPr lang="fr-F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5799996476950455E-2"/>
          <c:y val="4.8915238536359429E-2"/>
          <c:w val="0.89059750920396696"/>
          <c:h val="0.80062473367299658"/>
        </c:manualLayout>
      </c:layout>
      <c:scatterChart>
        <c:scatterStyle val="lineMarker"/>
        <c:varyColors val="0"/>
        <c:ser>
          <c:idx val="0"/>
          <c:order val="0"/>
          <c:tx>
            <c:v>N=3</c:v>
          </c:tx>
          <c:spPr>
            <a:ln w="19050" cap="rnd">
              <a:solidFill>
                <a:schemeClr val="accent1"/>
              </a:solidFill>
              <a:round/>
            </a:ln>
            <a:effectLst/>
          </c:spPr>
          <c:marker>
            <c:symbol val="none"/>
          </c:marker>
          <c:xVal>
            <c:numRef>
              <c:f>'Flux_X_inf (adi)'!$A$2:$A$82</c:f>
              <c:numCache>
                <c:formatCode>0.000000</c:formatCode>
                <c:ptCount val="81"/>
                <c:pt idx="0">
                  <c:v>3.9968028886505604E-15</c:v>
                </c:pt>
                <c:pt idx="1">
                  <c:v>1.2500000000003999E-2</c:v>
                </c:pt>
                <c:pt idx="2">
                  <c:v>2.5000000000002999E-2</c:v>
                </c:pt>
                <c:pt idx="3">
                  <c:v>3.7500000000003003E-2</c:v>
                </c:pt>
                <c:pt idx="4">
                  <c:v>5.0000000000003E-2</c:v>
                </c:pt>
                <c:pt idx="5">
                  <c:v>6.2500000000002998E-2</c:v>
                </c:pt>
                <c:pt idx="6">
                  <c:v>7.5000000000002995E-2</c:v>
                </c:pt>
                <c:pt idx="7">
                  <c:v>8.7500000000003006E-2</c:v>
                </c:pt>
                <c:pt idx="8">
                  <c:v>0.100000000000003</c:v>
                </c:pt>
                <c:pt idx="9">
                  <c:v>0.112500000000003</c:v>
                </c:pt>
                <c:pt idx="10">
                  <c:v>0.125000000000003</c:v>
                </c:pt>
                <c:pt idx="11">
                  <c:v>0.13750000000000301</c:v>
                </c:pt>
                <c:pt idx="12">
                  <c:v>0.15000000000000299</c:v>
                </c:pt>
                <c:pt idx="13">
                  <c:v>0.162500000000003</c:v>
                </c:pt>
                <c:pt idx="14">
                  <c:v>0.17500000000000299</c:v>
                </c:pt>
                <c:pt idx="15">
                  <c:v>0.187500000000003</c:v>
                </c:pt>
                <c:pt idx="16">
                  <c:v>0.20000000000000301</c:v>
                </c:pt>
                <c:pt idx="17">
                  <c:v>0.21250000000000299</c:v>
                </c:pt>
                <c:pt idx="18">
                  <c:v>0.225000000000003</c:v>
                </c:pt>
                <c:pt idx="19">
                  <c:v>0.23750000000000299</c:v>
                </c:pt>
                <c:pt idx="20">
                  <c:v>0.250000000000003</c:v>
                </c:pt>
                <c:pt idx="21">
                  <c:v>0.26250000000000301</c:v>
                </c:pt>
                <c:pt idx="22">
                  <c:v>0.27500000000000302</c:v>
                </c:pt>
                <c:pt idx="23">
                  <c:v>0.28750000000000298</c:v>
                </c:pt>
                <c:pt idx="24">
                  <c:v>0.30000000000000199</c:v>
                </c:pt>
                <c:pt idx="25">
                  <c:v>0.312500000000002</c:v>
                </c:pt>
                <c:pt idx="26">
                  <c:v>0.32500000000000201</c:v>
                </c:pt>
                <c:pt idx="27">
                  <c:v>0.33750000000000202</c:v>
                </c:pt>
                <c:pt idx="28">
                  <c:v>0.35000000000000198</c:v>
                </c:pt>
                <c:pt idx="29">
                  <c:v>0.36250000000000199</c:v>
                </c:pt>
                <c:pt idx="30">
                  <c:v>0.375000000000002</c:v>
                </c:pt>
                <c:pt idx="31">
                  <c:v>0.38750000000000201</c:v>
                </c:pt>
                <c:pt idx="32">
                  <c:v>0.40000000000000202</c:v>
                </c:pt>
                <c:pt idx="33">
                  <c:v>0.41250000000000198</c:v>
                </c:pt>
                <c:pt idx="34">
                  <c:v>0.42500000000000199</c:v>
                </c:pt>
                <c:pt idx="35">
                  <c:v>0.437500000000002</c:v>
                </c:pt>
                <c:pt idx="36">
                  <c:v>0.45000000000000201</c:v>
                </c:pt>
                <c:pt idx="37">
                  <c:v>0.46250000000000202</c:v>
                </c:pt>
                <c:pt idx="38">
                  <c:v>0.47500000000000198</c:v>
                </c:pt>
                <c:pt idx="39">
                  <c:v>0.48750000000000199</c:v>
                </c:pt>
                <c:pt idx="40">
                  <c:v>0.500000000000002</c:v>
                </c:pt>
                <c:pt idx="41">
                  <c:v>0.51250000000000195</c:v>
                </c:pt>
                <c:pt idx="42">
                  <c:v>0.52500000000000202</c:v>
                </c:pt>
                <c:pt idx="43">
                  <c:v>0.53750000000000198</c:v>
                </c:pt>
                <c:pt idx="44">
                  <c:v>0.55000000000000204</c:v>
                </c:pt>
                <c:pt idx="45">
                  <c:v>0.562500000000002</c:v>
                </c:pt>
                <c:pt idx="46">
                  <c:v>0.57500000000000195</c:v>
                </c:pt>
                <c:pt idx="47">
                  <c:v>0.58750000000000102</c:v>
                </c:pt>
                <c:pt idx="48">
                  <c:v>0.60000000000000098</c:v>
                </c:pt>
                <c:pt idx="49">
                  <c:v>0.61250000000000104</c:v>
                </c:pt>
                <c:pt idx="50">
                  <c:v>0.625000000000001</c:v>
                </c:pt>
                <c:pt idx="51">
                  <c:v>0.63750000000000095</c:v>
                </c:pt>
                <c:pt idx="52">
                  <c:v>0.65000000000000102</c:v>
                </c:pt>
                <c:pt idx="53">
                  <c:v>0.66250000000000098</c:v>
                </c:pt>
                <c:pt idx="54">
                  <c:v>0.67500000000000104</c:v>
                </c:pt>
                <c:pt idx="55">
                  <c:v>0.687500000000001</c:v>
                </c:pt>
                <c:pt idx="56">
                  <c:v>0.70000000000000095</c:v>
                </c:pt>
                <c:pt idx="57">
                  <c:v>0.71250000000000102</c:v>
                </c:pt>
                <c:pt idx="58">
                  <c:v>0.72500000000000098</c:v>
                </c:pt>
                <c:pt idx="59">
                  <c:v>0.73750000000000104</c:v>
                </c:pt>
                <c:pt idx="60">
                  <c:v>0.750000000000001</c:v>
                </c:pt>
                <c:pt idx="61">
                  <c:v>0.76250000000000095</c:v>
                </c:pt>
                <c:pt idx="62">
                  <c:v>0.77500000000000102</c:v>
                </c:pt>
                <c:pt idx="63">
                  <c:v>0.78750000000000098</c:v>
                </c:pt>
                <c:pt idx="64">
                  <c:v>0.80000000000000104</c:v>
                </c:pt>
                <c:pt idx="65">
                  <c:v>0.812500000000001</c:v>
                </c:pt>
                <c:pt idx="66">
                  <c:v>0.82500000000000095</c:v>
                </c:pt>
                <c:pt idx="67">
                  <c:v>0.83750000000000102</c:v>
                </c:pt>
                <c:pt idx="68">
                  <c:v>0.85000000000000098</c:v>
                </c:pt>
                <c:pt idx="69">
                  <c:v>0.86250000000000004</c:v>
                </c:pt>
                <c:pt idx="70">
                  <c:v>0.875</c:v>
                </c:pt>
                <c:pt idx="71">
                  <c:v>0.88749999999999996</c:v>
                </c:pt>
                <c:pt idx="72">
                  <c:v>0.9</c:v>
                </c:pt>
                <c:pt idx="73">
                  <c:v>0.91249999999999998</c:v>
                </c:pt>
                <c:pt idx="74">
                  <c:v>0.92500000000000004</c:v>
                </c:pt>
                <c:pt idx="75">
                  <c:v>0.9375</c:v>
                </c:pt>
                <c:pt idx="76">
                  <c:v>0.95</c:v>
                </c:pt>
                <c:pt idx="77">
                  <c:v>0.96250000000000002</c:v>
                </c:pt>
                <c:pt idx="78">
                  <c:v>0.97499999999999998</c:v>
                </c:pt>
                <c:pt idx="79">
                  <c:v>0.98750000000000004</c:v>
                </c:pt>
                <c:pt idx="80">
                  <c:v>1</c:v>
                </c:pt>
              </c:numCache>
            </c:numRef>
          </c:xVal>
          <c:yVal>
            <c:numRef>
              <c:f>'Flux_X_inf (adi)'!$B$2:$B$82</c:f>
              <c:numCache>
                <c:formatCode>0.00E+00</c:formatCode>
                <c:ptCount val="81"/>
                <c:pt idx="0">
                  <c:v>0</c:v>
                </c:pt>
                <c:pt idx="1">
                  <c:v>8.7909976255501496E-2</c:v>
                </c:pt>
                <c:pt idx="2">
                  <c:v>0.17530659785236699</c:v>
                </c:pt>
                <c:pt idx="3">
                  <c:v>0.262199553135682</c:v>
                </c:pt>
                <c:pt idx="4">
                  <c:v>0.34859836082213153</c:v>
                </c:pt>
                <c:pt idx="5">
                  <c:v>0.43451237520485553</c:v>
                </c:pt>
                <c:pt idx="6">
                  <c:v>0.51995079197535499</c:v>
                </c:pt>
                <c:pt idx="7">
                  <c:v>0.60492265230532494</c:v>
                </c:pt>
                <c:pt idx="8">
                  <c:v>0.68943684848945996</c:v>
                </c:pt>
                <c:pt idx="9">
                  <c:v>0.77350212814044494</c:v>
                </c:pt>
                <c:pt idx="10">
                  <c:v>0.85712709894433003</c:v>
                </c:pt>
                <c:pt idx="11">
                  <c:v>0.94032023310379498</c:v>
                </c:pt>
                <c:pt idx="12">
                  <c:v>1.0230898720544901</c:v>
                </c:pt>
                <c:pt idx="13">
                  <c:v>1.1054442301199601</c:v>
                </c:pt>
                <c:pt idx="14">
                  <c:v>1.1873913990630349</c:v>
                </c:pt>
                <c:pt idx="15">
                  <c:v>1.2689393519679348</c:v>
                </c:pt>
                <c:pt idx="16">
                  <c:v>1.350095947298745</c:v>
                </c:pt>
                <c:pt idx="17">
                  <c:v>1.4308689325557851</c:v>
                </c:pt>
                <c:pt idx="18">
                  <c:v>1.51126594829439</c:v>
                </c:pt>
                <c:pt idx="19">
                  <c:v>1.591294531522675</c:v>
                </c:pt>
                <c:pt idx="20">
                  <c:v>1.6709621195967501</c:v>
                </c:pt>
                <c:pt idx="21">
                  <c:v>1.7502760535648949</c:v>
                </c:pt>
                <c:pt idx="22">
                  <c:v>1.82924358163621</c:v>
                </c:pt>
                <c:pt idx="23">
                  <c:v>1.9078718627312701</c:v>
                </c:pt>
                <c:pt idx="24">
                  <c:v>1.9861679696320198</c:v>
                </c:pt>
                <c:pt idx="25">
                  <c:v>2.0641388924007549</c:v>
                </c:pt>
                <c:pt idx="26">
                  <c:v>2.1417915413770698</c:v>
                </c:pt>
                <c:pt idx="27">
                  <c:v>2.2191327505440048</c:v>
                </c:pt>
                <c:pt idx="28">
                  <c:v>2.2961692807462399</c:v>
                </c:pt>
                <c:pt idx="29">
                  <c:v>2.3729078223691498</c:v>
                </c:pt>
                <c:pt idx="30">
                  <c:v>2.44935499875865</c:v>
                </c:pt>
                <c:pt idx="31">
                  <c:v>2.5255173690113653</c:v>
                </c:pt>
                <c:pt idx="32">
                  <c:v>2.6014014309298852</c:v>
                </c:pt>
                <c:pt idx="33">
                  <c:v>2.677013624131495</c:v>
                </c:pt>
                <c:pt idx="34">
                  <c:v>2.7523603327141997</c:v>
                </c:pt>
                <c:pt idx="35">
                  <c:v>2.827447888253825</c:v>
                </c:pt>
                <c:pt idx="36">
                  <c:v>2.9022825727001149</c:v>
                </c:pt>
                <c:pt idx="37">
                  <c:v>2.97687062103997</c:v>
                </c:pt>
                <c:pt idx="38">
                  <c:v>3.051218224302815</c:v>
                </c:pt>
                <c:pt idx="39">
                  <c:v>3.125331532244755</c:v>
                </c:pt>
                <c:pt idx="40">
                  <c:v>3.1992166562204001</c:v>
                </c:pt>
                <c:pt idx="41">
                  <c:v>3.2728796718911801</c:v>
                </c:pt>
                <c:pt idx="42">
                  <c:v>3.3463266220483296</c:v>
                </c:pt>
                <c:pt idx="43">
                  <c:v>3.4195635195326046</c:v>
                </c:pt>
                <c:pt idx="44">
                  <c:v>3.49259634980123</c:v>
                </c:pt>
                <c:pt idx="45">
                  <c:v>3.5654310739732749</c:v>
                </c:pt>
                <c:pt idx="46">
                  <c:v>3.6380736315383402</c:v>
                </c:pt>
                <c:pt idx="47">
                  <c:v>3.710529943116005</c:v>
                </c:pt>
                <c:pt idx="48">
                  <c:v>3.7828059134023548</c:v>
                </c:pt>
                <c:pt idx="49">
                  <c:v>3.8549074340848448</c:v>
                </c:pt>
                <c:pt idx="50">
                  <c:v>3.9268403866894501</c:v>
                </c:pt>
                <c:pt idx="51">
                  <c:v>3.99861064556899</c:v>
                </c:pt>
                <c:pt idx="52">
                  <c:v>4.0702240808029302</c:v>
                </c:pt>
                <c:pt idx="53">
                  <c:v>4.1416865613397693</c:v>
                </c:pt>
                <c:pt idx="54">
                  <c:v>4.2130039578926199</c:v>
                </c:pt>
                <c:pt idx="55">
                  <c:v>4.2841821464210952</c:v>
                </c:pt>
                <c:pt idx="56">
                  <c:v>4.3552270109153151</c:v>
                </c:pt>
                <c:pt idx="57">
                  <c:v>4.4261444465830353</c:v>
                </c:pt>
                <c:pt idx="58">
                  <c:v>4.4969403636878393</c:v>
                </c:pt>
                <c:pt idx="59">
                  <c:v>4.5676206905620003</c:v>
                </c:pt>
                <c:pt idx="60">
                  <c:v>4.6381913769220651</c:v>
                </c:pt>
                <c:pt idx="61">
                  <c:v>4.7086583977275449</c:v>
                </c:pt>
                <c:pt idx="62">
                  <c:v>4.77902775680879</c:v>
                </c:pt>
                <c:pt idx="63">
                  <c:v>4.8493054903401802</c:v>
                </c:pt>
                <c:pt idx="64">
                  <c:v>4.9194976710095899</c:v>
                </c:pt>
                <c:pt idx="65">
                  <c:v>4.9896104118590348</c:v>
                </c:pt>
                <c:pt idx="66">
                  <c:v>5.0596498704699</c:v>
                </c:pt>
                <c:pt idx="67">
                  <c:v>5.1296222530027</c:v>
                </c:pt>
                <c:pt idx="68">
                  <c:v>5.1995338187268505</c:v>
                </c:pt>
                <c:pt idx="69">
                  <c:v>5.2693908847402495</c:v>
                </c:pt>
                <c:pt idx="70">
                  <c:v>5.3391998303157004</c:v>
                </c:pt>
                <c:pt idx="71">
                  <c:v>5.4089671020013004</c:v>
                </c:pt>
                <c:pt idx="72">
                  <c:v>5.4786992187344499</c:v>
                </c:pt>
                <c:pt idx="73">
                  <c:v>5.5484027772299003</c:v>
                </c:pt>
                <c:pt idx="74">
                  <c:v>5.6180844571131505</c:v>
                </c:pt>
                <c:pt idx="75">
                  <c:v>5.6877510270910498</c:v>
                </c:pt>
                <c:pt idx="76">
                  <c:v>5.7574093507938997</c:v>
                </c:pt>
                <c:pt idx="77">
                  <c:v>5.8270663931563496</c:v>
                </c:pt>
                <c:pt idx="78">
                  <c:v>5.8967292269762002</c:v>
                </c:pt>
                <c:pt idx="79">
                  <c:v>5.9664050395884001</c:v>
                </c:pt>
                <c:pt idx="80">
                  <c:v>6.0360944135477999</c:v>
                </c:pt>
              </c:numCache>
            </c:numRef>
          </c:yVal>
          <c:smooth val="0"/>
        </c:ser>
        <c:ser>
          <c:idx val="1"/>
          <c:order val="1"/>
          <c:tx>
            <c:v>N=4</c:v>
          </c:tx>
          <c:spPr>
            <a:ln w="19050" cap="rnd">
              <a:solidFill>
                <a:schemeClr val="accent2"/>
              </a:solidFill>
              <a:round/>
            </a:ln>
            <a:effectLst/>
          </c:spPr>
          <c:marker>
            <c:symbol val="none"/>
          </c:marker>
          <c:xVal>
            <c:numRef>
              <c:f>'Flux_X_inf (adi)'!$A$2:$A$82</c:f>
              <c:numCache>
                <c:formatCode>0.000000</c:formatCode>
                <c:ptCount val="81"/>
                <c:pt idx="0">
                  <c:v>3.9968028886505604E-15</c:v>
                </c:pt>
                <c:pt idx="1">
                  <c:v>1.2500000000003999E-2</c:v>
                </c:pt>
                <c:pt idx="2">
                  <c:v>2.5000000000002999E-2</c:v>
                </c:pt>
                <c:pt idx="3">
                  <c:v>3.7500000000003003E-2</c:v>
                </c:pt>
                <c:pt idx="4">
                  <c:v>5.0000000000003E-2</c:v>
                </c:pt>
                <c:pt idx="5">
                  <c:v>6.2500000000002998E-2</c:v>
                </c:pt>
                <c:pt idx="6">
                  <c:v>7.5000000000002995E-2</c:v>
                </c:pt>
                <c:pt idx="7">
                  <c:v>8.7500000000003006E-2</c:v>
                </c:pt>
                <c:pt idx="8">
                  <c:v>0.100000000000003</c:v>
                </c:pt>
                <c:pt idx="9">
                  <c:v>0.112500000000003</c:v>
                </c:pt>
                <c:pt idx="10">
                  <c:v>0.125000000000003</c:v>
                </c:pt>
                <c:pt idx="11">
                  <c:v>0.13750000000000301</c:v>
                </c:pt>
                <c:pt idx="12">
                  <c:v>0.15000000000000299</c:v>
                </c:pt>
                <c:pt idx="13">
                  <c:v>0.162500000000003</c:v>
                </c:pt>
                <c:pt idx="14">
                  <c:v>0.17500000000000299</c:v>
                </c:pt>
                <c:pt idx="15">
                  <c:v>0.187500000000003</c:v>
                </c:pt>
                <c:pt idx="16">
                  <c:v>0.20000000000000301</c:v>
                </c:pt>
                <c:pt idx="17">
                  <c:v>0.21250000000000299</c:v>
                </c:pt>
                <c:pt idx="18">
                  <c:v>0.225000000000003</c:v>
                </c:pt>
                <c:pt idx="19">
                  <c:v>0.23750000000000299</c:v>
                </c:pt>
                <c:pt idx="20">
                  <c:v>0.250000000000003</c:v>
                </c:pt>
                <c:pt idx="21">
                  <c:v>0.26250000000000301</c:v>
                </c:pt>
                <c:pt idx="22">
                  <c:v>0.27500000000000302</c:v>
                </c:pt>
                <c:pt idx="23">
                  <c:v>0.28750000000000298</c:v>
                </c:pt>
                <c:pt idx="24">
                  <c:v>0.30000000000000199</c:v>
                </c:pt>
                <c:pt idx="25">
                  <c:v>0.312500000000002</c:v>
                </c:pt>
                <c:pt idx="26">
                  <c:v>0.32500000000000201</c:v>
                </c:pt>
                <c:pt idx="27">
                  <c:v>0.33750000000000202</c:v>
                </c:pt>
                <c:pt idx="28">
                  <c:v>0.35000000000000198</c:v>
                </c:pt>
                <c:pt idx="29">
                  <c:v>0.36250000000000199</c:v>
                </c:pt>
                <c:pt idx="30">
                  <c:v>0.375000000000002</c:v>
                </c:pt>
                <c:pt idx="31">
                  <c:v>0.38750000000000201</c:v>
                </c:pt>
                <c:pt idx="32">
                  <c:v>0.40000000000000202</c:v>
                </c:pt>
                <c:pt idx="33">
                  <c:v>0.41250000000000198</c:v>
                </c:pt>
                <c:pt idx="34">
                  <c:v>0.42500000000000199</c:v>
                </c:pt>
                <c:pt idx="35">
                  <c:v>0.437500000000002</c:v>
                </c:pt>
                <c:pt idx="36">
                  <c:v>0.45000000000000201</c:v>
                </c:pt>
                <c:pt idx="37">
                  <c:v>0.46250000000000202</c:v>
                </c:pt>
                <c:pt idx="38">
                  <c:v>0.47500000000000198</c:v>
                </c:pt>
                <c:pt idx="39">
                  <c:v>0.48750000000000199</c:v>
                </c:pt>
                <c:pt idx="40">
                  <c:v>0.500000000000002</c:v>
                </c:pt>
                <c:pt idx="41">
                  <c:v>0.51250000000000195</c:v>
                </c:pt>
                <c:pt idx="42">
                  <c:v>0.52500000000000202</c:v>
                </c:pt>
                <c:pt idx="43">
                  <c:v>0.53750000000000198</c:v>
                </c:pt>
                <c:pt idx="44">
                  <c:v>0.55000000000000204</c:v>
                </c:pt>
                <c:pt idx="45">
                  <c:v>0.562500000000002</c:v>
                </c:pt>
                <c:pt idx="46">
                  <c:v>0.57500000000000195</c:v>
                </c:pt>
                <c:pt idx="47">
                  <c:v>0.58750000000000102</c:v>
                </c:pt>
                <c:pt idx="48">
                  <c:v>0.60000000000000098</c:v>
                </c:pt>
                <c:pt idx="49">
                  <c:v>0.61250000000000104</c:v>
                </c:pt>
                <c:pt idx="50">
                  <c:v>0.625000000000001</c:v>
                </c:pt>
                <c:pt idx="51">
                  <c:v>0.63750000000000095</c:v>
                </c:pt>
                <c:pt idx="52">
                  <c:v>0.65000000000000102</c:v>
                </c:pt>
                <c:pt idx="53">
                  <c:v>0.66250000000000098</c:v>
                </c:pt>
                <c:pt idx="54">
                  <c:v>0.67500000000000104</c:v>
                </c:pt>
                <c:pt idx="55">
                  <c:v>0.687500000000001</c:v>
                </c:pt>
                <c:pt idx="56">
                  <c:v>0.70000000000000095</c:v>
                </c:pt>
                <c:pt idx="57">
                  <c:v>0.71250000000000102</c:v>
                </c:pt>
                <c:pt idx="58">
                  <c:v>0.72500000000000098</c:v>
                </c:pt>
                <c:pt idx="59">
                  <c:v>0.73750000000000104</c:v>
                </c:pt>
                <c:pt idx="60">
                  <c:v>0.750000000000001</c:v>
                </c:pt>
                <c:pt idx="61">
                  <c:v>0.76250000000000095</c:v>
                </c:pt>
                <c:pt idx="62">
                  <c:v>0.77500000000000102</c:v>
                </c:pt>
                <c:pt idx="63">
                  <c:v>0.78750000000000098</c:v>
                </c:pt>
                <c:pt idx="64">
                  <c:v>0.80000000000000104</c:v>
                </c:pt>
                <c:pt idx="65">
                  <c:v>0.812500000000001</c:v>
                </c:pt>
                <c:pt idx="66">
                  <c:v>0.82500000000000095</c:v>
                </c:pt>
                <c:pt idx="67">
                  <c:v>0.83750000000000102</c:v>
                </c:pt>
                <c:pt idx="68">
                  <c:v>0.85000000000000098</c:v>
                </c:pt>
                <c:pt idx="69">
                  <c:v>0.86250000000000004</c:v>
                </c:pt>
                <c:pt idx="70">
                  <c:v>0.875</c:v>
                </c:pt>
                <c:pt idx="71">
                  <c:v>0.88749999999999996</c:v>
                </c:pt>
                <c:pt idx="72">
                  <c:v>0.9</c:v>
                </c:pt>
                <c:pt idx="73">
                  <c:v>0.91249999999999998</c:v>
                </c:pt>
                <c:pt idx="74">
                  <c:v>0.92500000000000004</c:v>
                </c:pt>
                <c:pt idx="75">
                  <c:v>0.9375</c:v>
                </c:pt>
                <c:pt idx="76">
                  <c:v>0.95</c:v>
                </c:pt>
                <c:pt idx="77">
                  <c:v>0.96250000000000002</c:v>
                </c:pt>
                <c:pt idx="78">
                  <c:v>0.97499999999999998</c:v>
                </c:pt>
                <c:pt idx="79">
                  <c:v>0.98750000000000004</c:v>
                </c:pt>
                <c:pt idx="80">
                  <c:v>1</c:v>
                </c:pt>
              </c:numCache>
            </c:numRef>
          </c:xVal>
          <c:yVal>
            <c:numRef>
              <c:f>'Flux_X_inf (adi)'!$C$2:$C$82</c:f>
              <c:numCache>
                <c:formatCode>0.00E+00</c:formatCode>
                <c:ptCount val="81"/>
                <c:pt idx="0">
                  <c:v>0</c:v>
                </c:pt>
                <c:pt idx="1">
                  <c:v>0.11145016948203849</c:v>
                </c:pt>
                <c:pt idx="2">
                  <c:v>0.22364991647217297</c:v>
                </c:pt>
                <c:pt idx="3">
                  <c:v>0.33645461740749799</c:v>
                </c:pt>
                <c:pt idx="4">
                  <c:v>0.44973074882785902</c:v>
                </c:pt>
                <c:pt idx="5">
                  <c:v>0.56335570854975003</c:v>
                </c:pt>
                <c:pt idx="6">
                  <c:v>0.67721483455057996</c:v>
                </c:pt>
                <c:pt idx="7">
                  <c:v>0.79120177094205002</c:v>
                </c:pt>
                <c:pt idx="8">
                  <c:v>0.90521603345988999</c:v>
                </c:pt>
                <c:pt idx="9">
                  <c:v>1.01916545067256</c:v>
                </c:pt>
                <c:pt idx="10">
                  <c:v>1.1329597922551651</c:v>
                </c:pt>
                <c:pt idx="11">
                  <c:v>1.246516198869825</c:v>
                </c:pt>
                <c:pt idx="12">
                  <c:v>1.35975353991477</c:v>
                </c:pt>
                <c:pt idx="13">
                  <c:v>1.47259456996727</c:v>
                </c:pt>
                <c:pt idx="14">
                  <c:v>1.5849671378809451</c:v>
                </c:pt>
                <c:pt idx="15">
                  <c:v>1.6967989028705202</c:v>
                </c:pt>
                <c:pt idx="16">
                  <c:v>1.808017368342115</c:v>
                </c:pt>
                <c:pt idx="17">
                  <c:v>1.918558365467365</c:v>
                </c:pt>
                <c:pt idx="18">
                  <c:v>2.0283566635483852</c:v>
                </c:pt>
                <c:pt idx="19">
                  <c:v>2.1373467698691853</c:v>
                </c:pt>
                <c:pt idx="20">
                  <c:v>2.2454666439295847</c:v>
                </c:pt>
                <c:pt idx="21">
                  <c:v>2.3526520347964399</c:v>
                </c:pt>
                <c:pt idx="22">
                  <c:v>2.4588426607189549</c:v>
                </c:pt>
                <c:pt idx="23">
                  <c:v>2.5639776658868549</c:v>
                </c:pt>
                <c:pt idx="24">
                  <c:v>2.6679951391898249</c:v>
                </c:pt>
                <c:pt idx="25">
                  <c:v>2.77083491622603</c:v>
                </c:pt>
                <c:pt idx="26">
                  <c:v>2.8724362701529698</c:v>
                </c:pt>
                <c:pt idx="27">
                  <c:v>2.972739548153565</c:v>
                </c:pt>
                <c:pt idx="28">
                  <c:v>3.0716861067291648</c:v>
                </c:pt>
                <c:pt idx="29">
                  <c:v>3.1692121002541898</c:v>
                </c:pt>
                <c:pt idx="30">
                  <c:v>3.2652604348663949</c:v>
                </c:pt>
                <c:pt idx="31">
                  <c:v>3.3597671021538948</c:v>
                </c:pt>
                <c:pt idx="32">
                  <c:v>3.4526718041249351</c:v>
                </c:pt>
                <c:pt idx="33">
                  <c:v>3.5439136654940548</c:v>
                </c:pt>
                <c:pt idx="34">
                  <c:v>3.6334299935923098</c:v>
                </c:pt>
                <c:pt idx="35">
                  <c:v>3.7211544751199752</c:v>
                </c:pt>
                <c:pt idx="36">
                  <c:v>3.8070257782858747</c:v>
                </c:pt>
                <c:pt idx="37">
                  <c:v>3.8909776875337996</c:v>
                </c:pt>
                <c:pt idx="38">
                  <c:v>3.9729487917924096</c:v>
                </c:pt>
                <c:pt idx="39">
                  <c:v>4.05286893085146</c:v>
                </c:pt>
                <c:pt idx="40">
                  <c:v>4.1306693608691152</c:v>
                </c:pt>
                <c:pt idx="41">
                  <c:v>4.2062835294804701</c:v>
                </c:pt>
                <c:pt idx="42">
                  <c:v>4.2796437931462252</c:v>
                </c:pt>
                <c:pt idx="43">
                  <c:v>4.3506801862388</c:v>
                </c:pt>
                <c:pt idx="44">
                  <c:v>4.4193203739327105</c:v>
                </c:pt>
                <c:pt idx="45">
                  <c:v>4.4854906936053505</c:v>
                </c:pt>
                <c:pt idx="46">
                  <c:v>4.54912202436764</c:v>
                </c:pt>
                <c:pt idx="47">
                  <c:v>4.6101359590972004</c:v>
                </c:pt>
                <c:pt idx="48">
                  <c:v>4.6684619255340802</c:v>
                </c:pt>
                <c:pt idx="49">
                  <c:v>4.7240199040399951</c:v>
                </c:pt>
                <c:pt idx="50">
                  <c:v>4.7767321848195152</c:v>
                </c:pt>
                <c:pt idx="51">
                  <c:v>4.8265203976904747</c:v>
                </c:pt>
                <c:pt idx="52">
                  <c:v>4.873305243107275</c:v>
                </c:pt>
                <c:pt idx="53">
                  <c:v>4.9170083200531449</c:v>
                </c:pt>
                <c:pt idx="54">
                  <c:v>4.9575419101537399</c:v>
                </c:pt>
                <c:pt idx="55">
                  <c:v>4.9948300677706303</c:v>
                </c:pt>
                <c:pt idx="56">
                  <c:v>5.0287867778456503</c:v>
                </c:pt>
                <c:pt idx="57">
                  <c:v>5.0593259956156498</c:v>
                </c:pt>
                <c:pt idx="58">
                  <c:v>5.0863624405830006</c:v>
                </c:pt>
                <c:pt idx="59">
                  <c:v>5.1098093922886498</c:v>
                </c:pt>
                <c:pt idx="60">
                  <c:v>5.1295820048416996</c:v>
                </c:pt>
                <c:pt idx="61">
                  <c:v>5.1455942667765004</c:v>
                </c:pt>
                <c:pt idx="62">
                  <c:v>5.1577563421190495</c:v>
                </c:pt>
                <c:pt idx="63">
                  <c:v>5.1659775493388</c:v>
                </c:pt>
                <c:pt idx="64">
                  <c:v>5.1701718240631998</c:v>
                </c:pt>
                <c:pt idx="65">
                  <c:v>5.17025327382615</c:v>
                </c:pt>
                <c:pt idx="66">
                  <c:v>5.1661324530634998</c:v>
                </c:pt>
                <c:pt idx="67">
                  <c:v>5.1577199772978002</c:v>
                </c:pt>
                <c:pt idx="68">
                  <c:v>5.1449273063009002</c:v>
                </c:pt>
                <c:pt idx="69">
                  <c:v>5.1276739823813502</c:v>
                </c:pt>
                <c:pt idx="70">
                  <c:v>5.1058716919454001</c:v>
                </c:pt>
                <c:pt idx="71">
                  <c:v>5.0794401521529995</c:v>
                </c:pt>
                <c:pt idx="72">
                  <c:v>5.0482938430329494</c:v>
                </c:pt>
                <c:pt idx="73">
                  <c:v>5.0123584449658996</c:v>
                </c:pt>
                <c:pt idx="74">
                  <c:v>4.971557224731245</c:v>
                </c:pt>
                <c:pt idx="75">
                  <c:v>4.9258207225621851</c:v>
                </c:pt>
                <c:pt idx="76">
                  <c:v>4.8750783751619453</c:v>
                </c:pt>
                <c:pt idx="77">
                  <c:v>4.8192722029270545</c:v>
                </c:pt>
                <c:pt idx="78">
                  <c:v>4.7583415075702247</c:v>
                </c:pt>
                <c:pt idx="79">
                  <c:v>4.6922394088161301</c:v>
                </c:pt>
                <c:pt idx="80">
                  <c:v>4.6225965439373251</c:v>
                </c:pt>
              </c:numCache>
            </c:numRef>
          </c:yVal>
          <c:smooth val="0"/>
        </c:ser>
        <c:ser>
          <c:idx val="2"/>
          <c:order val="2"/>
          <c:tx>
            <c:v>N=5</c:v>
          </c:tx>
          <c:spPr>
            <a:ln w="19050" cap="rnd">
              <a:solidFill>
                <a:schemeClr val="accent3"/>
              </a:solidFill>
              <a:round/>
            </a:ln>
            <a:effectLst/>
          </c:spPr>
          <c:marker>
            <c:symbol val="none"/>
          </c:marker>
          <c:xVal>
            <c:numRef>
              <c:f>'Flux_X_inf (adi)'!$A$2:$A$82</c:f>
              <c:numCache>
                <c:formatCode>0.000000</c:formatCode>
                <c:ptCount val="81"/>
                <c:pt idx="0">
                  <c:v>3.9968028886505604E-15</c:v>
                </c:pt>
                <c:pt idx="1">
                  <c:v>1.2500000000003999E-2</c:v>
                </c:pt>
                <c:pt idx="2">
                  <c:v>2.5000000000002999E-2</c:v>
                </c:pt>
                <c:pt idx="3">
                  <c:v>3.7500000000003003E-2</c:v>
                </c:pt>
                <c:pt idx="4">
                  <c:v>5.0000000000003E-2</c:v>
                </c:pt>
                <c:pt idx="5">
                  <c:v>6.2500000000002998E-2</c:v>
                </c:pt>
                <c:pt idx="6">
                  <c:v>7.5000000000002995E-2</c:v>
                </c:pt>
                <c:pt idx="7">
                  <c:v>8.7500000000003006E-2</c:v>
                </c:pt>
                <c:pt idx="8">
                  <c:v>0.100000000000003</c:v>
                </c:pt>
                <c:pt idx="9">
                  <c:v>0.112500000000003</c:v>
                </c:pt>
                <c:pt idx="10">
                  <c:v>0.125000000000003</c:v>
                </c:pt>
                <c:pt idx="11">
                  <c:v>0.13750000000000301</c:v>
                </c:pt>
                <c:pt idx="12">
                  <c:v>0.15000000000000299</c:v>
                </c:pt>
                <c:pt idx="13">
                  <c:v>0.162500000000003</c:v>
                </c:pt>
                <c:pt idx="14">
                  <c:v>0.17500000000000299</c:v>
                </c:pt>
                <c:pt idx="15">
                  <c:v>0.187500000000003</c:v>
                </c:pt>
                <c:pt idx="16">
                  <c:v>0.20000000000000301</c:v>
                </c:pt>
                <c:pt idx="17">
                  <c:v>0.21250000000000299</c:v>
                </c:pt>
                <c:pt idx="18">
                  <c:v>0.225000000000003</c:v>
                </c:pt>
                <c:pt idx="19">
                  <c:v>0.23750000000000299</c:v>
                </c:pt>
                <c:pt idx="20">
                  <c:v>0.250000000000003</c:v>
                </c:pt>
                <c:pt idx="21">
                  <c:v>0.26250000000000301</c:v>
                </c:pt>
                <c:pt idx="22">
                  <c:v>0.27500000000000302</c:v>
                </c:pt>
                <c:pt idx="23">
                  <c:v>0.28750000000000298</c:v>
                </c:pt>
                <c:pt idx="24">
                  <c:v>0.30000000000000199</c:v>
                </c:pt>
                <c:pt idx="25">
                  <c:v>0.312500000000002</c:v>
                </c:pt>
                <c:pt idx="26">
                  <c:v>0.32500000000000201</c:v>
                </c:pt>
                <c:pt idx="27">
                  <c:v>0.33750000000000202</c:v>
                </c:pt>
                <c:pt idx="28">
                  <c:v>0.35000000000000198</c:v>
                </c:pt>
                <c:pt idx="29">
                  <c:v>0.36250000000000199</c:v>
                </c:pt>
                <c:pt idx="30">
                  <c:v>0.375000000000002</c:v>
                </c:pt>
                <c:pt idx="31">
                  <c:v>0.38750000000000201</c:v>
                </c:pt>
                <c:pt idx="32">
                  <c:v>0.40000000000000202</c:v>
                </c:pt>
                <c:pt idx="33">
                  <c:v>0.41250000000000198</c:v>
                </c:pt>
                <c:pt idx="34">
                  <c:v>0.42500000000000199</c:v>
                </c:pt>
                <c:pt idx="35">
                  <c:v>0.437500000000002</c:v>
                </c:pt>
                <c:pt idx="36">
                  <c:v>0.45000000000000201</c:v>
                </c:pt>
                <c:pt idx="37">
                  <c:v>0.46250000000000202</c:v>
                </c:pt>
                <c:pt idx="38">
                  <c:v>0.47500000000000198</c:v>
                </c:pt>
                <c:pt idx="39">
                  <c:v>0.48750000000000199</c:v>
                </c:pt>
                <c:pt idx="40">
                  <c:v>0.500000000000002</c:v>
                </c:pt>
                <c:pt idx="41">
                  <c:v>0.51250000000000195</c:v>
                </c:pt>
                <c:pt idx="42">
                  <c:v>0.52500000000000202</c:v>
                </c:pt>
                <c:pt idx="43">
                  <c:v>0.53750000000000198</c:v>
                </c:pt>
                <c:pt idx="44">
                  <c:v>0.55000000000000204</c:v>
                </c:pt>
                <c:pt idx="45">
                  <c:v>0.562500000000002</c:v>
                </c:pt>
                <c:pt idx="46">
                  <c:v>0.57500000000000195</c:v>
                </c:pt>
                <c:pt idx="47">
                  <c:v>0.58750000000000102</c:v>
                </c:pt>
                <c:pt idx="48">
                  <c:v>0.60000000000000098</c:v>
                </c:pt>
                <c:pt idx="49">
                  <c:v>0.61250000000000104</c:v>
                </c:pt>
                <c:pt idx="50">
                  <c:v>0.625000000000001</c:v>
                </c:pt>
                <c:pt idx="51">
                  <c:v>0.63750000000000095</c:v>
                </c:pt>
                <c:pt idx="52">
                  <c:v>0.65000000000000102</c:v>
                </c:pt>
                <c:pt idx="53">
                  <c:v>0.66250000000000098</c:v>
                </c:pt>
                <c:pt idx="54">
                  <c:v>0.67500000000000104</c:v>
                </c:pt>
                <c:pt idx="55">
                  <c:v>0.687500000000001</c:v>
                </c:pt>
                <c:pt idx="56">
                  <c:v>0.70000000000000095</c:v>
                </c:pt>
                <c:pt idx="57">
                  <c:v>0.71250000000000102</c:v>
                </c:pt>
                <c:pt idx="58">
                  <c:v>0.72500000000000098</c:v>
                </c:pt>
                <c:pt idx="59">
                  <c:v>0.73750000000000104</c:v>
                </c:pt>
                <c:pt idx="60">
                  <c:v>0.750000000000001</c:v>
                </c:pt>
                <c:pt idx="61">
                  <c:v>0.76250000000000095</c:v>
                </c:pt>
                <c:pt idx="62">
                  <c:v>0.77500000000000102</c:v>
                </c:pt>
                <c:pt idx="63">
                  <c:v>0.78750000000000098</c:v>
                </c:pt>
                <c:pt idx="64">
                  <c:v>0.80000000000000104</c:v>
                </c:pt>
                <c:pt idx="65">
                  <c:v>0.812500000000001</c:v>
                </c:pt>
                <c:pt idx="66">
                  <c:v>0.82500000000000095</c:v>
                </c:pt>
                <c:pt idx="67">
                  <c:v>0.83750000000000102</c:v>
                </c:pt>
                <c:pt idx="68">
                  <c:v>0.85000000000000098</c:v>
                </c:pt>
                <c:pt idx="69">
                  <c:v>0.86250000000000004</c:v>
                </c:pt>
                <c:pt idx="70">
                  <c:v>0.875</c:v>
                </c:pt>
                <c:pt idx="71">
                  <c:v>0.88749999999999996</c:v>
                </c:pt>
                <c:pt idx="72">
                  <c:v>0.9</c:v>
                </c:pt>
                <c:pt idx="73">
                  <c:v>0.91249999999999998</c:v>
                </c:pt>
                <c:pt idx="74">
                  <c:v>0.92500000000000004</c:v>
                </c:pt>
                <c:pt idx="75">
                  <c:v>0.9375</c:v>
                </c:pt>
                <c:pt idx="76">
                  <c:v>0.95</c:v>
                </c:pt>
                <c:pt idx="77">
                  <c:v>0.96250000000000002</c:v>
                </c:pt>
                <c:pt idx="78">
                  <c:v>0.97499999999999998</c:v>
                </c:pt>
                <c:pt idx="79">
                  <c:v>0.98750000000000004</c:v>
                </c:pt>
                <c:pt idx="80">
                  <c:v>1</c:v>
                </c:pt>
              </c:numCache>
            </c:numRef>
          </c:xVal>
          <c:yVal>
            <c:numRef>
              <c:f>'Flux_X_inf (adi)'!$D$2:$D$82</c:f>
              <c:numCache>
                <c:formatCode>0.00E+00</c:formatCode>
                <c:ptCount val="81"/>
                <c:pt idx="0">
                  <c:v>0</c:v>
                </c:pt>
                <c:pt idx="1">
                  <c:v>0.23176528356151449</c:v>
                </c:pt>
                <c:pt idx="2">
                  <c:v>0.45474788453592901</c:v>
                </c:pt>
                <c:pt idx="3">
                  <c:v>0.67077187267968497</c:v>
                </c:pt>
                <c:pt idx="4">
                  <c:v>0.88111324284482495</c:v>
                </c:pt>
                <c:pt idx="5">
                  <c:v>1.08667172026917</c:v>
                </c:pt>
                <c:pt idx="6">
                  <c:v>1.28808842532556</c:v>
                </c:pt>
                <c:pt idx="7">
                  <c:v>1.48582051377675</c:v>
                </c:pt>
                <c:pt idx="8">
                  <c:v>1.6801959953768151</c:v>
                </c:pt>
                <c:pt idx="9">
                  <c:v>1.8714452124654801</c:v>
                </c:pt>
                <c:pt idx="10">
                  <c:v>2.0597346463512052</c:v>
                </c:pt>
                <c:pt idx="11">
                  <c:v>2.2451756832243452</c:v>
                </c:pt>
                <c:pt idx="12">
                  <c:v>2.4278451117631699</c:v>
                </c:pt>
                <c:pt idx="13">
                  <c:v>2.6077902553040397</c:v>
                </c:pt>
                <c:pt idx="14">
                  <c:v>2.7850338353628552</c:v>
                </c:pt>
                <c:pt idx="15">
                  <c:v>2.9595857796959097</c:v>
                </c:pt>
                <c:pt idx="16">
                  <c:v>3.1314456671898401</c:v>
                </c:pt>
                <c:pt idx="17">
                  <c:v>3.3005940210636453</c:v>
                </c:pt>
                <c:pt idx="18">
                  <c:v>3.4670074043460604</c:v>
                </c:pt>
                <c:pt idx="19">
                  <c:v>3.6306579489126003</c:v>
                </c:pt>
                <c:pt idx="20">
                  <c:v>3.7915094140009797</c:v>
                </c:pt>
                <c:pt idx="21">
                  <c:v>3.9495253261991303</c:v>
                </c:pt>
                <c:pt idx="22">
                  <c:v>4.1046613527292548</c:v>
                </c:pt>
                <c:pt idx="23">
                  <c:v>4.2568718896081847</c:v>
                </c:pt>
                <c:pt idx="24">
                  <c:v>4.4061106430155803</c:v>
                </c:pt>
                <c:pt idx="25">
                  <c:v>4.5523272334670501</c:v>
                </c:pt>
                <c:pt idx="26">
                  <c:v>4.6954704192634953</c:v>
                </c:pt>
                <c:pt idx="27">
                  <c:v>4.8354861522498549</c:v>
                </c:pt>
                <c:pt idx="28">
                  <c:v>4.9723179608407149</c:v>
                </c:pt>
                <c:pt idx="29">
                  <c:v>5.1059144672507006</c:v>
                </c:pt>
                <c:pt idx="30">
                  <c:v>5.2362145584731499</c:v>
                </c:pt>
                <c:pt idx="31">
                  <c:v>5.3631646961464998</c:v>
                </c:pt>
                <c:pt idx="32">
                  <c:v>5.4867053711368001</c:v>
                </c:pt>
                <c:pt idx="33">
                  <c:v>5.6067769227345003</c:v>
                </c:pt>
                <c:pt idx="34">
                  <c:v>5.72332098561085</c:v>
                </c:pt>
                <c:pt idx="35">
                  <c:v>5.8362824216633005</c:v>
                </c:pt>
                <c:pt idx="36">
                  <c:v>5.9455989013036001</c:v>
                </c:pt>
                <c:pt idx="37">
                  <c:v>6.0512134385525993</c:v>
                </c:pt>
                <c:pt idx="38">
                  <c:v>6.1530624564364</c:v>
                </c:pt>
                <c:pt idx="39">
                  <c:v>6.2510926254574004</c:v>
                </c:pt>
                <c:pt idx="40">
                  <c:v>6.3452477866705994</c:v>
                </c:pt>
                <c:pt idx="41">
                  <c:v>6.4354685855376008</c:v>
                </c:pt>
                <c:pt idx="42">
                  <c:v>6.5216969592722505</c:v>
                </c:pt>
                <c:pt idx="43">
                  <c:v>6.6038776940792001</c:v>
                </c:pt>
                <c:pt idx="44">
                  <c:v>6.6819584408306998</c:v>
                </c:pt>
                <c:pt idx="45">
                  <c:v>6.7558884845917504</c:v>
                </c:pt>
                <c:pt idx="46">
                  <c:v>6.8256118735396001</c:v>
                </c:pt>
                <c:pt idx="47">
                  <c:v>6.8910851852591506</c:v>
                </c:pt>
                <c:pt idx="48">
                  <c:v>6.952255768521999</c:v>
                </c:pt>
                <c:pt idx="49">
                  <c:v>7.0090844855832994</c:v>
                </c:pt>
                <c:pt idx="50">
                  <c:v>7.0615303618067005</c:v>
                </c:pt>
                <c:pt idx="51">
                  <c:v>7.1095551462786997</c:v>
                </c:pt>
                <c:pt idx="52">
                  <c:v>7.1531241067826503</c:v>
                </c:pt>
                <c:pt idx="53">
                  <c:v>7.1922041657289499</c:v>
                </c:pt>
                <c:pt idx="54">
                  <c:v>7.2267776930108996</c:v>
                </c:pt>
                <c:pt idx="55">
                  <c:v>7.2568148029035004</c:v>
                </c:pt>
                <c:pt idx="56">
                  <c:v>7.2823040078189507</c:v>
                </c:pt>
                <c:pt idx="57">
                  <c:v>7.303238499241</c:v>
                </c:pt>
                <c:pt idx="58">
                  <c:v>7.3196159602346</c:v>
                </c:pt>
                <c:pt idx="59">
                  <c:v>7.3314425338185005</c:v>
                </c:pt>
                <c:pt idx="60">
                  <c:v>7.3387291080638501</c:v>
                </c:pt>
                <c:pt idx="61">
                  <c:v>7.3414967503833495</c:v>
                </c:pt>
                <c:pt idx="62">
                  <c:v>7.3397813893870509</c:v>
                </c:pt>
                <c:pt idx="63">
                  <c:v>7.3336304091767008</c:v>
                </c:pt>
                <c:pt idx="64">
                  <c:v>7.323096101002351</c:v>
                </c:pt>
                <c:pt idx="65">
                  <c:v>7.3082440565414997</c:v>
                </c:pt>
                <c:pt idx="66">
                  <c:v>7.289160185325299</c:v>
                </c:pt>
                <c:pt idx="67">
                  <c:v>7.2659466388753504</c:v>
                </c:pt>
                <c:pt idx="68">
                  <c:v>7.2387225207116002</c:v>
                </c:pt>
                <c:pt idx="69">
                  <c:v>7.2076149205934001</c:v>
                </c:pt>
                <c:pt idx="70">
                  <c:v>7.1727867504783998</c:v>
                </c:pt>
                <c:pt idx="71">
                  <c:v>7.1344132202553991</c:v>
                </c:pt>
                <c:pt idx="72">
                  <c:v>7.0927066160141496</c:v>
                </c:pt>
                <c:pt idx="73">
                  <c:v>7.0478919023643005</c:v>
                </c:pt>
                <c:pt idx="74">
                  <c:v>7.0002335923909005</c:v>
                </c:pt>
                <c:pt idx="75">
                  <c:v>6.9500226955688005</c:v>
                </c:pt>
                <c:pt idx="76">
                  <c:v>6.8975956086875998</c:v>
                </c:pt>
                <c:pt idx="77">
                  <c:v>6.8433145213269002</c:v>
                </c:pt>
                <c:pt idx="78">
                  <c:v>6.7876003416817001</c:v>
                </c:pt>
                <c:pt idx="79">
                  <c:v>6.7309079652644002</c:v>
                </c:pt>
                <c:pt idx="80">
                  <c:v>6.6740249375193503</c:v>
                </c:pt>
              </c:numCache>
            </c:numRef>
          </c:yVal>
          <c:smooth val="0"/>
        </c:ser>
        <c:ser>
          <c:idx val="3"/>
          <c:order val="3"/>
          <c:tx>
            <c:v>N=6</c:v>
          </c:tx>
          <c:spPr>
            <a:ln w="19050" cap="rnd">
              <a:solidFill>
                <a:schemeClr val="accent4"/>
              </a:solidFill>
              <a:round/>
            </a:ln>
            <a:effectLst/>
          </c:spPr>
          <c:marker>
            <c:symbol val="none"/>
          </c:marker>
          <c:xVal>
            <c:numRef>
              <c:f>'Flux_X_inf (adi)'!$A$2:$A$82</c:f>
              <c:numCache>
                <c:formatCode>0.000000</c:formatCode>
                <c:ptCount val="81"/>
                <c:pt idx="0">
                  <c:v>3.9968028886505604E-15</c:v>
                </c:pt>
                <c:pt idx="1">
                  <c:v>1.2500000000003999E-2</c:v>
                </c:pt>
                <c:pt idx="2">
                  <c:v>2.5000000000002999E-2</c:v>
                </c:pt>
                <c:pt idx="3">
                  <c:v>3.7500000000003003E-2</c:v>
                </c:pt>
                <c:pt idx="4">
                  <c:v>5.0000000000003E-2</c:v>
                </c:pt>
                <c:pt idx="5">
                  <c:v>6.2500000000002998E-2</c:v>
                </c:pt>
                <c:pt idx="6">
                  <c:v>7.5000000000002995E-2</c:v>
                </c:pt>
                <c:pt idx="7">
                  <c:v>8.7500000000003006E-2</c:v>
                </c:pt>
                <c:pt idx="8">
                  <c:v>0.100000000000003</c:v>
                </c:pt>
                <c:pt idx="9">
                  <c:v>0.112500000000003</c:v>
                </c:pt>
                <c:pt idx="10">
                  <c:v>0.125000000000003</c:v>
                </c:pt>
                <c:pt idx="11">
                  <c:v>0.13750000000000301</c:v>
                </c:pt>
                <c:pt idx="12">
                  <c:v>0.15000000000000299</c:v>
                </c:pt>
                <c:pt idx="13">
                  <c:v>0.162500000000003</c:v>
                </c:pt>
                <c:pt idx="14">
                  <c:v>0.17500000000000299</c:v>
                </c:pt>
                <c:pt idx="15">
                  <c:v>0.187500000000003</c:v>
                </c:pt>
                <c:pt idx="16">
                  <c:v>0.20000000000000301</c:v>
                </c:pt>
                <c:pt idx="17">
                  <c:v>0.21250000000000299</c:v>
                </c:pt>
                <c:pt idx="18">
                  <c:v>0.225000000000003</c:v>
                </c:pt>
                <c:pt idx="19">
                  <c:v>0.23750000000000299</c:v>
                </c:pt>
                <c:pt idx="20">
                  <c:v>0.250000000000003</c:v>
                </c:pt>
                <c:pt idx="21">
                  <c:v>0.26250000000000301</c:v>
                </c:pt>
                <c:pt idx="22">
                  <c:v>0.27500000000000302</c:v>
                </c:pt>
                <c:pt idx="23">
                  <c:v>0.28750000000000298</c:v>
                </c:pt>
                <c:pt idx="24">
                  <c:v>0.30000000000000199</c:v>
                </c:pt>
                <c:pt idx="25">
                  <c:v>0.312500000000002</c:v>
                </c:pt>
                <c:pt idx="26">
                  <c:v>0.32500000000000201</c:v>
                </c:pt>
                <c:pt idx="27">
                  <c:v>0.33750000000000202</c:v>
                </c:pt>
                <c:pt idx="28">
                  <c:v>0.35000000000000198</c:v>
                </c:pt>
                <c:pt idx="29">
                  <c:v>0.36250000000000199</c:v>
                </c:pt>
                <c:pt idx="30">
                  <c:v>0.375000000000002</c:v>
                </c:pt>
                <c:pt idx="31">
                  <c:v>0.38750000000000201</c:v>
                </c:pt>
                <c:pt idx="32">
                  <c:v>0.40000000000000202</c:v>
                </c:pt>
                <c:pt idx="33">
                  <c:v>0.41250000000000198</c:v>
                </c:pt>
                <c:pt idx="34">
                  <c:v>0.42500000000000199</c:v>
                </c:pt>
                <c:pt idx="35">
                  <c:v>0.437500000000002</c:v>
                </c:pt>
                <c:pt idx="36">
                  <c:v>0.45000000000000201</c:v>
                </c:pt>
                <c:pt idx="37">
                  <c:v>0.46250000000000202</c:v>
                </c:pt>
                <c:pt idx="38">
                  <c:v>0.47500000000000198</c:v>
                </c:pt>
                <c:pt idx="39">
                  <c:v>0.48750000000000199</c:v>
                </c:pt>
                <c:pt idx="40">
                  <c:v>0.500000000000002</c:v>
                </c:pt>
                <c:pt idx="41">
                  <c:v>0.51250000000000195</c:v>
                </c:pt>
                <c:pt idx="42">
                  <c:v>0.52500000000000202</c:v>
                </c:pt>
                <c:pt idx="43">
                  <c:v>0.53750000000000198</c:v>
                </c:pt>
                <c:pt idx="44">
                  <c:v>0.55000000000000204</c:v>
                </c:pt>
                <c:pt idx="45">
                  <c:v>0.562500000000002</c:v>
                </c:pt>
                <c:pt idx="46">
                  <c:v>0.57500000000000195</c:v>
                </c:pt>
                <c:pt idx="47">
                  <c:v>0.58750000000000102</c:v>
                </c:pt>
                <c:pt idx="48">
                  <c:v>0.60000000000000098</c:v>
                </c:pt>
                <c:pt idx="49">
                  <c:v>0.61250000000000104</c:v>
                </c:pt>
                <c:pt idx="50">
                  <c:v>0.625000000000001</c:v>
                </c:pt>
                <c:pt idx="51">
                  <c:v>0.63750000000000095</c:v>
                </c:pt>
                <c:pt idx="52">
                  <c:v>0.65000000000000102</c:v>
                </c:pt>
                <c:pt idx="53">
                  <c:v>0.66250000000000098</c:v>
                </c:pt>
                <c:pt idx="54">
                  <c:v>0.67500000000000104</c:v>
                </c:pt>
                <c:pt idx="55">
                  <c:v>0.687500000000001</c:v>
                </c:pt>
                <c:pt idx="56">
                  <c:v>0.70000000000000095</c:v>
                </c:pt>
                <c:pt idx="57">
                  <c:v>0.71250000000000102</c:v>
                </c:pt>
                <c:pt idx="58">
                  <c:v>0.72500000000000098</c:v>
                </c:pt>
                <c:pt idx="59">
                  <c:v>0.73750000000000104</c:v>
                </c:pt>
                <c:pt idx="60">
                  <c:v>0.750000000000001</c:v>
                </c:pt>
                <c:pt idx="61">
                  <c:v>0.76250000000000095</c:v>
                </c:pt>
                <c:pt idx="62">
                  <c:v>0.77500000000000102</c:v>
                </c:pt>
                <c:pt idx="63">
                  <c:v>0.78750000000000098</c:v>
                </c:pt>
                <c:pt idx="64">
                  <c:v>0.80000000000000104</c:v>
                </c:pt>
                <c:pt idx="65">
                  <c:v>0.812500000000001</c:v>
                </c:pt>
                <c:pt idx="66">
                  <c:v>0.82500000000000095</c:v>
                </c:pt>
                <c:pt idx="67">
                  <c:v>0.83750000000000102</c:v>
                </c:pt>
                <c:pt idx="68">
                  <c:v>0.85000000000000098</c:v>
                </c:pt>
                <c:pt idx="69">
                  <c:v>0.86250000000000004</c:v>
                </c:pt>
                <c:pt idx="70">
                  <c:v>0.875</c:v>
                </c:pt>
                <c:pt idx="71">
                  <c:v>0.88749999999999996</c:v>
                </c:pt>
                <c:pt idx="72">
                  <c:v>0.9</c:v>
                </c:pt>
                <c:pt idx="73">
                  <c:v>0.91249999999999998</c:v>
                </c:pt>
                <c:pt idx="74">
                  <c:v>0.92500000000000004</c:v>
                </c:pt>
                <c:pt idx="75">
                  <c:v>0.9375</c:v>
                </c:pt>
                <c:pt idx="76">
                  <c:v>0.95</c:v>
                </c:pt>
                <c:pt idx="77">
                  <c:v>0.96250000000000002</c:v>
                </c:pt>
                <c:pt idx="78">
                  <c:v>0.97499999999999998</c:v>
                </c:pt>
                <c:pt idx="79">
                  <c:v>0.98750000000000004</c:v>
                </c:pt>
                <c:pt idx="80">
                  <c:v>1</c:v>
                </c:pt>
              </c:numCache>
            </c:numRef>
          </c:xVal>
          <c:yVal>
            <c:numRef>
              <c:f>'Flux_X_inf (adi)'!$E$2:$E$82</c:f>
              <c:numCache>
                <c:formatCode>0.00E+00</c:formatCode>
                <c:ptCount val="81"/>
                <c:pt idx="0">
                  <c:v>0</c:v>
                </c:pt>
                <c:pt idx="1">
                  <c:v>0.32220133211062302</c:v>
                </c:pt>
                <c:pt idx="2">
                  <c:v>0.64462823364913502</c:v>
                </c:pt>
                <c:pt idx="3">
                  <c:v>0.96250354150348494</c:v>
                </c:pt>
                <c:pt idx="4">
                  <c:v>1.273943955378225</c:v>
                </c:pt>
                <c:pt idx="5">
                  <c:v>1.5782140960180551</c:v>
                </c:pt>
                <c:pt idx="6">
                  <c:v>1.8750430433962202</c:v>
                </c:pt>
                <c:pt idx="7">
                  <c:v>2.1643600250688699</c:v>
                </c:pt>
                <c:pt idx="8">
                  <c:v>2.446174110352525</c:v>
                </c:pt>
                <c:pt idx="9">
                  <c:v>2.7205376732951096</c:v>
                </c:pt>
                <c:pt idx="10">
                  <c:v>2.9875019708926702</c:v>
                </c:pt>
                <c:pt idx="11">
                  <c:v>3.2471333463825949</c:v>
                </c:pt>
                <c:pt idx="12">
                  <c:v>3.49948716542551</c:v>
                </c:pt>
                <c:pt idx="13">
                  <c:v>3.7446185425037903</c:v>
                </c:pt>
                <c:pt idx="14">
                  <c:v>3.9825848794130847</c:v>
                </c:pt>
                <c:pt idx="15">
                  <c:v>4.21342853050011</c:v>
                </c:pt>
                <c:pt idx="16">
                  <c:v>4.4371830486768555</c:v>
                </c:pt>
                <c:pt idx="17">
                  <c:v>4.6538999554073595</c:v>
                </c:pt>
                <c:pt idx="18">
                  <c:v>4.8636140839644249</c:v>
                </c:pt>
                <c:pt idx="19">
                  <c:v>5.0663524455104501</c:v>
                </c:pt>
                <c:pt idx="20">
                  <c:v>5.2621468874883002</c:v>
                </c:pt>
                <c:pt idx="21">
                  <c:v>5.45101665142945</c:v>
                </c:pt>
                <c:pt idx="22">
                  <c:v>5.6329892040588998</c:v>
                </c:pt>
                <c:pt idx="23">
                  <c:v>5.8080848007470998</c:v>
                </c:pt>
                <c:pt idx="24">
                  <c:v>5.9763179229358503</c:v>
                </c:pt>
                <c:pt idx="25">
                  <c:v>6.1377063478254499</c:v>
                </c:pt>
                <c:pt idx="26">
                  <c:v>6.2922639609346493</c:v>
                </c:pt>
                <c:pt idx="27">
                  <c:v>6.4400061476360504</c:v>
                </c:pt>
                <c:pt idx="28">
                  <c:v>6.58094896998435</c:v>
                </c:pt>
                <c:pt idx="29">
                  <c:v>6.7150941426029505</c:v>
                </c:pt>
                <c:pt idx="30">
                  <c:v>6.8424628096340996</c:v>
                </c:pt>
                <c:pt idx="31">
                  <c:v>6.9630563921904995</c:v>
                </c:pt>
                <c:pt idx="32">
                  <c:v>7.0768888369360496</c:v>
                </c:pt>
                <c:pt idx="33">
                  <c:v>7.1839724014378508</c:v>
                </c:pt>
                <c:pt idx="34">
                  <c:v>7.2843157963737992</c:v>
                </c:pt>
                <c:pt idx="35">
                  <c:v>7.3779218637438504</c:v>
                </c:pt>
                <c:pt idx="36">
                  <c:v>7.4648095949544997</c:v>
                </c:pt>
                <c:pt idx="37">
                  <c:v>7.5449868986569992</c:v>
                </c:pt>
                <c:pt idx="38">
                  <c:v>7.6184767297316993</c:v>
                </c:pt>
                <c:pt idx="39">
                  <c:v>7.6852825937491502</c:v>
                </c:pt>
                <c:pt idx="40">
                  <c:v>7.7454185942148497</c:v>
                </c:pt>
                <c:pt idx="41">
                  <c:v>7.7989084748274493</c:v>
                </c:pt>
                <c:pt idx="42">
                  <c:v>7.8457761875119996</c:v>
                </c:pt>
                <c:pt idx="43">
                  <c:v>7.8860442761049496</c:v>
                </c:pt>
                <c:pt idx="44">
                  <c:v>7.9197355254138007</c:v>
                </c:pt>
                <c:pt idx="45">
                  <c:v>7.9468765555218495</c:v>
                </c:pt>
                <c:pt idx="46">
                  <c:v>7.9675107705198993</c:v>
                </c:pt>
                <c:pt idx="47">
                  <c:v>7.9816646023108007</c:v>
                </c:pt>
                <c:pt idx="48">
                  <c:v>7.9893917832564991</c:v>
                </c:pt>
                <c:pt idx="49">
                  <c:v>7.9907291491399501</c:v>
                </c:pt>
                <c:pt idx="50">
                  <c:v>7.9857295340701002</c:v>
                </c:pt>
                <c:pt idx="51">
                  <c:v>7.9744525324055004</c:v>
                </c:pt>
                <c:pt idx="52">
                  <c:v>7.9569641972982499</c:v>
                </c:pt>
                <c:pt idx="53">
                  <c:v>7.9333415754887993</c:v>
                </c:pt>
                <c:pt idx="54">
                  <c:v>7.9036499077963995</c:v>
                </c:pt>
                <c:pt idx="55">
                  <c:v>7.8679952550190508</c:v>
                </c:pt>
                <c:pt idx="56">
                  <c:v>7.8264674808115497</c:v>
                </c:pt>
                <c:pt idx="57">
                  <c:v>7.7791707048053</c:v>
                </c:pt>
                <c:pt idx="58">
                  <c:v>7.7262245223118002</c:v>
                </c:pt>
                <c:pt idx="59">
                  <c:v>7.6677585201820504</c:v>
                </c:pt>
                <c:pt idx="60">
                  <c:v>7.6039210080158499</c:v>
                </c:pt>
                <c:pt idx="61">
                  <c:v>7.5348713172485997</c:v>
                </c:pt>
                <c:pt idx="62">
                  <c:v>7.4607755804175993</c:v>
                </c:pt>
                <c:pt idx="63">
                  <c:v>7.3818169057180993</c:v>
                </c:pt>
                <c:pt idx="64">
                  <c:v>7.2982087260937503</c:v>
                </c:pt>
                <c:pt idx="65">
                  <c:v>7.2101820105977499</c:v>
                </c:pt>
                <c:pt idx="66">
                  <c:v>7.1179782692959508</c:v>
                </c:pt>
                <c:pt idx="67">
                  <c:v>7.0218622262618</c:v>
                </c:pt>
                <c:pt idx="68">
                  <c:v>6.9221248393214001</c:v>
                </c:pt>
                <c:pt idx="69">
                  <c:v>6.8191015105701496</c:v>
                </c:pt>
                <c:pt idx="70">
                  <c:v>6.7131301209337497</c:v>
                </c:pt>
                <c:pt idx="71">
                  <c:v>6.6045987670589996</c:v>
                </c:pt>
                <c:pt idx="72">
                  <c:v>6.4939095040244492</c:v>
                </c:pt>
                <c:pt idx="73">
                  <c:v>6.3815267399803499</c:v>
                </c:pt>
                <c:pt idx="74">
                  <c:v>6.2679377905515503</c:v>
                </c:pt>
                <c:pt idx="75">
                  <c:v>6.1536844644404001</c:v>
                </c:pt>
                <c:pt idx="76">
                  <c:v>6.0393406112808004</c:v>
                </c:pt>
                <c:pt idx="77">
                  <c:v>5.9255546143999505</c:v>
                </c:pt>
                <c:pt idx="78">
                  <c:v>5.8130049614658503</c:v>
                </c:pt>
                <c:pt idx="79">
                  <c:v>5.7024546325670995</c:v>
                </c:pt>
                <c:pt idx="80">
                  <c:v>5.5936402286595506</c:v>
                </c:pt>
              </c:numCache>
            </c:numRef>
          </c:yVal>
          <c:smooth val="0"/>
        </c:ser>
        <c:ser>
          <c:idx val="4"/>
          <c:order val="4"/>
          <c:tx>
            <c:v>N=7</c:v>
          </c:tx>
          <c:marker>
            <c:symbol val="none"/>
          </c:marker>
          <c:xVal>
            <c:numRef>
              <c:f>'Flux_X_inf (adi)'!$A$2:$A$82</c:f>
              <c:numCache>
                <c:formatCode>0.000000</c:formatCode>
                <c:ptCount val="81"/>
                <c:pt idx="0">
                  <c:v>3.9968028886505604E-15</c:v>
                </c:pt>
                <c:pt idx="1">
                  <c:v>1.2500000000003999E-2</c:v>
                </c:pt>
                <c:pt idx="2">
                  <c:v>2.5000000000002999E-2</c:v>
                </c:pt>
                <c:pt idx="3">
                  <c:v>3.7500000000003003E-2</c:v>
                </c:pt>
                <c:pt idx="4">
                  <c:v>5.0000000000003E-2</c:v>
                </c:pt>
                <c:pt idx="5">
                  <c:v>6.2500000000002998E-2</c:v>
                </c:pt>
                <c:pt idx="6">
                  <c:v>7.5000000000002995E-2</c:v>
                </c:pt>
                <c:pt idx="7">
                  <c:v>8.7500000000003006E-2</c:v>
                </c:pt>
                <c:pt idx="8">
                  <c:v>0.100000000000003</c:v>
                </c:pt>
                <c:pt idx="9">
                  <c:v>0.112500000000003</c:v>
                </c:pt>
                <c:pt idx="10">
                  <c:v>0.125000000000003</c:v>
                </c:pt>
                <c:pt idx="11">
                  <c:v>0.13750000000000301</c:v>
                </c:pt>
                <c:pt idx="12">
                  <c:v>0.15000000000000299</c:v>
                </c:pt>
                <c:pt idx="13">
                  <c:v>0.162500000000003</c:v>
                </c:pt>
                <c:pt idx="14">
                  <c:v>0.17500000000000299</c:v>
                </c:pt>
                <c:pt idx="15">
                  <c:v>0.187500000000003</c:v>
                </c:pt>
                <c:pt idx="16">
                  <c:v>0.20000000000000301</c:v>
                </c:pt>
                <c:pt idx="17">
                  <c:v>0.21250000000000299</c:v>
                </c:pt>
                <c:pt idx="18">
                  <c:v>0.225000000000003</c:v>
                </c:pt>
                <c:pt idx="19">
                  <c:v>0.23750000000000299</c:v>
                </c:pt>
                <c:pt idx="20">
                  <c:v>0.250000000000003</c:v>
                </c:pt>
                <c:pt idx="21">
                  <c:v>0.26250000000000301</c:v>
                </c:pt>
                <c:pt idx="22">
                  <c:v>0.27500000000000302</c:v>
                </c:pt>
                <c:pt idx="23">
                  <c:v>0.28750000000000298</c:v>
                </c:pt>
                <c:pt idx="24">
                  <c:v>0.30000000000000199</c:v>
                </c:pt>
                <c:pt idx="25">
                  <c:v>0.312500000000002</c:v>
                </c:pt>
                <c:pt idx="26">
                  <c:v>0.32500000000000201</c:v>
                </c:pt>
                <c:pt idx="27">
                  <c:v>0.33750000000000202</c:v>
                </c:pt>
                <c:pt idx="28">
                  <c:v>0.35000000000000198</c:v>
                </c:pt>
                <c:pt idx="29">
                  <c:v>0.36250000000000199</c:v>
                </c:pt>
                <c:pt idx="30">
                  <c:v>0.375000000000002</c:v>
                </c:pt>
                <c:pt idx="31">
                  <c:v>0.38750000000000201</c:v>
                </c:pt>
                <c:pt idx="32">
                  <c:v>0.40000000000000202</c:v>
                </c:pt>
                <c:pt idx="33">
                  <c:v>0.41250000000000198</c:v>
                </c:pt>
                <c:pt idx="34">
                  <c:v>0.42500000000000199</c:v>
                </c:pt>
                <c:pt idx="35">
                  <c:v>0.437500000000002</c:v>
                </c:pt>
                <c:pt idx="36">
                  <c:v>0.45000000000000201</c:v>
                </c:pt>
                <c:pt idx="37">
                  <c:v>0.46250000000000202</c:v>
                </c:pt>
                <c:pt idx="38">
                  <c:v>0.47500000000000198</c:v>
                </c:pt>
                <c:pt idx="39">
                  <c:v>0.48750000000000199</c:v>
                </c:pt>
                <c:pt idx="40">
                  <c:v>0.500000000000002</c:v>
                </c:pt>
                <c:pt idx="41">
                  <c:v>0.51250000000000195</c:v>
                </c:pt>
                <c:pt idx="42">
                  <c:v>0.52500000000000202</c:v>
                </c:pt>
                <c:pt idx="43">
                  <c:v>0.53750000000000198</c:v>
                </c:pt>
                <c:pt idx="44">
                  <c:v>0.55000000000000204</c:v>
                </c:pt>
                <c:pt idx="45">
                  <c:v>0.562500000000002</c:v>
                </c:pt>
                <c:pt idx="46">
                  <c:v>0.57500000000000195</c:v>
                </c:pt>
                <c:pt idx="47">
                  <c:v>0.58750000000000102</c:v>
                </c:pt>
                <c:pt idx="48">
                  <c:v>0.60000000000000098</c:v>
                </c:pt>
                <c:pt idx="49">
                  <c:v>0.61250000000000104</c:v>
                </c:pt>
                <c:pt idx="50">
                  <c:v>0.625000000000001</c:v>
                </c:pt>
                <c:pt idx="51">
                  <c:v>0.63750000000000095</c:v>
                </c:pt>
                <c:pt idx="52">
                  <c:v>0.65000000000000102</c:v>
                </c:pt>
                <c:pt idx="53">
                  <c:v>0.66250000000000098</c:v>
                </c:pt>
                <c:pt idx="54">
                  <c:v>0.67500000000000104</c:v>
                </c:pt>
                <c:pt idx="55">
                  <c:v>0.687500000000001</c:v>
                </c:pt>
                <c:pt idx="56">
                  <c:v>0.70000000000000095</c:v>
                </c:pt>
                <c:pt idx="57">
                  <c:v>0.71250000000000102</c:v>
                </c:pt>
                <c:pt idx="58">
                  <c:v>0.72500000000000098</c:v>
                </c:pt>
                <c:pt idx="59">
                  <c:v>0.73750000000000104</c:v>
                </c:pt>
                <c:pt idx="60">
                  <c:v>0.750000000000001</c:v>
                </c:pt>
                <c:pt idx="61">
                  <c:v>0.76250000000000095</c:v>
                </c:pt>
                <c:pt idx="62">
                  <c:v>0.77500000000000102</c:v>
                </c:pt>
                <c:pt idx="63">
                  <c:v>0.78750000000000098</c:v>
                </c:pt>
                <c:pt idx="64">
                  <c:v>0.80000000000000104</c:v>
                </c:pt>
                <c:pt idx="65">
                  <c:v>0.812500000000001</c:v>
                </c:pt>
                <c:pt idx="66">
                  <c:v>0.82500000000000095</c:v>
                </c:pt>
                <c:pt idx="67">
                  <c:v>0.83750000000000102</c:v>
                </c:pt>
                <c:pt idx="68">
                  <c:v>0.85000000000000098</c:v>
                </c:pt>
                <c:pt idx="69">
                  <c:v>0.86250000000000004</c:v>
                </c:pt>
                <c:pt idx="70">
                  <c:v>0.875</c:v>
                </c:pt>
                <c:pt idx="71">
                  <c:v>0.88749999999999996</c:v>
                </c:pt>
                <c:pt idx="72">
                  <c:v>0.9</c:v>
                </c:pt>
                <c:pt idx="73">
                  <c:v>0.91249999999999998</c:v>
                </c:pt>
                <c:pt idx="74">
                  <c:v>0.92500000000000004</c:v>
                </c:pt>
                <c:pt idx="75">
                  <c:v>0.9375</c:v>
                </c:pt>
                <c:pt idx="76">
                  <c:v>0.95</c:v>
                </c:pt>
                <c:pt idx="77">
                  <c:v>0.96250000000000002</c:v>
                </c:pt>
                <c:pt idx="78">
                  <c:v>0.97499999999999998</c:v>
                </c:pt>
                <c:pt idx="79">
                  <c:v>0.98750000000000004</c:v>
                </c:pt>
                <c:pt idx="80">
                  <c:v>1</c:v>
                </c:pt>
              </c:numCache>
            </c:numRef>
          </c:xVal>
          <c:yVal>
            <c:numRef>
              <c:f>'Flux_X_inf (adi)'!$F$2:$F$82</c:f>
              <c:numCache>
                <c:formatCode>0.00E+00</c:formatCode>
                <c:ptCount val="81"/>
                <c:pt idx="0">
                  <c:v>0</c:v>
                </c:pt>
                <c:pt idx="1">
                  <c:v>0.44211792383320453</c:v>
                </c:pt>
                <c:pt idx="2">
                  <c:v>0.86574353900642509</c:v>
                </c:pt>
                <c:pt idx="3">
                  <c:v>1.2750012029578051</c:v>
                </c:pt>
                <c:pt idx="4">
                  <c:v>1.67059339478728</c:v>
                </c:pt>
                <c:pt idx="5">
                  <c:v>2.05266384741171</c:v>
                </c:pt>
                <c:pt idx="6">
                  <c:v>2.4212917677014301</c:v>
                </c:pt>
                <c:pt idx="7">
                  <c:v>2.7765703023259798</c:v>
                </c:pt>
                <c:pt idx="8">
                  <c:v>3.1186220161820248</c:v>
                </c:pt>
                <c:pt idx="9">
                  <c:v>3.4475886465813304</c:v>
                </c:pt>
                <c:pt idx="10">
                  <c:v>3.7636406193006002</c:v>
                </c:pt>
                <c:pt idx="11">
                  <c:v>4.0669545607336044</c:v>
                </c:pt>
                <c:pt idx="12">
                  <c:v>4.3577258129385203</c:v>
                </c:pt>
                <c:pt idx="13">
                  <c:v>4.6361549267398505</c:v>
                </c:pt>
                <c:pt idx="14">
                  <c:v>4.9024457765213203</c:v>
                </c:pt>
                <c:pt idx="15">
                  <c:v>5.1568137415217006</c:v>
                </c:pt>
                <c:pt idx="16">
                  <c:v>5.3994766253463</c:v>
                </c:pt>
                <c:pt idx="17">
                  <c:v>5.6306401531856505</c:v>
                </c:pt>
                <c:pt idx="18">
                  <c:v>5.8505222737235005</c:v>
                </c:pt>
                <c:pt idx="19">
                  <c:v>6.0593410586556997</c:v>
                </c:pt>
                <c:pt idx="20">
                  <c:v>6.2573072325763999</c:v>
                </c:pt>
                <c:pt idx="21">
                  <c:v>6.4446361601910001</c:v>
                </c:pt>
                <c:pt idx="22">
                  <c:v>6.6215328841993992</c:v>
                </c:pt>
                <c:pt idx="23">
                  <c:v>6.7882044864231998</c:v>
                </c:pt>
                <c:pt idx="24">
                  <c:v>6.94485660385355</c:v>
                </c:pt>
                <c:pt idx="25">
                  <c:v>7.0916875615278503</c:v>
                </c:pt>
                <c:pt idx="26">
                  <c:v>7.2288945091471506</c:v>
                </c:pt>
                <c:pt idx="27">
                  <c:v>7.3566692853324991</c:v>
                </c:pt>
                <c:pt idx="28">
                  <c:v>7.475199951538249</c:v>
                </c:pt>
                <c:pt idx="29">
                  <c:v>7.5846798714371504</c:v>
                </c:pt>
                <c:pt idx="30">
                  <c:v>7.6852835430649504</c:v>
                </c:pt>
                <c:pt idx="31">
                  <c:v>7.7771979053099995</c:v>
                </c:pt>
                <c:pt idx="32">
                  <c:v>7.8605952231114999</c:v>
                </c:pt>
                <c:pt idx="33">
                  <c:v>7.9356476127726001</c:v>
                </c:pt>
                <c:pt idx="34">
                  <c:v>8.0025270620390003</c:v>
                </c:pt>
                <c:pt idx="35">
                  <c:v>8.0614059701059997</c:v>
                </c:pt>
                <c:pt idx="36">
                  <c:v>8.1124416955519489</c:v>
                </c:pt>
                <c:pt idx="37">
                  <c:v>8.1558004900946504</c:v>
                </c:pt>
                <c:pt idx="38">
                  <c:v>8.1916352331132494</c:v>
                </c:pt>
                <c:pt idx="39">
                  <c:v>8.2201143564267003</c:v>
                </c:pt>
                <c:pt idx="40">
                  <c:v>8.241393984431749</c:v>
                </c:pt>
                <c:pt idx="41">
                  <c:v>8.2556237322024497</c:v>
                </c:pt>
                <c:pt idx="42">
                  <c:v>8.262956015394149</c:v>
                </c:pt>
                <c:pt idx="43">
                  <c:v>8.2635461150095004</c:v>
                </c:pt>
                <c:pt idx="44">
                  <c:v>8.2575501720279512</c:v>
                </c:pt>
                <c:pt idx="45">
                  <c:v>8.245122788775749</c:v>
                </c:pt>
                <c:pt idx="46">
                  <c:v>8.226408558868501</c:v>
                </c:pt>
                <c:pt idx="47">
                  <c:v>8.2015728968721007</c:v>
                </c:pt>
                <c:pt idx="48">
                  <c:v>8.1707604732183992</c:v>
                </c:pt>
                <c:pt idx="49">
                  <c:v>8.1341397407834997</c:v>
                </c:pt>
                <c:pt idx="50">
                  <c:v>8.0918690719101996</c:v>
                </c:pt>
                <c:pt idx="51">
                  <c:v>8.0441102208210999</c:v>
                </c:pt>
                <c:pt idx="52">
                  <c:v>7.9910294491071996</c:v>
                </c:pt>
                <c:pt idx="53">
                  <c:v>7.9327945544458505</c:v>
                </c:pt>
                <c:pt idx="54">
                  <c:v>7.86959642849465</c:v>
                </c:pt>
                <c:pt idx="55">
                  <c:v>7.8015990092797001</c:v>
                </c:pt>
                <c:pt idx="56">
                  <c:v>7.7290019496322504</c:v>
                </c:pt>
                <c:pt idx="57">
                  <c:v>7.6520049469539497</c:v>
                </c:pt>
                <c:pt idx="58">
                  <c:v>7.5708114072541504</c:v>
                </c:pt>
                <c:pt idx="59">
                  <c:v>7.4856369356341004</c:v>
                </c:pt>
                <c:pt idx="60">
                  <c:v>7.3967024998122994</c:v>
                </c:pt>
                <c:pt idx="61">
                  <c:v>7.3042454363616498</c:v>
                </c:pt>
                <c:pt idx="62">
                  <c:v>7.2085240650335507</c:v>
                </c:pt>
                <c:pt idx="63">
                  <c:v>7.109808272178201</c:v>
                </c:pt>
                <c:pt idx="64">
                  <c:v>7.0083710925797504</c:v>
                </c:pt>
                <c:pt idx="65">
                  <c:v>6.9045081729800497</c:v>
                </c:pt>
                <c:pt idx="66">
                  <c:v>6.7985457722798994</c:v>
                </c:pt>
                <c:pt idx="67">
                  <c:v>6.69082846826345</c:v>
                </c:pt>
                <c:pt idx="68">
                  <c:v>6.5817214416903003</c:v>
                </c:pt>
                <c:pt idx="69">
                  <c:v>6.4715981184583997</c:v>
                </c:pt>
                <c:pt idx="70">
                  <c:v>6.3608914199164506</c:v>
                </c:pt>
                <c:pt idx="71">
                  <c:v>6.2500411707181502</c:v>
                </c:pt>
                <c:pt idx="72">
                  <c:v>6.1395436945170001</c:v>
                </c:pt>
                <c:pt idx="73">
                  <c:v>6.0299020917075996</c:v>
                </c:pt>
                <c:pt idx="74">
                  <c:v>5.9216823043645004</c:v>
                </c:pt>
                <c:pt idx="75">
                  <c:v>5.81548073657095</c:v>
                </c:pt>
                <c:pt idx="76">
                  <c:v>5.7119592127670007</c:v>
                </c:pt>
                <c:pt idx="77">
                  <c:v>5.6118049140607997</c:v>
                </c:pt>
                <c:pt idx="78">
                  <c:v>5.5157937375752502</c:v>
                </c:pt>
                <c:pt idx="79">
                  <c:v>5.4247347474001</c:v>
                </c:pt>
                <c:pt idx="80">
                  <c:v>5.3379731951630998</c:v>
                </c:pt>
              </c:numCache>
            </c:numRef>
          </c:yVal>
          <c:smooth val="0"/>
        </c:ser>
        <c:ser>
          <c:idx val="5"/>
          <c:order val="5"/>
          <c:tx>
            <c:v>N=8</c:v>
          </c:tx>
          <c:marker>
            <c:symbol val="none"/>
          </c:marker>
          <c:xVal>
            <c:numRef>
              <c:f>'Flux_X_inf (adi)'!$A$2:$A$82</c:f>
              <c:numCache>
                <c:formatCode>0.000000</c:formatCode>
                <c:ptCount val="81"/>
                <c:pt idx="0">
                  <c:v>3.9968028886505604E-15</c:v>
                </c:pt>
                <c:pt idx="1">
                  <c:v>1.2500000000003999E-2</c:v>
                </c:pt>
                <c:pt idx="2">
                  <c:v>2.5000000000002999E-2</c:v>
                </c:pt>
                <c:pt idx="3">
                  <c:v>3.7500000000003003E-2</c:v>
                </c:pt>
                <c:pt idx="4">
                  <c:v>5.0000000000003E-2</c:v>
                </c:pt>
                <c:pt idx="5">
                  <c:v>6.2500000000002998E-2</c:v>
                </c:pt>
                <c:pt idx="6">
                  <c:v>7.5000000000002995E-2</c:v>
                </c:pt>
                <c:pt idx="7">
                  <c:v>8.7500000000003006E-2</c:v>
                </c:pt>
                <c:pt idx="8">
                  <c:v>0.100000000000003</c:v>
                </c:pt>
                <c:pt idx="9">
                  <c:v>0.112500000000003</c:v>
                </c:pt>
                <c:pt idx="10">
                  <c:v>0.125000000000003</c:v>
                </c:pt>
                <c:pt idx="11">
                  <c:v>0.13750000000000301</c:v>
                </c:pt>
                <c:pt idx="12">
                  <c:v>0.15000000000000299</c:v>
                </c:pt>
                <c:pt idx="13">
                  <c:v>0.162500000000003</c:v>
                </c:pt>
                <c:pt idx="14">
                  <c:v>0.17500000000000299</c:v>
                </c:pt>
                <c:pt idx="15">
                  <c:v>0.187500000000003</c:v>
                </c:pt>
                <c:pt idx="16">
                  <c:v>0.20000000000000301</c:v>
                </c:pt>
                <c:pt idx="17">
                  <c:v>0.21250000000000299</c:v>
                </c:pt>
                <c:pt idx="18">
                  <c:v>0.225000000000003</c:v>
                </c:pt>
                <c:pt idx="19">
                  <c:v>0.23750000000000299</c:v>
                </c:pt>
                <c:pt idx="20">
                  <c:v>0.250000000000003</c:v>
                </c:pt>
                <c:pt idx="21">
                  <c:v>0.26250000000000301</c:v>
                </c:pt>
                <c:pt idx="22">
                  <c:v>0.27500000000000302</c:v>
                </c:pt>
                <c:pt idx="23">
                  <c:v>0.28750000000000298</c:v>
                </c:pt>
                <c:pt idx="24">
                  <c:v>0.30000000000000199</c:v>
                </c:pt>
                <c:pt idx="25">
                  <c:v>0.312500000000002</c:v>
                </c:pt>
                <c:pt idx="26">
                  <c:v>0.32500000000000201</c:v>
                </c:pt>
                <c:pt idx="27">
                  <c:v>0.33750000000000202</c:v>
                </c:pt>
                <c:pt idx="28">
                  <c:v>0.35000000000000198</c:v>
                </c:pt>
                <c:pt idx="29">
                  <c:v>0.36250000000000199</c:v>
                </c:pt>
                <c:pt idx="30">
                  <c:v>0.375000000000002</c:v>
                </c:pt>
                <c:pt idx="31">
                  <c:v>0.38750000000000201</c:v>
                </c:pt>
                <c:pt idx="32">
                  <c:v>0.40000000000000202</c:v>
                </c:pt>
                <c:pt idx="33">
                  <c:v>0.41250000000000198</c:v>
                </c:pt>
                <c:pt idx="34">
                  <c:v>0.42500000000000199</c:v>
                </c:pt>
                <c:pt idx="35">
                  <c:v>0.437500000000002</c:v>
                </c:pt>
                <c:pt idx="36">
                  <c:v>0.45000000000000201</c:v>
                </c:pt>
                <c:pt idx="37">
                  <c:v>0.46250000000000202</c:v>
                </c:pt>
                <c:pt idx="38">
                  <c:v>0.47500000000000198</c:v>
                </c:pt>
                <c:pt idx="39">
                  <c:v>0.48750000000000199</c:v>
                </c:pt>
                <c:pt idx="40">
                  <c:v>0.500000000000002</c:v>
                </c:pt>
                <c:pt idx="41">
                  <c:v>0.51250000000000195</c:v>
                </c:pt>
                <c:pt idx="42">
                  <c:v>0.52500000000000202</c:v>
                </c:pt>
                <c:pt idx="43">
                  <c:v>0.53750000000000198</c:v>
                </c:pt>
                <c:pt idx="44">
                  <c:v>0.55000000000000204</c:v>
                </c:pt>
                <c:pt idx="45">
                  <c:v>0.562500000000002</c:v>
                </c:pt>
                <c:pt idx="46">
                  <c:v>0.57500000000000195</c:v>
                </c:pt>
                <c:pt idx="47">
                  <c:v>0.58750000000000102</c:v>
                </c:pt>
                <c:pt idx="48">
                  <c:v>0.60000000000000098</c:v>
                </c:pt>
                <c:pt idx="49">
                  <c:v>0.61250000000000104</c:v>
                </c:pt>
                <c:pt idx="50">
                  <c:v>0.625000000000001</c:v>
                </c:pt>
                <c:pt idx="51">
                  <c:v>0.63750000000000095</c:v>
                </c:pt>
                <c:pt idx="52">
                  <c:v>0.65000000000000102</c:v>
                </c:pt>
                <c:pt idx="53">
                  <c:v>0.66250000000000098</c:v>
                </c:pt>
                <c:pt idx="54">
                  <c:v>0.67500000000000104</c:v>
                </c:pt>
                <c:pt idx="55">
                  <c:v>0.687500000000001</c:v>
                </c:pt>
                <c:pt idx="56">
                  <c:v>0.70000000000000095</c:v>
                </c:pt>
                <c:pt idx="57">
                  <c:v>0.71250000000000102</c:v>
                </c:pt>
                <c:pt idx="58">
                  <c:v>0.72500000000000098</c:v>
                </c:pt>
                <c:pt idx="59">
                  <c:v>0.73750000000000104</c:v>
                </c:pt>
                <c:pt idx="60">
                  <c:v>0.750000000000001</c:v>
                </c:pt>
                <c:pt idx="61">
                  <c:v>0.76250000000000095</c:v>
                </c:pt>
                <c:pt idx="62">
                  <c:v>0.77500000000000102</c:v>
                </c:pt>
                <c:pt idx="63">
                  <c:v>0.78750000000000098</c:v>
                </c:pt>
                <c:pt idx="64">
                  <c:v>0.80000000000000104</c:v>
                </c:pt>
                <c:pt idx="65">
                  <c:v>0.812500000000001</c:v>
                </c:pt>
                <c:pt idx="66">
                  <c:v>0.82500000000000095</c:v>
                </c:pt>
                <c:pt idx="67">
                  <c:v>0.83750000000000102</c:v>
                </c:pt>
                <c:pt idx="68">
                  <c:v>0.85000000000000098</c:v>
                </c:pt>
                <c:pt idx="69">
                  <c:v>0.86250000000000004</c:v>
                </c:pt>
                <c:pt idx="70">
                  <c:v>0.875</c:v>
                </c:pt>
                <c:pt idx="71">
                  <c:v>0.88749999999999996</c:v>
                </c:pt>
                <c:pt idx="72">
                  <c:v>0.9</c:v>
                </c:pt>
                <c:pt idx="73">
                  <c:v>0.91249999999999998</c:v>
                </c:pt>
                <c:pt idx="74">
                  <c:v>0.92500000000000004</c:v>
                </c:pt>
                <c:pt idx="75">
                  <c:v>0.9375</c:v>
                </c:pt>
                <c:pt idx="76">
                  <c:v>0.95</c:v>
                </c:pt>
                <c:pt idx="77">
                  <c:v>0.96250000000000002</c:v>
                </c:pt>
                <c:pt idx="78">
                  <c:v>0.97499999999999998</c:v>
                </c:pt>
                <c:pt idx="79">
                  <c:v>0.98750000000000004</c:v>
                </c:pt>
                <c:pt idx="80">
                  <c:v>1</c:v>
                </c:pt>
              </c:numCache>
            </c:numRef>
          </c:xVal>
          <c:yVal>
            <c:numRef>
              <c:f>'Flux_X_inf (adi)'!$G$2:$G$82</c:f>
              <c:numCache>
                <c:formatCode>0.00E+00</c:formatCode>
                <c:ptCount val="81"/>
                <c:pt idx="0">
                  <c:v>0</c:v>
                </c:pt>
                <c:pt idx="1">
                  <c:v>0.58871708893156494</c:v>
                </c:pt>
                <c:pt idx="2">
                  <c:v>1.141318493540745</c:v>
                </c:pt>
                <c:pt idx="3">
                  <c:v>1.6593153072426698</c:v>
                </c:pt>
                <c:pt idx="4">
                  <c:v>2.1453906325701801</c:v>
                </c:pt>
                <c:pt idx="5">
                  <c:v>2.6018590028099249</c:v>
                </c:pt>
                <c:pt idx="6">
                  <c:v>3.0306845509356752</c:v>
                </c:pt>
                <c:pt idx="7">
                  <c:v>3.4335740968658053</c:v>
                </c:pt>
                <c:pt idx="8">
                  <c:v>3.81203792771705</c:v>
                </c:pt>
                <c:pt idx="9">
                  <c:v>4.1674397007578152</c:v>
                </c:pt>
                <c:pt idx="10">
                  <c:v>4.5010168964746748</c:v>
                </c:pt>
                <c:pt idx="11">
                  <c:v>4.8139164541288997</c:v>
                </c:pt>
                <c:pt idx="12">
                  <c:v>5.1071967866203005</c:v>
                </c:pt>
                <c:pt idx="13">
                  <c:v>5.3818483331512503</c:v>
                </c:pt>
                <c:pt idx="14">
                  <c:v>5.6387997642922496</c:v>
                </c:pt>
                <c:pt idx="15">
                  <c:v>5.87891788002025</c:v>
                </c:pt>
                <c:pt idx="16">
                  <c:v>6.1030197416436502</c:v>
                </c:pt>
                <c:pt idx="17">
                  <c:v>6.3118834043863501</c:v>
                </c:pt>
                <c:pt idx="18">
                  <c:v>6.5062320992067502</c:v>
                </c:pt>
                <c:pt idx="19">
                  <c:v>6.686749300124001</c:v>
                </c:pt>
                <c:pt idx="20">
                  <c:v>6.8540841322014998</c:v>
                </c:pt>
                <c:pt idx="21">
                  <c:v>7.0088439558491995</c:v>
                </c:pt>
                <c:pt idx="22">
                  <c:v>7.1516077036146992</c:v>
                </c:pt>
                <c:pt idx="23">
                  <c:v>7.2829169538909495</c:v>
                </c:pt>
                <c:pt idx="24">
                  <c:v>7.4032820523027496</c:v>
                </c:pt>
                <c:pt idx="25">
                  <c:v>7.5131871049166508</c:v>
                </c:pt>
                <c:pt idx="26">
                  <c:v>7.613086150291851</c:v>
                </c:pt>
                <c:pt idx="27">
                  <c:v>7.7034082186354498</c:v>
                </c:pt>
                <c:pt idx="28">
                  <c:v>7.7845570112190998</c:v>
                </c:pt>
                <c:pt idx="29">
                  <c:v>7.85690707321735</c:v>
                </c:pt>
                <c:pt idx="30">
                  <c:v>7.9208223238098991</c:v>
                </c:pt>
                <c:pt idx="31">
                  <c:v>7.9766325953912496</c:v>
                </c:pt>
                <c:pt idx="32">
                  <c:v>8.0246580457903001</c:v>
                </c:pt>
                <c:pt idx="33">
                  <c:v>8.0651962870689005</c:v>
                </c:pt>
                <c:pt idx="34">
                  <c:v>8.0985258122871002</c:v>
                </c:pt>
                <c:pt idx="35">
                  <c:v>8.1249077816169013</c:v>
                </c:pt>
                <c:pt idx="36">
                  <c:v>8.1445970058372001</c:v>
                </c:pt>
                <c:pt idx="37">
                  <c:v>8.1578242511684493</c:v>
                </c:pt>
                <c:pt idx="38">
                  <c:v>8.1648160694407999</c:v>
                </c:pt>
                <c:pt idx="39">
                  <c:v>8.1657739304377497</c:v>
                </c:pt>
                <c:pt idx="40">
                  <c:v>8.1608991188731004</c:v>
                </c:pt>
                <c:pt idx="41">
                  <c:v>8.1503847400870502</c:v>
                </c:pt>
                <c:pt idx="42">
                  <c:v>8.1344105410032999</c:v>
                </c:pt>
                <c:pt idx="43">
                  <c:v>8.1131463804093507</c:v>
                </c:pt>
                <c:pt idx="44">
                  <c:v>8.0867555757870502</c:v>
                </c:pt>
                <c:pt idx="45">
                  <c:v>8.0553973530422489</c:v>
                </c:pt>
                <c:pt idx="46">
                  <c:v>8.0192322888040497</c:v>
                </c:pt>
                <c:pt idx="47">
                  <c:v>7.9784015554948997</c:v>
                </c:pt>
                <c:pt idx="48">
                  <c:v>7.9330614956074994</c:v>
                </c:pt>
                <c:pt idx="49">
                  <c:v>7.8833481632814495</c:v>
                </c:pt>
                <c:pt idx="50">
                  <c:v>7.8294088747594497</c:v>
                </c:pt>
                <c:pt idx="51">
                  <c:v>7.7713888221817999</c:v>
                </c:pt>
                <c:pt idx="52">
                  <c:v>7.7094329183973498</c:v>
                </c:pt>
                <c:pt idx="53">
                  <c:v>7.64368962962625</c:v>
                </c:pt>
                <c:pt idx="54">
                  <c:v>7.5742981861518501</c:v>
                </c:pt>
                <c:pt idx="55">
                  <c:v>7.5014273623036498</c:v>
                </c:pt>
                <c:pt idx="56">
                  <c:v>7.4252250872532004</c:v>
                </c:pt>
                <c:pt idx="57">
                  <c:v>7.3458556195192006</c:v>
                </c:pt>
                <c:pt idx="58">
                  <c:v>7.2634936963277994</c:v>
                </c:pt>
                <c:pt idx="59">
                  <c:v>7.1783196252952495</c:v>
                </c:pt>
                <c:pt idx="60">
                  <c:v>7.0905271526938503</c:v>
                </c:pt>
                <c:pt idx="61">
                  <c:v>7.0003167959700505</c:v>
                </c:pt>
                <c:pt idx="62">
                  <c:v>6.9078972941458998</c:v>
                </c:pt>
                <c:pt idx="63">
                  <c:v>6.8134959983549503</c:v>
                </c:pt>
                <c:pt idx="64">
                  <c:v>6.7173645500262493</c:v>
                </c:pt>
                <c:pt idx="65">
                  <c:v>6.6197650710318001</c:v>
                </c:pt>
                <c:pt idx="66">
                  <c:v>6.5209713706282999</c:v>
                </c:pt>
                <c:pt idx="67">
                  <c:v>6.4212834250405511</c:v>
                </c:pt>
                <c:pt idx="68">
                  <c:v>6.3210266355432996</c:v>
                </c:pt>
                <c:pt idx="69">
                  <c:v>6.2205625324760998</c:v>
                </c:pt>
                <c:pt idx="70">
                  <c:v>6.1202542397697499</c:v>
                </c:pt>
                <c:pt idx="71">
                  <c:v>6.0205176288773998</c:v>
                </c:pt>
                <c:pt idx="72">
                  <c:v>5.9217823012393502</c:v>
                </c:pt>
                <c:pt idx="73">
                  <c:v>5.8245386984529999</c:v>
                </c:pt>
                <c:pt idx="74">
                  <c:v>5.7292946948722001</c:v>
                </c:pt>
                <c:pt idx="75">
                  <c:v>5.6366135902367001</c:v>
                </c:pt>
                <c:pt idx="76">
                  <c:v>5.5470911315841498</c:v>
                </c:pt>
                <c:pt idx="77">
                  <c:v>5.4613960369506005</c:v>
                </c:pt>
                <c:pt idx="78">
                  <c:v>5.3802249291023001</c:v>
                </c:pt>
                <c:pt idx="79">
                  <c:v>5.3043611090714995</c:v>
                </c:pt>
                <c:pt idx="80">
                  <c:v>5.2327657516441004</c:v>
                </c:pt>
              </c:numCache>
            </c:numRef>
          </c:yVal>
          <c:smooth val="0"/>
        </c:ser>
        <c:ser>
          <c:idx val="6"/>
          <c:order val="6"/>
          <c:tx>
            <c:v>N=9</c:v>
          </c:tx>
          <c:marker>
            <c:symbol val="none"/>
          </c:marker>
          <c:xVal>
            <c:numRef>
              <c:f>'Flux_X_inf (adi)'!$A$2:$A$82</c:f>
              <c:numCache>
                <c:formatCode>0.000000</c:formatCode>
                <c:ptCount val="81"/>
                <c:pt idx="0">
                  <c:v>3.9968028886505604E-15</c:v>
                </c:pt>
                <c:pt idx="1">
                  <c:v>1.2500000000003999E-2</c:v>
                </c:pt>
                <c:pt idx="2">
                  <c:v>2.5000000000002999E-2</c:v>
                </c:pt>
                <c:pt idx="3">
                  <c:v>3.7500000000003003E-2</c:v>
                </c:pt>
                <c:pt idx="4">
                  <c:v>5.0000000000003E-2</c:v>
                </c:pt>
                <c:pt idx="5">
                  <c:v>6.2500000000002998E-2</c:v>
                </c:pt>
                <c:pt idx="6">
                  <c:v>7.5000000000002995E-2</c:v>
                </c:pt>
                <c:pt idx="7">
                  <c:v>8.7500000000003006E-2</c:v>
                </c:pt>
                <c:pt idx="8">
                  <c:v>0.100000000000003</c:v>
                </c:pt>
                <c:pt idx="9">
                  <c:v>0.112500000000003</c:v>
                </c:pt>
                <c:pt idx="10">
                  <c:v>0.125000000000003</c:v>
                </c:pt>
                <c:pt idx="11">
                  <c:v>0.13750000000000301</c:v>
                </c:pt>
                <c:pt idx="12">
                  <c:v>0.15000000000000299</c:v>
                </c:pt>
                <c:pt idx="13">
                  <c:v>0.162500000000003</c:v>
                </c:pt>
                <c:pt idx="14">
                  <c:v>0.17500000000000299</c:v>
                </c:pt>
                <c:pt idx="15">
                  <c:v>0.187500000000003</c:v>
                </c:pt>
                <c:pt idx="16">
                  <c:v>0.20000000000000301</c:v>
                </c:pt>
                <c:pt idx="17">
                  <c:v>0.21250000000000299</c:v>
                </c:pt>
                <c:pt idx="18">
                  <c:v>0.225000000000003</c:v>
                </c:pt>
                <c:pt idx="19">
                  <c:v>0.23750000000000299</c:v>
                </c:pt>
                <c:pt idx="20">
                  <c:v>0.250000000000003</c:v>
                </c:pt>
                <c:pt idx="21">
                  <c:v>0.26250000000000301</c:v>
                </c:pt>
                <c:pt idx="22">
                  <c:v>0.27500000000000302</c:v>
                </c:pt>
                <c:pt idx="23">
                  <c:v>0.28750000000000298</c:v>
                </c:pt>
                <c:pt idx="24">
                  <c:v>0.30000000000000199</c:v>
                </c:pt>
                <c:pt idx="25">
                  <c:v>0.312500000000002</c:v>
                </c:pt>
                <c:pt idx="26">
                  <c:v>0.32500000000000201</c:v>
                </c:pt>
                <c:pt idx="27">
                  <c:v>0.33750000000000202</c:v>
                </c:pt>
                <c:pt idx="28">
                  <c:v>0.35000000000000198</c:v>
                </c:pt>
                <c:pt idx="29">
                  <c:v>0.36250000000000199</c:v>
                </c:pt>
                <c:pt idx="30">
                  <c:v>0.375000000000002</c:v>
                </c:pt>
                <c:pt idx="31">
                  <c:v>0.38750000000000201</c:v>
                </c:pt>
                <c:pt idx="32">
                  <c:v>0.40000000000000202</c:v>
                </c:pt>
                <c:pt idx="33">
                  <c:v>0.41250000000000198</c:v>
                </c:pt>
                <c:pt idx="34">
                  <c:v>0.42500000000000199</c:v>
                </c:pt>
                <c:pt idx="35">
                  <c:v>0.437500000000002</c:v>
                </c:pt>
                <c:pt idx="36">
                  <c:v>0.45000000000000201</c:v>
                </c:pt>
                <c:pt idx="37">
                  <c:v>0.46250000000000202</c:v>
                </c:pt>
                <c:pt idx="38">
                  <c:v>0.47500000000000198</c:v>
                </c:pt>
                <c:pt idx="39">
                  <c:v>0.48750000000000199</c:v>
                </c:pt>
                <c:pt idx="40">
                  <c:v>0.500000000000002</c:v>
                </c:pt>
                <c:pt idx="41">
                  <c:v>0.51250000000000195</c:v>
                </c:pt>
                <c:pt idx="42">
                  <c:v>0.52500000000000202</c:v>
                </c:pt>
                <c:pt idx="43">
                  <c:v>0.53750000000000198</c:v>
                </c:pt>
                <c:pt idx="44">
                  <c:v>0.55000000000000204</c:v>
                </c:pt>
                <c:pt idx="45">
                  <c:v>0.562500000000002</c:v>
                </c:pt>
                <c:pt idx="46">
                  <c:v>0.57500000000000195</c:v>
                </c:pt>
                <c:pt idx="47">
                  <c:v>0.58750000000000102</c:v>
                </c:pt>
                <c:pt idx="48">
                  <c:v>0.60000000000000098</c:v>
                </c:pt>
                <c:pt idx="49">
                  <c:v>0.61250000000000104</c:v>
                </c:pt>
                <c:pt idx="50">
                  <c:v>0.625000000000001</c:v>
                </c:pt>
                <c:pt idx="51">
                  <c:v>0.63750000000000095</c:v>
                </c:pt>
                <c:pt idx="52">
                  <c:v>0.65000000000000102</c:v>
                </c:pt>
                <c:pt idx="53">
                  <c:v>0.66250000000000098</c:v>
                </c:pt>
                <c:pt idx="54">
                  <c:v>0.67500000000000104</c:v>
                </c:pt>
                <c:pt idx="55">
                  <c:v>0.687500000000001</c:v>
                </c:pt>
                <c:pt idx="56">
                  <c:v>0.70000000000000095</c:v>
                </c:pt>
                <c:pt idx="57">
                  <c:v>0.71250000000000102</c:v>
                </c:pt>
                <c:pt idx="58">
                  <c:v>0.72500000000000098</c:v>
                </c:pt>
                <c:pt idx="59">
                  <c:v>0.73750000000000104</c:v>
                </c:pt>
                <c:pt idx="60">
                  <c:v>0.750000000000001</c:v>
                </c:pt>
                <c:pt idx="61">
                  <c:v>0.76250000000000095</c:v>
                </c:pt>
                <c:pt idx="62">
                  <c:v>0.77500000000000102</c:v>
                </c:pt>
                <c:pt idx="63">
                  <c:v>0.78750000000000098</c:v>
                </c:pt>
                <c:pt idx="64">
                  <c:v>0.80000000000000104</c:v>
                </c:pt>
                <c:pt idx="65">
                  <c:v>0.812500000000001</c:v>
                </c:pt>
                <c:pt idx="66">
                  <c:v>0.82500000000000095</c:v>
                </c:pt>
                <c:pt idx="67">
                  <c:v>0.83750000000000102</c:v>
                </c:pt>
                <c:pt idx="68">
                  <c:v>0.85000000000000098</c:v>
                </c:pt>
                <c:pt idx="69">
                  <c:v>0.86250000000000004</c:v>
                </c:pt>
                <c:pt idx="70">
                  <c:v>0.875</c:v>
                </c:pt>
                <c:pt idx="71">
                  <c:v>0.88749999999999996</c:v>
                </c:pt>
                <c:pt idx="72">
                  <c:v>0.9</c:v>
                </c:pt>
                <c:pt idx="73">
                  <c:v>0.91249999999999998</c:v>
                </c:pt>
                <c:pt idx="74">
                  <c:v>0.92500000000000004</c:v>
                </c:pt>
                <c:pt idx="75">
                  <c:v>0.9375</c:v>
                </c:pt>
                <c:pt idx="76">
                  <c:v>0.95</c:v>
                </c:pt>
                <c:pt idx="77">
                  <c:v>0.96250000000000002</c:v>
                </c:pt>
                <c:pt idx="78">
                  <c:v>0.97499999999999998</c:v>
                </c:pt>
                <c:pt idx="79">
                  <c:v>0.98750000000000004</c:v>
                </c:pt>
                <c:pt idx="80">
                  <c:v>1</c:v>
                </c:pt>
              </c:numCache>
            </c:numRef>
          </c:xVal>
          <c:yVal>
            <c:numRef>
              <c:f>'Flux_X_inf (adi)'!$H$2:$H$82</c:f>
              <c:numCache>
                <c:formatCode>0.00E+00</c:formatCode>
                <c:ptCount val="81"/>
                <c:pt idx="0">
                  <c:v>0</c:v>
                </c:pt>
                <c:pt idx="1">
                  <c:v>0.72424420832939007</c:v>
                </c:pt>
                <c:pt idx="2">
                  <c:v>1.38929743615816</c:v>
                </c:pt>
                <c:pt idx="3">
                  <c:v>1.998488228673305</c:v>
                </c:pt>
                <c:pt idx="4">
                  <c:v>2.5555669223581852</c:v>
                </c:pt>
                <c:pt idx="5">
                  <c:v>3.0646201468373899</c:v>
                </c:pt>
                <c:pt idx="6">
                  <c:v>3.5296892068752102</c:v>
                </c:pt>
                <c:pt idx="7">
                  <c:v>3.9545997485461002</c:v>
                </c:pt>
                <c:pt idx="8">
                  <c:v>4.3428968730658752</c:v>
                </c:pt>
                <c:pt idx="9">
                  <c:v>4.69783058664839</c:v>
                </c:pt>
                <c:pt idx="10">
                  <c:v>5.0223600607102004</c:v>
                </c:pt>
                <c:pt idx="11">
                  <c:v>5.3191704033551499</c:v>
                </c:pt>
                <c:pt idx="12">
                  <c:v>5.5906931970029001</c:v>
                </c:pt>
                <c:pt idx="13">
                  <c:v>5.8391253636159002</c:v>
                </c:pt>
                <c:pt idx="14">
                  <c:v>6.0664515307132501</c:v>
                </c:pt>
                <c:pt idx="15">
                  <c:v>6.2744617044920998</c:v>
                </c:pt>
                <c:pt idx="16">
                  <c:v>6.4647667529114994</c:v>
                </c:pt>
                <c:pt idx="17">
                  <c:v>6.6388178774836009</c:v>
                </c:pt>
                <c:pt idx="18">
                  <c:v>6.7979237826729504</c:v>
                </c:pt>
                <c:pt idx="19">
                  <c:v>6.9432584479770494</c:v>
                </c:pt>
                <c:pt idx="20">
                  <c:v>7.0758757180723508</c:v>
                </c:pt>
                <c:pt idx="21">
                  <c:v>7.1967227625109498</c:v>
                </c:pt>
                <c:pt idx="22">
                  <c:v>7.3066475136891995</c:v>
                </c:pt>
                <c:pt idx="23">
                  <c:v>7.4064120200637502</c:v>
                </c:pt>
                <c:pt idx="24">
                  <c:v>7.4966979993354004</c:v>
                </c:pt>
                <c:pt idx="25">
                  <c:v>7.5781147909381001</c:v>
                </c:pt>
                <c:pt idx="26">
                  <c:v>7.6512087072544004</c:v>
                </c:pt>
                <c:pt idx="27">
                  <c:v>7.7164678279009493</c:v>
                </c:pt>
                <c:pt idx="28">
                  <c:v>7.7743290487194496</c:v>
                </c:pt>
                <c:pt idx="29">
                  <c:v>7.8251840698606996</c:v>
                </c:pt>
                <c:pt idx="30">
                  <c:v>7.8693787514575009</c:v>
                </c:pt>
                <c:pt idx="31">
                  <c:v>7.9072283387979496</c:v>
                </c:pt>
                <c:pt idx="32">
                  <c:v>7.9390096952557503</c:v>
                </c:pt>
                <c:pt idx="33">
                  <c:v>7.9649738169019004</c:v>
                </c:pt>
                <c:pt idx="34">
                  <c:v>7.9853461433838007</c:v>
                </c:pt>
                <c:pt idx="35">
                  <c:v>8.0003290231418003</c:v>
                </c:pt>
                <c:pt idx="36">
                  <c:v>8.0101015017521497</c:v>
                </c:pt>
                <c:pt idx="37">
                  <c:v>8.0148311173075495</c:v>
                </c:pt>
                <c:pt idx="38">
                  <c:v>8.0146655448646005</c:v>
                </c:pt>
                <c:pt idx="39">
                  <c:v>8.0097460595464494</c:v>
                </c:pt>
                <c:pt idx="40">
                  <c:v>8.0001957154099994</c:v>
                </c:pt>
                <c:pt idx="41">
                  <c:v>7.9861295567183008</c:v>
                </c:pt>
                <c:pt idx="42">
                  <c:v>7.9676581261506998</c:v>
                </c:pt>
                <c:pt idx="43">
                  <c:v>7.9448859979298003</c:v>
                </c:pt>
                <c:pt idx="44">
                  <c:v>7.9179119576058499</c:v>
                </c:pt>
                <c:pt idx="45">
                  <c:v>7.8868301901639999</c:v>
                </c:pt>
                <c:pt idx="46">
                  <c:v>7.8517304613089491</c:v>
                </c:pt>
                <c:pt idx="47">
                  <c:v>7.8127098239757995</c:v>
                </c:pt>
                <c:pt idx="48">
                  <c:v>7.7698540064292505</c:v>
                </c:pt>
                <c:pt idx="49">
                  <c:v>7.7232612520411497</c:v>
                </c:pt>
                <c:pt idx="50">
                  <c:v>7.6730225561240006</c:v>
                </c:pt>
                <c:pt idx="51">
                  <c:v>7.6192346927212498</c:v>
                </c:pt>
                <c:pt idx="52">
                  <c:v>7.5619990296441006</c:v>
                </c:pt>
                <c:pt idx="53">
                  <c:v>7.50142085644665</c:v>
                </c:pt>
                <c:pt idx="54">
                  <c:v>7.4376169138324997</c:v>
                </c:pt>
                <c:pt idx="55">
                  <c:v>7.3706957092794996</c:v>
                </c:pt>
                <c:pt idx="56">
                  <c:v>7.3007911278360496</c:v>
                </c:pt>
                <c:pt idx="57">
                  <c:v>7.2280359250738995</c:v>
                </c:pt>
                <c:pt idx="58">
                  <c:v>7.1525718380948007</c:v>
                </c:pt>
                <c:pt idx="59">
                  <c:v>7.0745538018145995</c:v>
                </c:pt>
                <c:pt idx="60">
                  <c:v>6.9941465887216498</c:v>
                </c:pt>
                <c:pt idx="61">
                  <c:v>6.9115310349815005</c:v>
                </c:pt>
                <c:pt idx="62">
                  <c:v>6.8269033539502999</c:v>
                </c:pt>
                <c:pt idx="63">
                  <c:v>6.7404713910637497</c:v>
                </c:pt>
                <c:pt idx="64">
                  <c:v>6.6524564397350003</c:v>
                </c:pt>
                <c:pt idx="65">
                  <c:v>6.5631043867274999</c:v>
                </c:pt>
                <c:pt idx="66">
                  <c:v>6.4726840868336</c:v>
                </c:pt>
                <c:pt idx="67">
                  <c:v>6.3814813883482007</c:v>
                </c:pt>
                <c:pt idx="68">
                  <c:v>6.2898051452908499</c:v>
                </c:pt>
                <c:pt idx="69">
                  <c:v>6.1979859012368994</c:v>
                </c:pt>
                <c:pt idx="70">
                  <c:v>6.1063983464374498</c:v>
                </c:pt>
                <c:pt idx="71">
                  <c:v>6.0154310964243001</c:v>
                </c:pt>
                <c:pt idx="72">
                  <c:v>5.9255191004544496</c:v>
                </c:pt>
                <c:pt idx="73">
                  <c:v>5.8371176259159494</c:v>
                </c:pt>
                <c:pt idx="74">
                  <c:v>5.7507372652586497</c:v>
                </c:pt>
                <c:pt idx="75">
                  <c:v>5.6669214233392502</c:v>
                </c:pt>
                <c:pt idx="76">
                  <c:v>5.5862687751194002</c:v>
                </c:pt>
                <c:pt idx="77">
                  <c:v>5.5094147816246499</c:v>
                </c:pt>
                <c:pt idx="78">
                  <c:v>5.43706806847735</c:v>
                </c:pt>
                <c:pt idx="79">
                  <c:v>5.3699788638405002</c:v>
                </c:pt>
                <c:pt idx="80">
                  <c:v>5.3074963903528003</c:v>
                </c:pt>
              </c:numCache>
            </c:numRef>
          </c:yVal>
          <c:smooth val="0"/>
        </c:ser>
        <c:ser>
          <c:idx val="8"/>
          <c:order val="7"/>
          <c:tx>
            <c:v>N=10</c:v>
          </c:tx>
          <c:marker>
            <c:symbol val="none"/>
          </c:marker>
          <c:xVal>
            <c:numRef>
              <c:f>'Flux_X_inf (adi)'!$A$2:$A$82</c:f>
              <c:numCache>
                <c:formatCode>0.000000</c:formatCode>
                <c:ptCount val="81"/>
                <c:pt idx="0">
                  <c:v>3.9968028886505604E-15</c:v>
                </c:pt>
                <c:pt idx="1">
                  <c:v>1.2500000000003999E-2</c:v>
                </c:pt>
                <c:pt idx="2">
                  <c:v>2.5000000000002999E-2</c:v>
                </c:pt>
                <c:pt idx="3">
                  <c:v>3.7500000000003003E-2</c:v>
                </c:pt>
                <c:pt idx="4">
                  <c:v>5.0000000000003E-2</c:v>
                </c:pt>
                <c:pt idx="5">
                  <c:v>6.2500000000002998E-2</c:v>
                </c:pt>
                <c:pt idx="6">
                  <c:v>7.5000000000002995E-2</c:v>
                </c:pt>
                <c:pt idx="7">
                  <c:v>8.7500000000003006E-2</c:v>
                </c:pt>
                <c:pt idx="8">
                  <c:v>0.100000000000003</c:v>
                </c:pt>
                <c:pt idx="9">
                  <c:v>0.112500000000003</c:v>
                </c:pt>
                <c:pt idx="10">
                  <c:v>0.125000000000003</c:v>
                </c:pt>
                <c:pt idx="11">
                  <c:v>0.13750000000000301</c:v>
                </c:pt>
                <c:pt idx="12">
                  <c:v>0.15000000000000299</c:v>
                </c:pt>
                <c:pt idx="13">
                  <c:v>0.162500000000003</c:v>
                </c:pt>
                <c:pt idx="14">
                  <c:v>0.17500000000000299</c:v>
                </c:pt>
                <c:pt idx="15">
                  <c:v>0.187500000000003</c:v>
                </c:pt>
                <c:pt idx="16">
                  <c:v>0.20000000000000301</c:v>
                </c:pt>
                <c:pt idx="17">
                  <c:v>0.21250000000000299</c:v>
                </c:pt>
                <c:pt idx="18">
                  <c:v>0.225000000000003</c:v>
                </c:pt>
                <c:pt idx="19">
                  <c:v>0.23750000000000299</c:v>
                </c:pt>
                <c:pt idx="20">
                  <c:v>0.250000000000003</c:v>
                </c:pt>
                <c:pt idx="21">
                  <c:v>0.26250000000000301</c:v>
                </c:pt>
                <c:pt idx="22">
                  <c:v>0.27500000000000302</c:v>
                </c:pt>
                <c:pt idx="23">
                  <c:v>0.28750000000000298</c:v>
                </c:pt>
                <c:pt idx="24">
                  <c:v>0.30000000000000199</c:v>
                </c:pt>
                <c:pt idx="25">
                  <c:v>0.312500000000002</c:v>
                </c:pt>
                <c:pt idx="26">
                  <c:v>0.32500000000000201</c:v>
                </c:pt>
                <c:pt idx="27">
                  <c:v>0.33750000000000202</c:v>
                </c:pt>
                <c:pt idx="28">
                  <c:v>0.35000000000000198</c:v>
                </c:pt>
                <c:pt idx="29">
                  <c:v>0.36250000000000199</c:v>
                </c:pt>
                <c:pt idx="30">
                  <c:v>0.375000000000002</c:v>
                </c:pt>
                <c:pt idx="31">
                  <c:v>0.38750000000000201</c:v>
                </c:pt>
                <c:pt idx="32">
                  <c:v>0.40000000000000202</c:v>
                </c:pt>
                <c:pt idx="33">
                  <c:v>0.41250000000000198</c:v>
                </c:pt>
                <c:pt idx="34">
                  <c:v>0.42500000000000199</c:v>
                </c:pt>
                <c:pt idx="35">
                  <c:v>0.437500000000002</c:v>
                </c:pt>
                <c:pt idx="36">
                  <c:v>0.45000000000000201</c:v>
                </c:pt>
                <c:pt idx="37">
                  <c:v>0.46250000000000202</c:v>
                </c:pt>
                <c:pt idx="38">
                  <c:v>0.47500000000000198</c:v>
                </c:pt>
                <c:pt idx="39">
                  <c:v>0.48750000000000199</c:v>
                </c:pt>
                <c:pt idx="40">
                  <c:v>0.500000000000002</c:v>
                </c:pt>
                <c:pt idx="41">
                  <c:v>0.51250000000000195</c:v>
                </c:pt>
                <c:pt idx="42">
                  <c:v>0.52500000000000202</c:v>
                </c:pt>
                <c:pt idx="43">
                  <c:v>0.53750000000000198</c:v>
                </c:pt>
                <c:pt idx="44">
                  <c:v>0.55000000000000204</c:v>
                </c:pt>
                <c:pt idx="45">
                  <c:v>0.562500000000002</c:v>
                </c:pt>
                <c:pt idx="46">
                  <c:v>0.57500000000000195</c:v>
                </c:pt>
                <c:pt idx="47">
                  <c:v>0.58750000000000102</c:v>
                </c:pt>
                <c:pt idx="48">
                  <c:v>0.60000000000000098</c:v>
                </c:pt>
                <c:pt idx="49">
                  <c:v>0.61250000000000104</c:v>
                </c:pt>
                <c:pt idx="50">
                  <c:v>0.625000000000001</c:v>
                </c:pt>
                <c:pt idx="51">
                  <c:v>0.63750000000000095</c:v>
                </c:pt>
                <c:pt idx="52">
                  <c:v>0.65000000000000102</c:v>
                </c:pt>
                <c:pt idx="53">
                  <c:v>0.66250000000000098</c:v>
                </c:pt>
                <c:pt idx="54">
                  <c:v>0.67500000000000104</c:v>
                </c:pt>
                <c:pt idx="55">
                  <c:v>0.687500000000001</c:v>
                </c:pt>
                <c:pt idx="56">
                  <c:v>0.70000000000000095</c:v>
                </c:pt>
                <c:pt idx="57">
                  <c:v>0.71250000000000102</c:v>
                </c:pt>
                <c:pt idx="58">
                  <c:v>0.72500000000000098</c:v>
                </c:pt>
                <c:pt idx="59">
                  <c:v>0.73750000000000104</c:v>
                </c:pt>
                <c:pt idx="60">
                  <c:v>0.750000000000001</c:v>
                </c:pt>
                <c:pt idx="61">
                  <c:v>0.76250000000000095</c:v>
                </c:pt>
                <c:pt idx="62">
                  <c:v>0.77500000000000102</c:v>
                </c:pt>
                <c:pt idx="63">
                  <c:v>0.78750000000000098</c:v>
                </c:pt>
                <c:pt idx="64">
                  <c:v>0.80000000000000104</c:v>
                </c:pt>
                <c:pt idx="65">
                  <c:v>0.812500000000001</c:v>
                </c:pt>
                <c:pt idx="66">
                  <c:v>0.82500000000000095</c:v>
                </c:pt>
                <c:pt idx="67">
                  <c:v>0.83750000000000102</c:v>
                </c:pt>
                <c:pt idx="68">
                  <c:v>0.85000000000000098</c:v>
                </c:pt>
                <c:pt idx="69">
                  <c:v>0.86250000000000004</c:v>
                </c:pt>
                <c:pt idx="70">
                  <c:v>0.875</c:v>
                </c:pt>
                <c:pt idx="71">
                  <c:v>0.88749999999999996</c:v>
                </c:pt>
                <c:pt idx="72">
                  <c:v>0.9</c:v>
                </c:pt>
                <c:pt idx="73">
                  <c:v>0.91249999999999998</c:v>
                </c:pt>
                <c:pt idx="74">
                  <c:v>0.92500000000000004</c:v>
                </c:pt>
                <c:pt idx="75">
                  <c:v>0.9375</c:v>
                </c:pt>
                <c:pt idx="76">
                  <c:v>0.95</c:v>
                </c:pt>
                <c:pt idx="77">
                  <c:v>0.96250000000000002</c:v>
                </c:pt>
                <c:pt idx="78">
                  <c:v>0.97499999999999998</c:v>
                </c:pt>
                <c:pt idx="79">
                  <c:v>0.98750000000000004</c:v>
                </c:pt>
                <c:pt idx="80">
                  <c:v>1</c:v>
                </c:pt>
              </c:numCache>
            </c:numRef>
          </c:xVal>
          <c:yVal>
            <c:numRef>
              <c:f>'Flux_X_inf (adi)'!$I$2:$I$82</c:f>
              <c:numCache>
                <c:formatCode>0.00E+00</c:formatCode>
                <c:ptCount val="81"/>
                <c:pt idx="0">
                  <c:v>0</c:v>
                </c:pt>
                <c:pt idx="1">
                  <c:v>0.87102416177127506</c:v>
                </c:pt>
                <c:pt idx="2">
                  <c:v>1.633218680942085</c:v>
                </c:pt>
                <c:pt idx="3">
                  <c:v>2.3035835032456449</c:v>
                </c:pt>
                <c:pt idx="4">
                  <c:v>2.8949981749899201</c:v>
                </c:pt>
                <c:pt idx="5">
                  <c:v>3.418034173388615</c:v>
                </c:pt>
                <c:pt idx="6">
                  <c:v>3.8817003613267245</c:v>
                </c:pt>
                <c:pt idx="7">
                  <c:v>4.2937666709918201</c:v>
                </c:pt>
                <c:pt idx="8">
                  <c:v>4.6609535185686148</c:v>
                </c:pt>
                <c:pt idx="9">
                  <c:v>4.9890698176953601</c:v>
                </c:pt>
                <c:pt idx="10">
                  <c:v>5.2831306777129496</c:v>
                </c:pt>
                <c:pt idx="11">
                  <c:v>5.5474559153376495</c:v>
                </c:pt>
                <c:pt idx="12">
                  <c:v>5.7857604067676496</c:v>
                </c:pt>
                <c:pt idx="13">
                  <c:v>6.00123274677075</c:v>
                </c:pt>
                <c:pt idx="14">
                  <c:v>6.1966040822446997</c:v>
                </c:pt>
                <c:pt idx="15">
                  <c:v>6.3742116023635003</c:v>
                </c:pt>
                <c:pt idx="16">
                  <c:v>6.5360524959404502</c:v>
                </c:pt>
                <c:pt idx="17">
                  <c:v>6.6838281446416001</c:v>
                </c:pt>
                <c:pt idx="18">
                  <c:v>6.8189881475660004</c:v>
                </c:pt>
                <c:pt idx="19">
                  <c:v>6.9427678379630509</c:v>
                </c:pt>
                <c:pt idx="20">
                  <c:v>7.0562169518689997</c:v>
                </c:pt>
                <c:pt idx="21">
                  <c:v>7.1602275700661497</c:v>
                </c:pt>
                <c:pt idx="22">
                  <c:v>7.2555571574102</c:v>
                </c:pt>
                <c:pt idx="23">
                  <c:v>7.3428484603939497</c:v>
                </c:pt>
                <c:pt idx="24">
                  <c:v>7.4226482458918994</c:v>
                </c:pt>
                <c:pt idx="25">
                  <c:v>7.4954209676907499</c:v>
                </c:pt>
                <c:pt idx="26">
                  <c:v>7.5615613435965994</c:v>
                </c:pt>
                <c:pt idx="27">
                  <c:v>7.6214057512156996</c:v>
                </c:pt>
                <c:pt idx="28">
                  <c:v>7.6752410914747999</c:v>
                </c:pt>
                <c:pt idx="29">
                  <c:v>7.7233138466156008</c:v>
                </c:pt>
                <c:pt idx="30">
                  <c:v>7.7658358922350503</c:v>
                </c:pt>
                <c:pt idx="31">
                  <c:v>7.8029890415419008</c:v>
                </c:pt>
                <c:pt idx="32">
                  <c:v>7.8349327789971994</c:v>
                </c:pt>
                <c:pt idx="33">
                  <c:v>7.8618049817812503</c:v>
                </c:pt>
                <c:pt idx="34">
                  <c:v>7.8837277913101502</c:v>
                </c:pt>
                <c:pt idx="35">
                  <c:v>7.9008106443610995</c:v>
                </c:pt>
                <c:pt idx="36">
                  <c:v>7.9131517891903993</c:v>
                </c:pt>
                <c:pt idx="37">
                  <c:v>7.9208389671463495</c:v>
                </c:pt>
                <c:pt idx="38">
                  <c:v>7.9239544719918005</c:v>
                </c:pt>
                <c:pt idx="39">
                  <c:v>7.9225740038888999</c:v>
                </c:pt>
                <c:pt idx="40">
                  <c:v>7.91677201534395</c:v>
                </c:pt>
                <c:pt idx="41">
                  <c:v>7.9066178523291004</c:v>
                </c:pt>
                <c:pt idx="42">
                  <c:v>7.8921780398533503</c:v>
                </c:pt>
                <c:pt idx="43">
                  <c:v>7.8735191535231497</c:v>
                </c:pt>
                <c:pt idx="44">
                  <c:v>7.8507085559585503</c:v>
                </c:pt>
                <c:pt idx="45">
                  <c:v>7.8238145047219003</c:v>
                </c:pt>
                <c:pt idx="46">
                  <c:v>7.7929061934040504</c:v>
                </c:pt>
                <c:pt idx="47">
                  <c:v>7.7580529177746005</c:v>
                </c:pt>
                <c:pt idx="48">
                  <c:v>7.7193307801264996</c:v>
                </c:pt>
                <c:pt idx="49">
                  <c:v>7.6768148638656495</c:v>
                </c:pt>
                <c:pt idx="50">
                  <c:v>7.6305887313140506</c:v>
                </c:pt>
                <c:pt idx="51">
                  <c:v>7.5807381649098007</c:v>
                </c:pt>
                <c:pt idx="52">
                  <c:v>7.5273542375335492</c:v>
                </c:pt>
                <c:pt idx="53">
                  <c:v>7.4705344345477496</c:v>
                </c:pt>
                <c:pt idx="54">
                  <c:v>7.4103821006558501</c:v>
                </c:pt>
                <c:pt idx="55">
                  <c:v>7.3470127985176505</c:v>
                </c:pt>
                <c:pt idx="56">
                  <c:v>7.2805426719825999</c:v>
                </c:pt>
                <c:pt idx="57">
                  <c:v>7.21110335375415</c:v>
                </c:pt>
                <c:pt idx="58">
                  <c:v>7.1388353510760494</c:v>
                </c:pt>
                <c:pt idx="59">
                  <c:v>7.0638888350932003</c:v>
                </c:pt>
                <c:pt idx="60">
                  <c:v>6.9864268282888506</c:v>
                </c:pt>
                <c:pt idx="61">
                  <c:v>6.9066243099899491</c:v>
                </c:pt>
                <c:pt idx="62">
                  <c:v>6.8246713180018999</c:v>
                </c:pt>
                <c:pt idx="63">
                  <c:v>6.7407754252239993</c:v>
                </c:pt>
                <c:pt idx="64">
                  <c:v>6.6551611435811493</c:v>
                </c:pt>
                <c:pt idx="65">
                  <c:v>6.5680682661327499</c:v>
                </c:pt>
                <c:pt idx="66">
                  <c:v>6.4797572440101998</c:v>
                </c:pt>
                <c:pt idx="67">
                  <c:v>6.3905132748200497</c:v>
                </c:pt>
                <c:pt idx="68">
                  <c:v>6.3006447664194001</c:v>
                </c:pt>
                <c:pt idx="69">
                  <c:v>6.2104862884681502</c:v>
                </c:pt>
                <c:pt idx="70">
                  <c:v>6.1203944737674494</c:v>
                </c:pt>
                <c:pt idx="71">
                  <c:v>6.0307653075895997</c:v>
                </c:pt>
                <c:pt idx="72">
                  <c:v>5.9420211179962497</c:v>
                </c:pt>
                <c:pt idx="73">
                  <c:v>5.8546273116383505</c:v>
                </c:pt>
                <c:pt idx="74">
                  <c:v>5.7690801016816007</c:v>
                </c:pt>
                <c:pt idx="75">
                  <c:v>5.6859243773922001</c:v>
                </c:pt>
                <c:pt idx="76">
                  <c:v>5.6057472709228495</c:v>
                </c:pt>
                <c:pt idx="77">
                  <c:v>5.5291923961378497</c:v>
                </c:pt>
                <c:pt idx="78">
                  <c:v>5.4569496718089505</c:v>
                </c:pt>
                <c:pt idx="79">
                  <c:v>5.3897783319249495</c:v>
                </c:pt>
                <c:pt idx="80">
                  <c:v>5.3270548858278506</c:v>
                </c:pt>
              </c:numCache>
            </c:numRef>
          </c:yVal>
          <c:smooth val="0"/>
        </c:ser>
        <c:ser>
          <c:idx val="9"/>
          <c:order val="8"/>
          <c:tx>
            <c:v>N=11</c:v>
          </c:tx>
          <c:marker>
            <c:symbol val="none"/>
          </c:marker>
          <c:xVal>
            <c:numRef>
              <c:f>'Flux_X_inf (adi)'!$A$2:$A$82</c:f>
              <c:numCache>
                <c:formatCode>0.000000</c:formatCode>
                <c:ptCount val="81"/>
                <c:pt idx="0">
                  <c:v>3.9968028886505604E-15</c:v>
                </c:pt>
                <c:pt idx="1">
                  <c:v>1.2500000000003999E-2</c:v>
                </c:pt>
                <c:pt idx="2">
                  <c:v>2.5000000000002999E-2</c:v>
                </c:pt>
                <c:pt idx="3">
                  <c:v>3.7500000000003003E-2</c:v>
                </c:pt>
                <c:pt idx="4">
                  <c:v>5.0000000000003E-2</c:v>
                </c:pt>
                <c:pt idx="5">
                  <c:v>6.2500000000002998E-2</c:v>
                </c:pt>
                <c:pt idx="6">
                  <c:v>7.5000000000002995E-2</c:v>
                </c:pt>
                <c:pt idx="7">
                  <c:v>8.7500000000003006E-2</c:v>
                </c:pt>
                <c:pt idx="8">
                  <c:v>0.100000000000003</c:v>
                </c:pt>
                <c:pt idx="9">
                  <c:v>0.112500000000003</c:v>
                </c:pt>
                <c:pt idx="10">
                  <c:v>0.125000000000003</c:v>
                </c:pt>
                <c:pt idx="11">
                  <c:v>0.13750000000000301</c:v>
                </c:pt>
                <c:pt idx="12">
                  <c:v>0.15000000000000299</c:v>
                </c:pt>
                <c:pt idx="13">
                  <c:v>0.162500000000003</c:v>
                </c:pt>
                <c:pt idx="14">
                  <c:v>0.17500000000000299</c:v>
                </c:pt>
                <c:pt idx="15">
                  <c:v>0.187500000000003</c:v>
                </c:pt>
                <c:pt idx="16">
                  <c:v>0.20000000000000301</c:v>
                </c:pt>
                <c:pt idx="17">
                  <c:v>0.21250000000000299</c:v>
                </c:pt>
                <c:pt idx="18">
                  <c:v>0.225000000000003</c:v>
                </c:pt>
                <c:pt idx="19">
                  <c:v>0.23750000000000299</c:v>
                </c:pt>
                <c:pt idx="20">
                  <c:v>0.250000000000003</c:v>
                </c:pt>
                <c:pt idx="21">
                  <c:v>0.26250000000000301</c:v>
                </c:pt>
                <c:pt idx="22">
                  <c:v>0.27500000000000302</c:v>
                </c:pt>
                <c:pt idx="23">
                  <c:v>0.28750000000000298</c:v>
                </c:pt>
                <c:pt idx="24">
                  <c:v>0.30000000000000199</c:v>
                </c:pt>
                <c:pt idx="25">
                  <c:v>0.312500000000002</c:v>
                </c:pt>
                <c:pt idx="26">
                  <c:v>0.32500000000000201</c:v>
                </c:pt>
                <c:pt idx="27">
                  <c:v>0.33750000000000202</c:v>
                </c:pt>
                <c:pt idx="28">
                  <c:v>0.35000000000000198</c:v>
                </c:pt>
                <c:pt idx="29">
                  <c:v>0.36250000000000199</c:v>
                </c:pt>
                <c:pt idx="30">
                  <c:v>0.375000000000002</c:v>
                </c:pt>
                <c:pt idx="31">
                  <c:v>0.38750000000000201</c:v>
                </c:pt>
                <c:pt idx="32">
                  <c:v>0.40000000000000202</c:v>
                </c:pt>
                <c:pt idx="33">
                  <c:v>0.41250000000000198</c:v>
                </c:pt>
                <c:pt idx="34">
                  <c:v>0.42500000000000199</c:v>
                </c:pt>
                <c:pt idx="35">
                  <c:v>0.437500000000002</c:v>
                </c:pt>
                <c:pt idx="36">
                  <c:v>0.45000000000000201</c:v>
                </c:pt>
                <c:pt idx="37">
                  <c:v>0.46250000000000202</c:v>
                </c:pt>
                <c:pt idx="38">
                  <c:v>0.47500000000000198</c:v>
                </c:pt>
                <c:pt idx="39">
                  <c:v>0.48750000000000199</c:v>
                </c:pt>
                <c:pt idx="40">
                  <c:v>0.500000000000002</c:v>
                </c:pt>
                <c:pt idx="41">
                  <c:v>0.51250000000000195</c:v>
                </c:pt>
                <c:pt idx="42">
                  <c:v>0.52500000000000202</c:v>
                </c:pt>
                <c:pt idx="43">
                  <c:v>0.53750000000000198</c:v>
                </c:pt>
                <c:pt idx="44">
                  <c:v>0.55000000000000204</c:v>
                </c:pt>
                <c:pt idx="45">
                  <c:v>0.562500000000002</c:v>
                </c:pt>
                <c:pt idx="46">
                  <c:v>0.57500000000000195</c:v>
                </c:pt>
                <c:pt idx="47">
                  <c:v>0.58750000000000102</c:v>
                </c:pt>
                <c:pt idx="48">
                  <c:v>0.60000000000000098</c:v>
                </c:pt>
                <c:pt idx="49">
                  <c:v>0.61250000000000104</c:v>
                </c:pt>
                <c:pt idx="50">
                  <c:v>0.625000000000001</c:v>
                </c:pt>
                <c:pt idx="51">
                  <c:v>0.63750000000000095</c:v>
                </c:pt>
                <c:pt idx="52">
                  <c:v>0.65000000000000102</c:v>
                </c:pt>
                <c:pt idx="53">
                  <c:v>0.66250000000000098</c:v>
                </c:pt>
                <c:pt idx="54">
                  <c:v>0.67500000000000104</c:v>
                </c:pt>
                <c:pt idx="55">
                  <c:v>0.687500000000001</c:v>
                </c:pt>
                <c:pt idx="56">
                  <c:v>0.70000000000000095</c:v>
                </c:pt>
                <c:pt idx="57">
                  <c:v>0.71250000000000102</c:v>
                </c:pt>
                <c:pt idx="58">
                  <c:v>0.72500000000000098</c:v>
                </c:pt>
                <c:pt idx="59">
                  <c:v>0.73750000000000104</c:v>
                </c:pt>
                <c:pt idx="60">
                  <c:v>0.750000000000001</c:v>
                </c:pt>
                <c:pt idx="61">
                  <c:v>0.76250000000000095</c:v>
                </c:pt>
                <c:pt idx="62">
                  <c:v>0.77500000000000102</c:v>
                </c:pt>
                <c:pt idx="63">
                  <c:v>0.78750000000000098</c:v>
                </c:pt>
                <c:pt idx="64">
                  <c:v>0.80000000000000104</c:v>
                </c:pt>
                <c:pt idx="65">
                  <c:v>0.812500000000001</c:v>
                </c:pt>
                <c:pt idx="66">
                  <c:v>0.82500000000000095</c:v>
                </c:pt>
                <c:pt idx="67">
                  <c:v>0.83750000000000102</c:v>
                </c:pt>
                <c:pt idx="68">
                  <c:v>0.85000000000000098</c:v>
                </c:pt>
                <c:pt idx="69">
                  <c:v>0.86250000000000004</c:v>
                </c:pt>
                <c:pt idx="70">
                  <c:v>0.875</c:v>
                </c:pt>
                <c:pt idx="71">
                  <c:v>0.88749999999999996</c:v>
                </c:pt>
                <c:pt idx="72">
                  <c:v>0.9</c:v>
                </c:pt>
                <c:pt idx="73">
                  <c:v>0.91249999999999998</c:v>
                </c:pt>
                <c:pt idx="74">
                  <c:v>0.92500000000000004</c:v>
                </c:pt>
                <c:pt idx="75">
                  <c:v>0.9375</c:v>
                </c:pt>
                <c:pt idx="76">
                  <c:v>0.95</c:v>
                </c:pt>
                <c:pt idx="77">
                  <c:v>0.96250000000000002</c:v>
                </c:pt>
                <c:pt idx="78">
                  <c:v>0.97499999999999998</c:v>
                </c:pt>
                <c:pt idx="79">
                  <c:v>0.98750000000000004</c:v>
                </c:pt>
                <c:pt idx="80">
                  <c:v>1</c:v>
                </c:pt>
              </c:numCache>
            </c:numRef>
          </c:xVal>
          <c:yVal>
            <c:numRef>
              <c:f>'Flux_X_inf (adi)'!$J$2:$J$82</c:f>
              <c:numCache>
                <c:formatCode>0.00E+00</c:formatCode>
                <c:ptCount val="81"/>
                <c:pt idx="0">
                  <c:v>0</c:v>
                </c:pt>
                <c:pt idx="1">
                  <c:v>1.01128330007427</c:v>
                </c:pt>
                <c:pt idx="2">
                  <c:v>1.8558743052980748</c:v>
                </c:pt>
                <c:pt idx="3">
                  <c:v>2.5643598119782949</c:v>
                </c:pt>
                <c:pt idx="4">
                  <c:v>3.1628232899944502</c:v>
                </c:pt>
                <c:pt idx="5">
                  <c:v>3.6723500953671953</c:v>
                </c:pt>
                <c:pt idx="6">
                  <c:v>4.1098038504274248</c:v>
                </c:pt>
                <c:pt idx="7">
                  <c:v>4.4886507396585253</c:v>
                </c:pt>
                <c:pt idx="8">
                  <c:v>4.8196410709757851</c:v>
                </c:pt>
                <c:pt idx="9">
                  <c:v>5.1113570185993504</c:v>
                </c:pt>
                <c:pt idx="10">
                  <c:v>5.3706449390086002</c:v>
                </c:pt>
                <c:pt idx="11">
                  <c:v>5.6029670834815999</c:v>
                </c:pt>
                <c:pt idx="12">
                  <c:v>5.8126767578320493</c:v>
                </c:pt>
                <c:pt idx="13">
                  <c:v>6.0032436237033</c:v>
                </c:pt>
                <c:pt idx="14">
                  <c:v>6.17743259427745</c:v>
                </c:pt>
                <c:pt idx="15">
                  <c:v>6.3374456862935507</c:v>
                </c:pt>
                <c:pt idx="16">
                  <c:v>6.4850386515115002</c:v>
                </c:pt>
                <c:pt idx="17">
                  <c:v>6.6216148124119503</c:v>
                </c:pt>
                <c:pt idx="18">
                  <c:v>6.7482943394453994</c:v>
                </c:pt>
                <c:pt idx="19">
                  <c:v>6.8659745783144501</c:v>
                </c:pt>
                <c:pt idx="20">
                  <c:v>6.9753782069874504</c:v>
                </c:pt>
                <c:pt idx="21">
                  <c:v>7.0770882941048496</c:v>
                </c:pt>
                <c:pt idx="22">
                  <c:v>7.1715792514586996</c:v>
                </c:pt>
                <c:pt idx="23">
                  <c:v>7.2592385898942</c:v>
                </c:pt>
                <c:pt idx="24">
                  <c:v>7.34038528620375</c:v>
                </c:pt>
                <c:pt idx="25">
                  <c:v>7.4152852441338997</c:v>
                </c:pt>
                <c:pt idx="26">
                  <c:v>7.4841618330917496</c:v>
                </c:pt>
                <c:pt idx="27">
                  <c:v>7.5472049890032498</c:v>
                </c:pt>
                <c:pt idx="28">
                  <c:v>7.6045782098963999</c:v>
                </c:pt>
                <c:pt idx="29">
                  <c:v>7.6564229352975506</c:v>
                </c:pt>
                <c:pt idx="30">
                  <c:v>7.7028655368802506</c:v>
                </c:pt>
                <c:pt idx="31">
                  <c:v>7.7440179424476003</c:v>
                </c:pt>
                <c:pt idx="32">
                  <c:v>7.7799819036390998</c:v>
                </c:pt>
                <c:pt idx="33">
                  <c:v>7.8108510788282999</c:v>
                </c:pt>
                <c:pt idx="34">
                  <c:v>7.8367116571444502</c:v>
                </c:pt>
                <c:pt idx="35">
                  <c:v>7.8576440651162001</c:v>
                </c:pt>
                <c:pt idx="36">
                  <c:v>7.8737258406636501</c:v>
                </c:pt>
                <c:pt idx="37">
                  <c:v>7.8850306405523991</c:v>
                </c:pt>
                <c:pt idx="38">
                  <c:v>7.8916298491433494</c:v>
                </c:pt>
                <c:pt idx="39">
                  <c:v>7.8935920327128501</c:v>
                </c:pt>
                <c:pt idx="40">
                  <c:v>7.8909846619983997</c:v>
                </c:pt>
                <c:pt idx="41">
                  <c:v>7.8838762186353506</c:v>
                </c:pt>
                <c:pt idx="42">
                  <c:v>7.8723347519596505</c:v>
                </c:pt>
                <c:pt idx="43">
                  <c:v>7.8564278739511</c:v>
                </c:pt>
                <c:pt idx="44">
                  <c:v>7.8362239218408005</c:v>
                </c:pt>
                <c:pt idx="45">
                  <c:v>7.8117930301878502</c:v>
                </c:pt>
                <c:pt idx="46">
                  <c:v>7.78320846534365</c:v>
                </c:pt>
                <c:pt idx="47">
                  <c:v>7.7505447681118991</c:v>
                </c:pt>
                <c:pt idx="48">
                  <c:v>7.7138797552757499</c:v>
                </c:pt>
                <c:pt idx="49">
                  <c:v>7.6732949165182998</c:v>
                </c:pt>
                <c:pt idx="50">
                  <c:v>7.62887493273535</c:v>
                </c:pt>
                <c:pt idx="51">
                  <c:v>7.5807105997060003</c:v>
                </c:pt>
                <c:pt idx="52">
                  <c:v>7.5288976940796006</c:v>
                </c:pt>
                <c:pt idx="53">
                  <c:v>7.4735379710711998</c:v>
                </c:pt>
                <c:pt idx="54">
                  <c:v>7.4147386621731997</c:v>
                </c:pt>
                <c:pt idx="55">
                  <c:v>7.3526155512618505</c:v>
                </c:pt>
                <c:pt idx="56">
                  <c:v>7.2872935223838002</c:v>
                </c:pt>
                <c:pt idx="57">
                  <c:v>7.2189038786647499</c:v>
                </c:pt>
                <c:pt idx="58">
                  <c:v>7.1475895438307502</c:v>
                </c:pt>
                <c:pt idx="59">
                  <c:v>7.0735046269841009</c:v>
                </c:pt>
                <c:pt idx="60">
                  <c:v>6.9968151057087002</c:v>
                </c:pt>
                <c:pt idx="61">
                  <c:v>6.91770009390825</c:v>
                </c:pt>
                <c:pt idx="62">
                  <c:v>6.8363518837366</c:v>
                </c:pt>
                <c:pt idx="63">
                  <c:v>6.7529780467828004</c:v>
                </c:pt>
                <c:pt idx="64">
                  <c:v>6.6678046135015503</c:v>
                </c:pt>
                <c:pt idx="65">
                  <c:v>6.581076835278</c:v>
                </c:pt>
                <c:pt idx="66">
                  <c:v>6.4930583354918996</c:v>
                </c:pt>
                <c:pt idx="67">
                  <c:v>6.4040337786302501</c:v>
                </c:pt>
                <c:pt idx="68">
                  <c:v>6.314312562355</c:v>
                </c:pt>
                <c:pt idx="69">
                  <c:v>6.2242312476609003</c:v>
                </c:pt>
                <c:pt idx="70">
                  <c:v>6.1341540404866501</c:v>
                </c:pt>
                <c:pt idx="71">
                  <c:v>6.0444733809196496</c:v>
                </c:pt>
                <c:pt idx="72">
                  <c:v>5.9556167611254001</c:v>
                </c:pt>
                <c:pt idx="73">
                  <c:v>5.8680468118276004</c:v>
                </c:pt>
                <c:pt idx="74">
                  <c:v>5.78226753614865</c:v>
                </c:pt>
                <c:pt idx="75">
                  <c:v>5.6988232548705495</c:v>
                </c:pt>
                <c:pt idx="76">
                  <c:v>5.6183055305286498</c:v>
                </c:pt>
                <c:pt idx="77">
                  <c:v>5.5413559270654504</c:v>
                </c:pt>
                <c:pt idx="78">
                  <c:v>5.4686725826101998</c:v>
                </c:pt>
                <c:pt idx="79">
                  <c:v>5.4010112458570001</c:v>
                </c:pt>
                <c:pt idx="80">
                  <c:v>5.3378828896392498</c:v>
                </c:pt>
              </c:numCache>
            </c:numRef>
          </c:yVal>
          <c:smooth val="0"/>
        </c:ser>
        <c:ser>
          <c:idx val="10"/>
          <c:order val="9"/>
          <c:tx>
            <c:v>N=12</c:v>
          </c:tx>
          <c:marker>
            <c:symbol val="none"/>
          </c:marker>
          <c:xVal>
            <c:numRef>
              <c:f>'Flux_X_inf (adi)'!$A$2:$A$82</c:f>
              <c:numCache>
                <c:formatCode>0.000000</c:formatCode>
                <c:ptCount val="81"/>
                <c:pt idx="0">
                  <c:v>3.9968028886505604E-15</c:v>
                </c:pt>
                <c:pt idx="1">
                  <c:v>1.2500000000003999E-2</c:v>
                </c:pt>
                <c:pt idx="2">
                  <c:v>2.5000000000002999E-2</c:v>
                </c:pt>
                <c:pt idx="3">
                  <c:v>3.7500000000003003E-2</c:v>
                </c:pt>
                <c:pt idx="4">
                  <c:v>5.0000000000003E-2</c:v>
                </c:pt>
                <c:pt idx="5">
                  <c:v>6.2500000000002998E-2</c:v>
                </c:pt>
                <c:pt idx="6">
                  <c:v>7.5000000000002995E-2</c:v>
                </c:pt>
                <c:pt idx="7">
                  <c:v>8.7500000000003006E-2</c:v>
                </c:pt>
                <c:pt idx="8">
                  <c:v>0.100000000000003</c:v>
                </c:pt>
                <c:pt idx="9">
                  <c:v>0.112500000000003</c:v>
                </c:pt>
                <c:pt idx="10">
                  <c:v>0.125000000000003</c:v>
                </c:pt>
                <c:pt idx="11">
                  <c:v>0.13750000000000301</c:v>
                </c:pt>
                <c:pt idx="12">
                  <c:v>0.15000000000000299</c:v>
                </c:pt>
                <c:pt idx="13">
                  <c:v>0.162500000000003</c:v>
                </c:pt>
                <c:pt idx="14">
                  <c:v>0.17500000000000299</c:v>
                </c:pt>
                <c:pt idx="15">
                  <c:v>0.187500000000003</c:v>
                </c:pt>
                <c:pt idx="16">
                  <c:v>0.20000000000000301</c:v>
                </c:pt>
                <c:pt idx="17">
                  <c:v>0.21250000000000299</c:v>
                </c:pt>
                <c:pt idx="18">
                  <c:v>0.225000000000003</c:v>
                </c:pt>
                <c:pt idx="19">
                  <c:v>0.23750000000000299</c:v>
                </c:pt>
                <c:pt idx="20">
                  <c:v>0.250000000000003</c:v>
                </c:pt>
                <c:pt idx="21">
                  <c:v>0.26250000000000301</c:v>
                </c:pt>
                <c:pt idx="22">
                  <c:v>0.27500000000000302</c:v>
                </c:pt>
                <c:pt idx="23">
                  <c:v>0.28750000000000298</c:v>
                </c:pt>
                <c:pt idx="24">
                  <c:v>0.30000000000000199</c:v>
                </c:pt>
                <c:pt idx="25">
                  <c:v>0.312500000000002</c:v>
                </c:pt>
                <c:pt idx="26">
                  <c:v>0.32500000000000201</c:v>
                </c:pt>
                <c:pt idx="27">
                  <c:v>0.33750000000000202</c:v>
                </c:pt>
                <c:pt idx="28">
                  <c:v>0.35000000000000198</c:v>
                </c:pt>
                <c:pt idx="29">
                  <c:v>0.36250000000000199</c:v>
                </c:pt>
                <c:pt idx="30">
                  <c:v>0.375000000000002</c:v>
                </c:pt>
                <c:pt idx="31">
                  <c:v>0.38750000000000201</c:v>
                </c:pt>
                <c:pt idx="32">
                  <c:v>0.40000000000000202</c:v>
                </c:pt>
                <c:pt idx="33">
                  <c:v>0.41250000000000198</c:v>
                </c:pt>
                <c:pt idx="34">
                  <c:v>0.42500000000000199</c:v>
                </c:pt>
                <c:pt idx="35">
                  <c:v>0.437500000000002</c:v>
                </c:pt>
                <c:pt idx="36">
                  <c:v>0.45000000000000201</c:v>
                </c:pt>
                <c:pt idx="37">
                  <c:v>0.46250000000000202</c:v>
                </c:pt>
                <c:pt idx="38">
                  <c:v>0.47500000000000198</c:v>
                </c:pt>
                <c:pt idx="39">
                  <c:v>0.48750000000000199</c:v>
                </c:pt>
                <c:pt idx="40">
                  <c:v>0.500000000000002</c:v>
                </c:pt>
                <c:pt idx="41">
                  <c:v>0.51250000000000195</c:v>
                </c:pt>
                <c:pt idx="42">
                  <c:v>0.52500000000000202</c:v>
                </c:pt>
                <c:pt idx="43">
                  <c:v>0.53750000000000198</c:v>
                </c:pt>
                <c:pt idx="44">
                  <c:v>0.55000000000000204</c:v>
                </c:pt>
                <c:pt idx="45">
                  <c:v>0.562500000000002</c:v>
                </c:pt>
                <c:pt idx="46">
                  <c:v>0.57500000000000195</c:v>
                </c:pt>
                <c:pt idx="47">
                  <c:v>0.58750000000000102</c:v>
                </c:pt>
                <c:pt idx="48">
                  <c:v>0.60000000000000098</c:v>
                </c:pt>
                <c:pt idx="49">
                  <c:v>0.61250000000000104</c:v>
                </c:pt>
                <c:pt idx="50">
                  <c:v>0.625000000000001</c:v>
                </c:pt>
                <c:pt idx="51">
                  <c:v>0.63750000000000095</c:v>
                </c:pt>
                <c:pt idx="52">
                  <c:v>0.65000000000000102</c:v>
                </c:pt>
                <c:pt idx="53">
                  <c:v>0.66250000000000098</c:v>
                </c:pt>
                <c:pt idx="54">
                  <c:v>0.67500000000000104</c:v>
                </c:pt>
                <c:pt idx="55">
                  <c:v>0.687500000000001</c:v>
                </c:pt>
                <c:pt idx="56">
                  <c:v>0.70000000000000095</c:v>
                </c:pt>
                <c:pt idx="57">
                  <c:v>0.71250000000000102</c:v>
                </c:pt>
                <c:pt idx="58">
                  <c:v>0.72500000000000098</c:v>
                </c:pt>
                <c:pt idx="59">
                  <c:v>0.73750000000000104</c:v>
                </c:pt>
                <c:pt idx="60">
                  <c:v>0.750000000000001</c:v>
                </c:pt>
                <c:pt idx="61">
                  <c:v>0.76250000000000095</c:v>
                </c:pt>
                <c:pt idx="62">
                  <c:v>0.77500000000000102</c:v>
                </c:pt>
                <c:pt idx="63">
                  <c:v>0.78750000000000098</c:v>
                </c:pt>
                <c:pt idx="64">
                  <c:v>0.80000000000000104</c:v>
                </c:pt>
                <c:pt idx="65">
                  <c:v>0.812500000000001</c:v>
                </c:pt>
                <c:pt idx="66">
                  <c:v>0.82500000000000095</c:v>
                </c:pt>
                <c:pt idx="67">
                  <c:v>0.83750000000000102</c:v>
                </c:pt>
                <c:pt idx="68">
                  <c:v>0.85000000000000098</c:v>
                </c:pt>
                <c:pt idx="69">
                  <c:v>0.86250000000000004</c:v>
                </c:pt>
                <c:pt idx="70">
                  <c:v>0.875</c:v>
                </c:pt>
                <c:pt idx="71">
                  <c:v>0.88749999999999996</c:v>
                </c:pt>
                <c:pt idx="72">
                  <c:v>0.9</c:v>
                </c:pt>
                <c:pt idx="73">
                  <c:v>0.91249999999999998</c:v>
                </c:pt>
                <c:pt idx="74">
                  <c:v>0.92500000000000004</c:v>
                </c:pt>
                <c:pt idx="75">
                  <c:v>0.9375</c:v>
                </c:pt>
                <c:pt idx="76">
                  <c:v>0.95</c:v>
                </c:pt>
                <c:pt idx="77">
                  <c:v>0.96250000000000002</c:v>
                </c:pt>
                <c:pt idx="78">
                  <c:v>0.97499999999999998</c:v>
                </c:pt>
                <c:pt idx="79">
                  <c:v>0.98750000000000004</c:v>
                </c:pt>
                <c:pt idx="80">
                  <c:v>1</c:v>
                </c:pt>
              </c:numCache>
            </c:numRef>
          </c:xVal>
          <c:yVal>
            <c:numRef>
              <c:f>'Flux_X_inf (adi)'!$K$2:$K$82</c:f>
              <c:numCache>
                <c:formatCode>0.00E+00</c:formatCode>
                <c:ptCount val="81"/>
                <c:pt idx="0">
                  <c:v>0</c:v>
                </c:pt>
                <c:pt idx="1">
                  <c:v>1.136653826833385</c:v>
                </c:pt>
                <c:pt idx="2">
                  <c:v>2.0338407572092048</c:v>
                </c:pt>
                <c:pt idx="3">
                  <c:v>2.751580158562235</c:v>
                </c:pt>
                <c:pt idx="4">
                  <c:v>3.3342104886737403</c:v>
                </c:pt>
                <c:pt idx="5">
                  <c:v>3.8149367052839849</c:v>
                </c:pt>
                <c:pt idx="6">
                  <c:v>4.2185199337282153</c:v>
                </c:pt>
                <c:pt idx="7">
                  <c:v>4.5633369170718501</c:v>
                </c:pt>
                <c:pt idx="8">
                  <c:v>4.8629785440081204</c:v>
                </c:pt>
                <c:pt idx="9">
                  <c:v>5.1274721456989001</c:v>
                </c:pt>
                <c:pt idx="10">
                  <c:v>5.3642063172303001</c:v>
                </c:pt>
                <c:pt idx="11">
                  <c:v>5.5786222956206499</c:v>
                </c:pt>
                <c:pt idx="12">
                  <c:v>5.7747315946749502</c:v>
                </c:pt>
                <c:pt idx="13">
                  <c:v>5.9554969593894498</c:v>
                </c:pt>
                <c:pt idx="14">
                  <c:v>6.1231150314064005</c:v>
                </c:pt>
                <c:pt idx="15">
                  <c:v>6.2792241719705499</c:v>
                </c:pt>
                <c:pt idx="16">
                  <c:v>6.4250550134278992</c:v>
                </c:pt>
                <c:pt idx="17">
                  <c:v>6.5615409717480002</c:v>
                </c:pt>
                <c:pt idx="18">
                  <c:v>6.689401423585851</c:v>
                </c:pt>
                <c:pt idx="19">
                  <c:v>6.8091977745888004</c:v>
                </c:pt>
                <c:pt idx="20">
                  <c:v>6.9213755800297507</c:v>
                </c:pt>
                <c:pt idx="21">
                  <c:v>7.0262965888269999</c:v>
                </c:pt>
                <c:pt idx="22">
                  <c:v>7.1242591988365005</c:v>
                </c:pt>
                <c:pt idx="23">
                  <c:v>7.2155158663244503</c:v>
                </c:pt>
                <c:pt idx="24">
                  <c:v>7.300283739911249</c:v>
                </c:pt>
                <c:pt idx="25">
                  <c:v>7.3787524549569001</c:v>
                </c:pt>
                <c:pt idx="26">
                  <c:v>7.4510909839583501</c:v>
                </c:pt>
                <c:pt idx="27">
                  <c:v>7.5174515239636506</c:v>
                </c:pt>
                <c:pt idx="28">
                  <c:v>7.5779729366679502</c:v>
                </c:pt>
                <c:pt idx="29">
                  <c:v>7.6327836440284997</c:v>
                </c:pt>
                <c:pt idx="30">
                  <c:v>7.6820013194087498</c:v>
                </c:pt>
                <c:pt idx="31">
                  <c:v>7.7257375683868004</c:v>
                </c:pt>
                <c:pt idx="32">
                  <c:v>7.76409613053535</c:v>
                </c:pt>
                <c:pt idx="33">
                  <c:v>7.7971754905842499</c:v>
                </c:pt>
                <c:pt idx="34">
                  <c:v>7.8250695712132501</c:v>
                </c:pt>
                <c:pt idx="35">
                  <c:v>7.8478680005329498</c:v>
                </c:pt>
                <c:pt idx="36">
                  <c:v>7.8656557075142004</c:v>
                </c:pt>
                <c:pt idx="37">
                  <c:v>7.878515899562851</c:v>
                </c:pt>
                <c:pt idx="38">
                  <c:v>7.8865285178774993</c:v>
                </c:pt>
                <c:pt idx="39">
                  <c:v>7.8897728234241997</c:v>
                </c:pt>
                <c:pt idx="40">
                  <c:v>7.8883252917825004</c:v>
                </c:pt>
                <c:pt idx="41">
                  <c:v>7.8822610224957002</c:v>
                </c:pt>
                <c:pt idx="42">
                  <c:v>7.8716555346624997</c:v>
                </c:pt>
                <c:pt idx="43">
                  <c:v>7.8565847209119495</c:v>
                </c:pt>
                <c:pt idx="44">
                  <c:v>7.8371247084895002</c:v>
                </c:pt>
                <c:pt idx="45">
                  <c:v>7.8133522090092002</c:v>
                </c:pt>
                <c:pt idx="46">
                  <c:v>7.7853448775699503</c:v>
                </c:pt>
                <c:pt idx="47">
                  <c:v>7.7531841098957006</c:v>
                </c:pt>
                <c:pt idx="48">
                  <c:v>7.7169522678773506</c:v>
                </c:pt>
                <c:pt idx="49">
                  <c:v>7.6767362701958008</c:v>
                </c:pt>
                <c:pt idx="50">
                  <c:v>7.632625915069001</c:v>
                </c:pt>
                <c:pt idx="51">
                  <c:v>7.5847151040123508</c:v>
                </c:pt>
                <c:pt idx="52">
                  <c:v>7.5331032143128498</c:v>
                </c:pt>
                <c:pt idx="53">
                  <c:v>7.477895303696199</c:v>
                </c:pt>
                <c:pt idx="54">
                  <c:v>7.4192038198424495</c:v>
                </c:pt>
                <c:pt idx="55">
                  <c:v>7.3571461070617499</c:v>
                </c:pt>
                <c:pt idx="56">
                  <c:v>7.2918494667808504</c:v>
                </c:pt>
                <c:pt idx="57">
                  <c:v>7.2234499314778002</c:v>
                </c:pt>
                <c:pt idx="58">
                  <c:v>7.1520922208090001</c:v>
                </c:pt>
                <c:pt idx="59">
                  <c:v>7.0779321838718499</c:v>
                </c:pt>
                <c:pt idx="60">
                  <c:v>7.0011374592530995</c:v>
                </c:pt>
                <c:pt idx="61">
                  <c:v>6.9218890318568498</c:v>
                </c:pt>
                <c:pt idx="62">
                  <c:v>6.8403824790851004</c:v>
                </c:pt>
                <c:pt idx="63">
                  <c:v>6.7568281385174505</c:v>
                </c:pt>
                <c:pt idx="64">
                  <c:v>6.6714522099864002</c:v>
                </c:pt>
                <c:pt idx="65">
                  <c:v>6.5845000445641499</c:v>
                </c:pt>
                <c:pt idx="66">
                  <c:v>6.4962380957874499</c:v>
                </c:pt>
                <c:pt idx="67">
                  <c:v>6.4069539512206504</c:v>
                </c:pt>
                <c:pt idx="68">
                  <c:v>6.3169581306904998</c:v>
                </c:pt>
                <c:pt idx="69">
                  <c:v>6.2265862841073005</c:v>
                </c:pt>
                <c:pt idx="70">
                  <c:v>6.1362042029085</c:v>
                </c:pt>
                <c:pt idx="71">
                  <c:v>6.0462071523201502</c:v>
                </c:pt>
                <c:pt idx="72">
                  <c:v>5.9570237146990497</c:v>
                </c:pt>
                <c:pt idx="73">
                  <c:v>5.86911741445895</c:v>
                </c:pt>
                <c:pt idx="74">
                  <c:v>5.7829918575786996</c:v>
                </c:pt>
                <c:pt idx="75">
                  <c:v>5.6991934692587503</c:v>
                </c:pt>
                <c:pt idx="76">
                  <c:v>5.6183153100671497</c:v>
                </c:pt>
                <c:pt idx="77">
                  <c:v>5.5409998497509001</c:v>
                </c:pt>
                <c:pt idx="78">
                  <c:v>5.4679457776288505</c:v>
                </c:pt>
                <c:pt idx="79">
                  <c:v>5.3999109561955994</c:v>
                </c:pt>
                <c:pt idx="80">
                  <c:v>5.3364780035799999</c:v>
                </c:pt>
              </c:numCache>
            </c:numRef>
          </c:yVal>
          <c:smooth val="0"/>
        </c:ser>
        <c:ser>
          <c:idx val="7"/>
          <c:order val="10"/>
          <c:tx>
            <c:v>Reference</c:v>
          </c:tx>
          <c:spPr>
            <a:ln w="25400">
              <a:solidFill>
                <a:schemeClr val="tx1"/>
              </a:solidFill>
              <a:prstDash val="lgDash"/>
            </a:ln>
          </c:spPr>
          <c:marker>
            <c:symbol val="none"/>
          </c:marker>
          <c:xVal>
            <c:numRef>
              <c:f>'Flux_X_inf (adi)'!$A$2:$A$82</c:f>
              <c:numCache>
                <c:formatCode>0.000000</c:formatCode>
                <c:ptCount val="81"/>
                <c:pt idx="0">
                  <c:v>3.9968028886505604E-15</c:v>
                </c:pt>
                <c:pt idx="1">
                  <c:v>1.2500000000003999E-2</c:v>
                </c:pt>
                <c:pt idx="2">
                  <c:v>2.5000000000002999E-2</c:v>
                </c:pt>
                <c:pt idx="3">
                  <c:v>3.7500000000003003E-2</c:v>
                </c:pt>
                <c:pt idx="4">
                  <c:v>5.0000000000003E-2</c:v>
                </c:pt>
                <c:pt idx="5">
                  <c:v>6.2500000000002998E-2</c:v>
                </c:pt>
                <c:pt idx="6">
                  <c:v>7.5000000000002995E-2</c:v>
                </c:pt>
                <c:pt idx="7">
                  <c:v>8.7500000000003006E-2</c:v>
                </c:pt>
                <c:pt idx="8">
                  <c:v>0.100000000000003</c:v>
                </c:pt>
                <c:pt idx="9">
                  <c:v>0.112500000000003</c:v>
                </c:pt>
                <c:pt idx="10">
                  <c:v>0.125000000000003</c:v>
                </c:pt>
                <c:pt idx="11">
                  <c:v>0.13750000000000301</c:v>
                </c:pt>
                <c:pt idx="12">
                  <c:v>0.15000000000000299</c:v>
                </c:pt>
                <c:pt idx="13">
                  <c:v>0.162500000000003</c:v>
                </c:pt>
                <c:pt idx="14">
                  <c:v>0.17500000000000299</c:v>
                </c:pt>
                <c:pt idx="15">
                  <c:v>0.187500000000003</c:v>
                </c:pt>
                <c:pt idx="16">
                  <c:v>0.20000000000000301</c:v>
                </c:pt>
                <c:pt idx="17">
                  <c:v>0.21250000000000299</c:v>
                </c:pt>
                <c:pt idx="18">
                  <c:v>0.225000000000003</c:v>
                </c:pt>
                <c:pt idx="19">
                  <c:v>0.23750000000000299</c:v>
                </c:pt>
                <c:pt idx="20">
                  <c:v>0.250000000000003</c:v>
                </c:pt>
                <c:pt idx="21">
                  <c:v>0.26250000000000301</c:v>
                </c:pt>
                <c:pt idx="22">
                  <c:v>0.27500000000000302</c:v>
                </c:pt>
                <c:pt idx="23">
                  <c:v>0.28750000000000298</c:v>
                </c:pt>
                <c:pt idx="24">
                  <c:v>0.30000000000000199</c:v>
                </c:pt>
                <c:pt idx="25">
                  <c:v>0.312500000000002</c:v>
                </c:pt>
                <c:pt idx="26">
                  <c:v>0.32500000000000201</c:v>
                </c:pt>
                <c:pt idx="27">
                  <c:v>0.33750000000000202</c:v>
                </c:pt>
                <c:pt idx="28">
                  <c:v>0.35000000000000198</c:v>
                </c:pt>
                <c:pt idx="29">
                  <c:v>0.36250000000000199</c:v>
                </c:pt>
                <c:pt idx="30">
                  <c:v>0.375000000000002</c:v>
                </c:pt>
                <c:pt idx="31">
                  <c:v>0.38750000000000201</c:v>
                </c:pt>
                <c:pt idx="32">
                  <c:v>0.40000000000000202</c:v>
                </c:pt>
                <c:pt idx="33">
                  <c:v>0.41250000000000198</c:v>
                </c:pt>
                <c:pt idx="34">
                  <c:v>0.42500000000000199</c:v>
                </c:pt>
                <c:pt idx="35">
                  <c:v>0.437500000000002</c:v>
                </c:pt>
                <c:pt idx="36">
                  <c:v>0.45000000000000201</c:v>
                </c:pt>
                <c:pt idx="37">
                  <c:v>0.46250000000000202</c:v>
                </c:pt>
                <c:pt idx="38">
                  <c:v>0.47500000000000198</c:v>
                </c:pt>
                <c:pt idx="39">
                  <c:v>0.48750000000000199</c:v>
                </c:pt>
                <c:pt idx="40">
                  <c:v>0.500000000000002</c:v>
                </c:pt>
                <c:pt idx="41">
                  <c:v>0.51250000000000195</c:v>
                </c:pt>
                <c:pt idx="42">
                  <c:v>0.52500000000000202</c:v>
                </c:pt>
                <c:pt idx="43">
                  <c:v>0.53750000000000198</c:v>
                </c:pt>
                <c:pt idx="44">
                  <c:v>0.55000000000000204</c:v>
                </c:pt>
                <c:pt idx="45">
                  <c:v>0.562500000000002</c:v>
                </c:pt>
                <c:pt idx="46">
                  <c:v>0.57500000000000195</c:v>
                </c:pt>
                <c:pt idx="47">
                  <c:v>0.58750000000000102</c:v>
                </c:pt>
                <c:pt idx="48">
                  <c:v>0.60000000000000098</c:v>
                </c:pt>
                <c:pt idx="49">
                  <c:v>0.61250000000000104</c:v>
                </c:pt>
                <c:pt idx="50">
                  <c:v>0.625000000000001</c:v>
                </c:pt>
                <c:pt idx="51">
                  <c:v>0.63750000000000095</c:v>
                </c:pt>
                <c:pt idx="52">
                  <c:v>0.65000000000000102</c:v>
                </c:pt>
                <c:pt idx="53">
                  <c:v>0.66250000000000098</c:v>
                </c:pt>
                <c:pt idx="54">
                  <c:v>0.67500000000000104</c:v>
                </c:pt>
                <c:pt idx="55">
                  <c:v>0.687500000000001</c:v>
                </c:pt>
                <c:pt idx="56">
                  <c:v>0.70000000000000095</c:v>
                </c:pt>
                <c:pt idx="57">
                  <c:v>0.71250000000000102</c:v>
                </c:pt>
                <c:pt idx="58">
                  <c:v>0.72500000000000098</c:v>
                </c:pt>
                <c:pt idx="59">
                  <c:v>0.73750000000000104</c:v>
                </c:pt>
                <c:pt idx="60">
                  <c:v>0.750000000000001</c:v>
                </c:pt>
                <c:pt idx="61">
                  <c:v>0.76250000000000095</c:v>
                </c:pt>
                <c:pt idx="62">
                  <c:v>0.77500000000000102</c:v>
                </c:pt>
                <c:pt idx="63">
                  <c:v>0.78750000000000098</c:v>
                </c:pt>
                <c:pt idx="64">
                  <c:v>0.80000000000000104</c:v>
                </c:pt>
                <c:pt idx="65">
                  <c:v>0.812500000000001</c:v>
                </c:pt>
                <c:pt idx="66">
                  <c:v>0.82500000000000095</c:v>
                </c:pt>
                <c:pt idx="67">
                  <c:v>0.83750000000000102</c:v>
                </c:pt>
                <c:pt idx="68">
                  <c:v>0.85000000000000098</c:v>
                </c:pt>
                <c:pt idx="69">
                  <c:v>0.86250000000000004</c:v>
                </c:pt>
                <c:pt idx="70">
                  <c:v>0.875</c:v>
                </c:pt>
                <c:pt idx="71">
                  <c:v>0.88749999999999996</c:v>
                </c:pt>
                <c:pt idx="72">
                  <c:v>0.9</c:v>
                </c:pt>
                <c:pt idx="73">
                  <c:v>0.91249999999999998</c:v>
                </c:pt>
                <c:pt idx="74">
                  <c:v>0.92500000000000004</c:v>
                </c:pt>
                <c:pt idx="75">
                  <c:v>0.9375</c:v>
                </c:pt>
                <c:pt idx="76">
                  <c:v>0.95</c:v>
                </c:pt>
                <c:pt idx="77">
                  <c:v>0.96250000000000002</c:v>
                </c:pt>
                <c:pt idx="78">
                  <c:v>0.97499999999999998</c:v>
                </c:pt>
                <c:pt idx="79">
                  <c:v>0.98750000000000004</c:v>
                </c:pt>
                <c:pt idx="80">
                  <c:v>1</c:v>
                </c:pt>
              </c:numCache>
            </c:numRef>
          </c:xVal>
          <c:yVal>
            <c:numRef>
              <c:f>'Flux_X_inf (adi)'!$M$2:$M$82</c:f>
              <c:numCache>
                <c:formatCode>0.00E+00</c:formatCode>
                <c:ptCount val="81"/>
                <c:pt idx="0">
                  <c:v>0</c:v>
                </c:pt>
                <c:pt idx="1">
                  <c:v>1.4674969874766499</c:v>
                </c:pt>
                <c:pt idx="2">
                  <c:v>2.2451220954018751</c:v>
                </c:pt>
                <c:pt idx="3">
                  <c:v>2.8174382395312549</c:v>
                </c:pt>
                <c:pt idx="4">
                  <c:v>3.2845818680712098</c:v>
                </c:pt>
                <c:pt idx="5">
                  <c:v>3.6846834025019151</c:v>
                </c:pt>
                <c:pt idx="6">
                  <c:v>4.0369218031713796</c:v>
                </c:pt>
                <c:pt idx="7">
                  <c:v>4.3525308611737152</c:v>
                </c:pt>
                <c:pt idx="8">
                  <c:v>4.6387552743082203</c:v>
                </c:pt>
                <c:pt idx="9">
                  <c:v>4.9005881084517053</c:v>
                </c:pt>
                <c:pt idx="10">
                  <c:v>5.1416421102166998</c:v>
                </c:pt>
                <c:pt idx="11">
                  <c:v>5.3646302507602002</c:v>
                </c:pt>
                <c:pt idx="12">
                  <c:v>5.5716503772588002</c:v>
                </c:pt>
                <c:pt idx="13">
                  <c:v>5.7643635026155007</c:v>
                </c:pt>
                <c:pt idx="14">
                  <c:v>5.9441106785585998</c:v>
                </c:pt>
                <c:pt idx="15">
                  <c:v>6.11199243597465</c:v>
                </c:pt>
                <c:pt idx="16">
                  <c:v>6.2689245583036</c:v>
                </c:pt>
                <c:pt idx="17">
                  <c:v>6.4156782551182499</c:v>
                </c:pt>
                <c:pt idx="18">
                  <c:v>6.5529097174124997</c:v>
                </c:pt>
                <c:pt idx="19">
                  <c:v>6.6811824502164496</c:v>
                </c:pt>
                <c:pt idx="20">
                  <c:v>6.8009842250584498</c:v>
                </c:pt>
                <c:pt idx="21">
                  <c:v>6.912740377375</c:v>
                </c:pt>
                <c:pt idx="22">
                  <c:v>7.0168241836481995</c:v>
                </c:pt>
                <c:pt idx="23">
                  <c:v>7.1135652426381002</c:v>
                </c:pt>
                <c:pt idx="24">
                  <c:v>7.2032561632541006</c:v>
                </c:pt>
                <c:pt idx="25">
                  <c:v>7.2861580638638994</c:v>
                </c:pt>
                <c:pt idx="26">
                  <c:v>7.3625051070018994</c:v>
                </c:pt>
                <c:pt idx="27">
                  <c:v>7.4325082355290508</c:v>
                </c:pt>
                <c:pt idx="28">
                  <c:v>7.4963583763535997</c:v>
                </c:pt>
                <c:pt idx="29">
                  <c:v>7.5542290679252009</c:v>
                </c:pt>
                <c:pt idx="30">
                  <c:v>7.6062787765049507</c:v>
                </c:pt>
                <c:pt idx="31">
                  <c:v>7.6526528629127997</c:v>
                </c:pt>
                <c:pt idx="32">
                  <c:v>7.6934852516814001</c:v>
                </c:pt>
                <c:pt idx="33">
                  <c:v>7.7288999678798005</c:v>
                </c:pt>
                <c:pt idx="34">
                  <c:v>7.7590124274746497</c:v>
                </c:pt>
                <c:pt idx="35">
                  <c:v>7.7839306114910993</c:v>
                </c:pt>
                <c:pt idx="36">
                  <c:v>7.8037561152425994</c:v>
                </c:pt>
                <c:pt idx="37">
                  <c:v>7.8185851161152993</c:v>
                </c:pt>
                <c:pt idx="38">
                  <c:v>7.8285092126861002</c:v>
                </c:pt>
                <c:pt idx="39">
                  <c:v>7.8336162757946495</c:v>
                </c:pt>
                <c:pt idx="40">
                  <c:v>7.8339911381896004</c:v>
                </c:pt>
                <c:pt idx="41">
                  <c:v>7.8297163564168999</c:v>
                </c:pt>
                <c:pt idx="42">
                  <c:v>7.820872852189849</c:v>
                </c:pt>
                <c:pt idx="43">
                  <c:v>7.8075405749504991</c:v>
                </c:pt>
                <c:pt idx="44">
                  <c:v>7.7897991044951995</c:v>
                </c:pt>
                <c:pt idx="45">
                  <c:v>7.7677282987621989</c:v>
                </c:pt>
                <c:pt idx="46">
                  <c:v>7.7414088826013003</c:v>
                </c:pt>
                <c:pt idx="47">
                  <c:v>7.7109230665694994</c:v>
                </c:pt>
                <c:pt idx="48">
                  <c:v>7.6763551561634502</c:v>
                </c:pt>
                <c:pt idx="49">
                  <c:v>7.6377921816140004</c:v>
                </c:pt>
                <c:pt idx="50">
                  <c:v>7.595324507624051</c:v>
                </c:pt>
                <c:pt idx="51">
                  <c:v>7.5490465356380003</c:v>
                </c:pt>
                <c:pt idx="52">
                  <c:v>7.4990573460423509</c:v>
                </c:pt>
                <c:pt idx="53">
                  <c:v>7.4454614245364494</c:v>
                </c:pt>
                <c:pt idx="54">
                  <c:v>7.3883693879005508</c:v>
                </c:pt>
                <c:pt idx="55">
                  <c:v>7.3278987761600005</c:v>
                </c:pt>
                <c:pt idx="56">
                  <c:v>7.2641748591758999</c:v>
                </c:pt>
                <c:pt idx="57">
                  <c:v>7.1973315195834502</c:v>
                </c:pt>
                <c:pt idx="58">
                  <c:v>7.1275121652855002</c:v>
                </c:pt>
                <c:pt idx="59">
                  <c:v>7.0548707136524502</c:v>
                </c:pt>
                <c:pt idx="60">
                  <c:v>6.9795726535574998</c:v>
                </c:pt>
                <c:pt idx="61">
                  <c:v>6.9017961442273998</c:v>
                </c:pt>
                <c:pt idx="62">
                  <c:v>6.8217332499994994</c:v>
                </c:pt>
                <c:pt idx="63">
                  <c:v>6.7395912140215</c:v>
                </c:pt>
                <c:pt idx="64">
                  <c:v>6.6555938445476999</c:v>
                </c:pt>
                <c:pt idx="65">
                  <c:v>6.5699830403573003</c:v>
                </c:pt>
                <c:pt idx="66">
                  <c:v>6.4830204003545004</c:v>
                </c:pt>
                <c:pt idx="67">
                  <c:v>6.3949889728348506</c:v>
                </c:pt>
                <c:pt idx="68">
                  <c:v>6.3061951543351498</c:v>
                </c:pt>
                <c:pt idx="69">
                  <c:v>6.2169707433459998</c:v>
                </c:pt>
                <c:pt idx="70">
                  <c:v>6.1276751882945</c:v>
                </c:pt>
                <c:pt idx="71">
                  <c:v>6.0386979871399999</c:v>
                </c:pt>
                <c:pt idx="72">
                  <c:v>5.9504613426370003</c:v>
                </c:pt>
                <c:pt idx="73">
                  <c:v>5.8634230089771</c:v>
                </c:pt>
                <c:pt idx="74">
                  <c:v>5.7780794488721003</c:v>
                </c:pt>
                <c:pt idx="75">
                  <c:v>5.6949692174548501</c:v>
                </c:pt>
                <c:pt idx="76">
                  <c:v>5.6146767065771499</c:v>
                </c:pt>
                <c:pt idx="77">
                  <c:v>5.5378362078730001</c:v>
                </c:pt>
                <c:pt idx="78">
                  <c:v>5.4651363681313496</c:v>
                </c:pt>
                <c:pt idx="79">
                  <c:v>5.3973250773677499</c:v>
                </c:pt>
                <c:pt idx="80">
                  <c:v>5.3340687923399503</c:v>
                </c:pt>
              </c:numCache>
            </c:numRef>
          </c:yVal>
          <c:smooth val="0"/>
        </c:ser>
        <c:dLbls>
          <c:showLegendKey val="0"/>
          <c:showVal val="0"/>
          <c:showCatName val="0"/>
          <c:showSerName val="0"/>
          <c:showPercent val="0"/>
          <c:showBubbleSize val="0"/>
        </c:dLbls>
        <c:axId val="598881960"/>
        <c:axId val="598890976"/>
      </c:scatterChart>
      <c:valAx>
        <c:axId val="598881960"/>
        <c:scaling>
          <c:orientation val="minMax"/>
          <c:max val="1"/>
        </c:scaling>
        <c:delete val="0"/>
        <c:axPos val="b"/>
        <c:majorGridlines>
          <c:spPr>
            <a:ln w="9525" cap="flat" cmpd="sng" algn="ctr">
              <a:solidFill>
                <a:schemeClr val="tx1">
                  <a:lumMod val="15000"/>
                  <a:lumOff val="85000"/>
                </a:schemeClr>
              </a:solidFill>
              <a:round/>
            </a:ln>
            <a:effectLst/>
          </c:spPr>
        </c:majorGridlines>
        <c:title>
          <c:tx>
            <c:rich>
              <a:bodyPr rot="0" vert="horz"/>
              <a:lstStyle/>
              <a:p>
                <a:pPr>
                  <a:defRPr/>
                </a:pPr>
                <a:r>
                  <a:rPr lang="fr-FR"/>
                  <a:t>dimensionless slider length X/L </a:t>
                </a:r>
              </a:p>
            </c:rich>
          </c:tx>
          <c:layout/>
          <c:overlay val="0"/>
          <c:spPr>
            <a:noFill/>
            <a:ln>
              <a:noFill/>
            </a:ln>
            <a:effectLst/>
          </c:spPr>
        </c:title>
        <c:numFmt formatCode="General" sourceLinked="0"/>
        <c:majorTickMark val="none"/>
        <c:minorTickMark val="none"/>
        <c:tickLblPos val="low"/>
        <c:spPr>
          <a:noFill/>
          <a:ln w="9525" cap="flat" cmpd="sng" algn="ctr">
            <a:solidFill>
              <a:schemeClr val="tx1">
                <a:lumMod val="25000"/>
                <a:lumOff val="75000"/>
              </a:schemeClr>
            </a:solidFill>
            <a:round/>
          </a:ln>
          <a:effectLst/>
        </c:spPr>
        <c:txPr>
          <a:bodyPr rot="-60000000" vert="horz"/>
          <a:lstStyle/>
          <a:p>
            <a:pPr>
              <a:defRPr/>
            </a:pPr>
            <a:endParaRPr lang="fr-FR"/>
          </a:p>
        </c:txPr>
        <c:crossAx val="598890976"/>
        <c:crosses val="autoZero"/>
        <c:crossBetween val="midCat"/>
      </c:valAx>
      <c:valAx>
        <c:axId val="5988909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vert="horz"/>
              <a:lstStyle/>
              <a:p>
                <a:pPr>
                  <a:defRPr/>
                </a:pPr>
                <a:r>
                  <a:rPr lang="en-US"/>
                  <a:t>dimensionless temperature gradient </a:t>
                </a:r>
                <a:endParaRPr lang="fr-FR"/>
              </a:p>
            </c:rich>
          </c:tx>
          <c:layout/>
          <c:overlay val="0"/>
          <c:spPr>
            <a:noFill/>
            <a:ln>
              <a:noFill/>
            </a:ln>
            <a:effectLst/>
          </c:sp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pPr>
            <a:endParaRPr lang="fr-FR"/>
          </a:p>
        </c:txPr>
        <c:crossAx val="598881960"/>
        <c:crosses val="autoZero"/>
        <c:crossBetween val="midCat"/>
      </c:valAx>
      <c:spPr>
        <a:noFill/>
        <a:ln>
          <a:noFill/>
        </a:ln>
        <a:effectLst/>
      </c:spPr>
    </c:plotArea>
    <c:legend>
      <c:legendPos val="r"/>
      <c:layout>
        <c:manualLayout>
          <c:xMode val="edge"/>
          <c:yMode val="edge"/>
          <c:x val="0.466598671810319"/>
          <c:y val="0.64470402964335327"/>
          <c:w val="0.48903380366044841"/>
          <c:h val="0.18052061139416398"/>
        </c:manualLayout>
      </c:layout>
      <c:overlay val="0"/>
      <c:spPr>
        <a:solidFill>
          <a:schemeClr val="bg1"/>
        </a:solidFill>
        <a:ln>
          <a:solidFill>
            <a:schemeClr val="tx1"/>
          </a:solidFill>
        </a:ln>
        <a:effectLst/>
      </c:spPr>
      <c:txPr>
        <a:bodyPr rot="0" vert="horz"/>
        <a:lstStyle/>
        <a:p>
          <a:pPr>
            <a:defRPr sz="900"/>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chemeClr val="tx1"/>
          </a:solidFill>
        </a:defRPr>
      </a:pPr>
      <a:endParaRPr lang="fr-FR"/>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835463098892299"/>
          <c:y val="5.913538803720262E-2"/>
          <c:w val="0.86182573535534845"/>
          <c:h val="0.75939063609190305"/>
        </c:manualLayout>
      </c:layout>
      <c:scatterChart>
        <c:scatterStyle val="lineMarker"/>
        <c:varyColors val="0"/>
        <c:ser>
          <c:idx val="0"/>
          <c:order val="0"/>
          <c:tx>
            <c:v>N=3</c:v>
          </c:tx>
          <c:spPr>
            <a:ln w="19050" cap="rnd">
              <a:solidFill>
                <a:schemeClr val="accent1"/>
              </a:solidFill>
              <a:round/>
            </a:ln>
            <a:effectLst/>
          </c:spPr>
          <c:marker>
            <c:symbol val="none"/>
          </c:marker>
          <c:xVal>
            <c:numRef>
              <c:f>Flux_X_inf!$A$2:$A$82</c:f>
              <c:numCache>
                <c:formatCode>0.000000</c:formatCode>
                <c:ptCount val="81"/>
                <c:pt idx="0">
                  <c:v>3.9968028886505604E-15</c:v>
                </c:pt>
                <c:pt idx="1">
                  <c:v>1.2500000000003999E-2</c:v>
                </c:pt>
                <c:pt idx="2">
                  <c:v>2.5000000000002999E-2</c:v>
                </c:pt>
                <c:pt idx="3">
                  <c:v>3.7500000000003003E-2</c:v>
                </c:pt>
                <c:pt idx="4">
                  <c:v>5.0000000000003E-2</c:v>
                </c:pt>
                <c:pt idx="5">
                  <c:v>6.2500000000002998E-2</c:v>
                </c:pt>
                <c:pt idx="6">
                  <c:v>7.5000000000002995E-2</c:v>
                </c:pt>
                <c:pt idx="7">
                  <c:v>8.7500000000003006E-2</c:v>
                </c:pt>
                <c:pt idx="8">
                  <c:v>0.100000000000003</c:v>
                </c:pt>
                <c:pt idx="9">
                  <c:v>0.112500000000003</c:v>
                </c:pt>
                <c:pt idx="10">
                  <c:v>0.125000000000003</c:v>
                </c:pt>
                <c:pt idx="11">
                  <c:v>0.13750000000000301</c:v>
                </c:pt>
                <c:pt idx="12">
                  <c:v>0.15000000000000299</c:v>
                </c:pt>
                <c:pt idx="13">
                  <c:v>0.162500000000003</c:v>
                </c:pt>
                <c:pt idx="14">
                  <c:v>0.17500000000000299</c:v>
                </c:pt>
                <c:pt idx="15">
                  <c:v>0.187500000000003</c:v>
                </c:pt>
                <c:pt idx="16">
                  <c:v>0.20000000000000301</c:v>
                </c:pt>
                <c:pt idx="17">
                  <c:v>0.21250000000000299</c:v>
                </c:pt>
                <c:pt idx="18">
                  <c:v>0.225000000000003</c:v>
                </c:pt>
                <c:pt idx="19">
                  <c:v>0.23750000000000299</c:v>
                </c:pt>
                <c:pt idx="20">
                  <c:v>0.250000000000003</c:v>
                </c:pt>
                <c:pt idx="21">
                  <c:v>0.26250000000000301</c:v>
                </c:pt>
                <c:pt idx="22">
                  <c:v>0.27500000000000302</c:v>
                </c:pt>
                <c:pt idx="23">
                  <c:v>0.28750000000000298</c:v>
                </c:pt>
                <c:pt idx="24">
                  <c:v>0.30000000000000199</c:v>
                </c:pt>
                <c:pt idx="25">
                  <c:v>0.312500000000002</c:v>
                </c:pt>
                <c:pt idx="26">
                  <c:v>0.32500000000000201</c:v>
                </c:pt>
                <c:pt idx="27">
                  <c:v>0.33750000000000202</c:v>
                </c:pt>
                <c:pt idx="28">
                  <c:v>0.35000000000000198</c:v>
                </c:pt>
                <c:pt idx="29">
                  <c:v>0.36250000000000199</c:v>
                </c:pt>
                <c:pt idx="30">
                  <c:v>0.375000000000002</c:v>
                </c:pt>
                <c:pt idx="31">
                  <c:v>0.38750000000000201</c:v>
                </c:pt>
                <c:pt idx="32">
                  <c:v>0.40000000000000202</c:v>
                </c:pt>
                <c:pt idx="33">
                  <c:v>0.41250000000000198</c:v>
                </c:pt>
                <c:pt idx="34">
                  <c:v>0.42500000000000199</c:v>
                </c:pt>
                <c:pt idx="35">
                  <c:v>0.437500000000002</c:v>
                </c:pt>
                <c:pt idx="36">
                  <c:v>0.45000000000000201</c:v>
                </c:pt>
                <c:pt idx="37">
                  <c:v>0.46250000000000202</c:v>
                </c:pt>
                <c:pt idx="38">
                  <c:v>0.47500000000000198</c:v>
                </c:pt>
                <c:pt idx="39">
                  <c:v>0.48750000000000199</c:v>
                </c:pt>
                <c:pt idx="40">
                  <c:v>0.500000000000002</c:v>
                </c:pt>
                <c:pt idx="41">
                  <c:v>0.51250000000000195</c:v>
                </c:pt>
                <c:pt idx="42">
                  <c:v>0.52500000000000202</c:v>
                </c:pt>
                <c:pt idx="43">
                  <c:v>0.53750000000000198</c:v>
                </c:pt>
                <c:pt idx="44">
                  <c:v>0.55000000000000204</c:v>
                </c:pt>
                <c:pt idx="45">
                  <c:v>0.562500000000002</c:v>
                </c:pt>
                <c:pt idx="46">
                  <c:v>0.57500000000000195</c:v>
                </c:pt>
                <c:pt idx="47">
                  <c:v>0.58750000000000102</c:v>
                </c:pt>
                <c:pt idx="48">
                  <c:v>0.60000000000000098</c:v>
                </c:pt>
                <c:pt idx="49">
                  <c:v>0.61250000000000104</c:v>
                </c:pt>
                <c:pt idx="50">
                  <c:v>0.625000000000001</c:v>
                </c:pt>
                <c:pt idx="51">
                  <c:v>0.63750000000000095</c:v>
                </c:pt>
                <c:pt idx="52">
                  <c:v>0.65000000000000102</c:v>
                </c:pt>
                <c:pt idx="53">
                  <c:v>0.66250000000000098</c:v>
                </c:pt>
                <c:pt idx="54">
                  <c:v>0.67500000000000104</c:v>
                </c:pt>
                <c:pt idx="55">
                  <c:v>0.687500000000001</c:v>
                </c:pt>
                <c:pt idx="56">
                  <c:v>0.70000000000000095</c:v>
                </c:pt>
                <c:pt idx="57">
                  <c:v>0.71250000000000102</c:v>
                </c:pt>
                <c:pt idx="58">
                  <c:v>0.72500000000000098</c:v>
                </c:pt>
                <c:pt idx="59">
                  <c:v>0.73750000000000104</c:v>
                </c:pt>
                <c:pt idx="60">
                  <c:v>0.750000000000001</c:v>
                </c:pt>
                <c:pt idx="61">
                  <c:v>0.76250000000000095</c:v>
                </c:pt>
                <c:pt idx="62">
                  <c:v>0.77500000000000102</c:v>
                </c:pt>
                <c:pt idx="63">
                  <c:v>0.78750000000000098</c:v>
                </c:pt>
                <c:pt idx="64">
                  <c:v>0.80000000000000104</c:v>
                </c:pt>
                <c:pt idx="65">
                  <c:v>0.812500000000001</c:v>
                </c:pt>
                <c:pt idx="66">
                  <c:v>0.82500000000000095</c:v>
                </c:pt>
                <c:pt idx="67">
                  <c:v>0.83750000000000102</c:v>
                </c:pt>
                <c:pt idx="68">
                  <c:v>0.85000000000000098</c:v>
                </c:pt>
                <c:pt idx="69">
                  <c:v>0.86250000000000004</c:v>
                </c:pt>
                <c:pt idx="70">
                  <c:v>0.875</c:v>
                </c:pt>
                <c:pt idx="71">
                  <c:v>0.88749999999999996</c:v>
                </c:pt>
                <c:pt idx="72">
                  <c:v>0.9</c:v>
                </c:pt>
                <c:pt idx="73">
                  <c:v>0.91249999999999998</c:v>
                </c:pt>
                <c:pt idx="74">
                  <c:v>0.92500000000000004</c:v>
                </c:pt>
                <c:pt idx="75">
                  <c:v>0.9375</c:v>
                </c:pt>
                <c:pt idx="76">
                  <c:v>0.95</c:v>
                </c:pt>
                <c:pt idx="77">
                  <c:v>0.96250000000000002</c:v>
                </c:pt>
                <c:pt idx="78">
                  <c:v>0.97499999999999998</c:v>
                </c:pt>
                <c:pt idx="79">
                  <c:v>0.98750000000000004</c:v>
                </c:pt>
                <c:pt idx="80">
                  <c:v>1</c:v>
                </c:pt>
              </c:numCache>
            </c:numRef>
          </c:xVal>
          <c:yVal>
            <c:numRef>
              <c:f>'erreur relative_sup_Lobbato(adi'!$B$2:$B$82</c:f>
              <c:numCache>
                <c:formatCode>0.00E+00</c:formatCode>
                <c:ptCount val="81"/>
                <c:pt idx="0">
                  <c:v>0</c:v>
                </c:pt>
                <c:pt idx="1">
                  <c:v>-8.7909976255257011E-2</c:v>
                </c:pt>
                <c:pt idx="2">
                  <c:v>-0.17530659785236699</c:v>
                </c:pt>
                <c:pt idx="3">
                  <c:v>-0.262199553135682</c:v>
                </c:pt>
                <c:pt idx="4">
                  <c:v>-0.34859836082213153</c:v>
                </c:pt>
                <c:pt idx="5">
                  <c:v>-0.43451237520485553</c:v>
                </c:pt>
                <c:pt idx="6">
                  <c:v>-0.51995079197535499</c:v>
                </c:pt>
                <c:pt idx="7">
                  <c:v>-0.60492265230532494</c:v>
                </c:pt>
                <c:pt idx="8">
                  <c:v>-0.68943684848945996</c:v>
                </c:pt>
                <c:pt idx="9">
                  <c:v>-0.77350212814044494</c:v>
                </c:pt>
                <c:pt idx="10">
                  <c:v>-0.85712709894433003</c:v>
                </c:pt>
                <c:pt idx="11">
                  <c:v>-0.94032023310379498</c:v>
                </c:pt>
                <c:pt idx="12">
                  <c:v>-1.0230898720544901</c:v>
                </c:pt>
                <c:pt idx="13">
                  <c:v>-1.1054442301199601</c:v>
                </c:pt>
                <c:pt idx="14">
                  <c:v>-1.1873913990630349</c:v>
                </c:pt>
                <c:pt idx="15">
                  <c:v>-1.2689393519679348</c:v>
                </c:pt>
                <c:pt idx="16">
                  <c:v>-1.350095947298745</c:v>
                </c:pt>
                <c:pt idx="17">
                  <c:v>-1.4308689325557851</c:v>
                </c:pt>
                <c:pt idx="18">
                  <c:v>-1.51126594829439</c:v>
                </c:pt>
                <c:pt idx="19">
                  <c:v>-1.591294531522675</c:v>
                </c:pt>
                <c:pt idx="20">
                  <c:v>-1.6709621195967501</c:v>
                </c:pt>
                <c:pt idx="21">
                  <c:v>-1.7502760535648949</c:v>
                </c:pt>
                <c:pt idx="22">
                  <c:v>-1.82924358163621</c:v>
                </c:pt>
                <c:pt idx="23">
                  <c:v>-1.9078718627312701</c:v>
                </c:pt>
                <c:pt idx="24">
                  <c:v>-1.9861679696320198</c:v>
                </c:pt>
                <c:pt idx="25">
                  <c:v>-2.0641388924007549</c:v>
                </c:pt>
                <c:pt idx="26">
                  <c:v>-2.1417915413770698</c:v>
                </c:pt>
                <c:pt idx="27">
                  <c:v>-2.2191327505440048</c:v>
                </c:pt>
                <c:pt idx="28">
                  <c:v>-2.2961692807462399</c:v>
                </c:pt>
                <c:pt idx="29">
                  <c:v>-2.3729078223691498</c:v>
                </c:pt>
                <c:pt idx="30">
                  <c:v>-2.44935499875865</c:v>
                </c:pt>
                <c:pt idx="31">
                  <c:v>-2.5255173690113653</c:v>
                </c:pt>
                <c:pt idx="32">
                  <c:v>-2.6014014309297151</c:v>
                </c:pt>
                <c:pt idx="33">
                  <c:v>-2.677013624131495</c:v>
                </c:pt>
                <c:pt idx="34">
                  <c:v>-2.7523603327141997</c:v>
                </c:pt>
                <c:pt idx="35">
                  <c:v>-2.827447888253825</c:v>
                </c:pt>
                <c:pt idx="36">
                  <c:v>-2.9022825727001149</c:v>
                </c:pt>
                <c:pt idx="37">
                  <c:v>-2.97687062103997</c:v>
                </c:pt>
                <c:pt idx="38">
                  <c:v>-3.051218224302815</c:v>
                </c:pt>
                <c:pt idx="39">
                  <c:v>-3.125331532244755</c:v>
                </c:pt>
                <c:pt idx="40">
                  <c:v>-3.1992166562204001</c:v>
                </c:pt>
                <c:pt idx="41">
                  <c:v>-3.2728796718911801</c:v>
                </c:pt>
                <c:pt idx="42">
                  <c:v>-3.3463266220483296</c:v>
                </c:pt>
                <c:pt idx="43">
                  <c:v>-3.41956351953261</c:v>
                </c:pt>
                <c:pt idx="44">
                  <c:v>-3.49259634980123</c:v>
                </c:pt>
                <c:pt idx="45">
                  <c:v>-3.5654310739732749</c:v>
                </c:pt>
                <c:pt idx="46">
                  <c:v>-3.6380736315383402</c:v>
                </c:pt>
                <c:pt idx="47">
                  <c:v>-3.710529943116005</c:v>
                </c:pt>
                <c:pt idx="48">
                  <c:v>-3.7828059134023198</c:v>
                </c:pt>
                <c:pt idx="49">
                  <c:v>-3.8549074340848448</c:v>
                </c:pt>
                <c:pt idx="50">
                  <c:v>-3.9268403866894501</c:v>
                </c:pt>
                <c:pt idx="51">
                  <c:v>-3.99861064556899</c:v>
                </c:pt>
                <c:pt idx="52">
                  <c:v>-4.0702240808029302</c:v>
                </c:pt>
                <c:pt idx="53">
                  <c:v>-4.1416865613397693</c:v>
                </c:pt>
                <c:pt idx="54">
                  <c:v>-4.2130039578926199</c:v>
                </c:pt>
                <c:pt idx="55">
                  <c:v>-4.2841821464210952</c:v>
                </c:pt>
                <c:pt idx="56">
                  <c:v>-4.3552270109153151</c:v>
                </c:pt>
                <c:pt idx="57">
                  <c:v>-4.4261444465831747</c:v>
                </c:pt>
                <c:pt idx="58">
                  <c:v>-4.4969403636878393</c:v>
                </c:pt>
                <c:pt idx="59">
                  <c:v>-4.5676206905620003</c:v>
                </c:pt>
                <c:pt idx="60">
                  <c:v>-4.6381913769220651</c:v>
                </c:pt>
                <c:pt idx="61">
                  <c:v>-4.7086583977275449</c:v>
                </c:pt>
                <c:pt idx="62">
                  <c:v>-4.77902775680879</c:v>
                </c:pt>
                <c:pt idx="63">
                  <c:v>-4.8493054903400452</c:v>
                </c:pt>
                <c:pt idx="64">
                  <c:v>-4.9194976710095899</c:v>
                </c:pt>
                <c:pt idx="65">
                  <c:v>-4.9896104118590348</c:v>
                </c:pt>
                <c:pt idx="66">
                  <c:v>-5.0596498704699</c:v>
                </c:pt>
                <c:pt idx="67">
                  <c:v>-5.1296222530027</c:v>
                </c:pt>
                <c:pt idx="68">
                  <c:v>-5.1995338187268505</c:v>
                </c:pt>
                <c:pt idx="69">
                  <c:v>-5.2693908847402495</c:v>
                </c:pt>
                <c:pt idx="70">
                  <c:v>-5.3391998303155503</c:v>
                </c:pt>
                <c:pt idx="71">
                  <c:v>-5.4089671020013004</c:v>
                </c:pt>
                <c:pt idx="72">
                  <c:v>-5.4786992187344996</c:v>
                </c:pt>
                <c:pt idx="73">
                  <c:v>-5.5484027772299003</c:v>
                </c:pt>
                <c:pt idx="74">
                  <c:v>-5.6180844571132003</c:v>
                </c:pt>
                <c:pt idx="75">
                  <c:v>-5.6877510270911005</c:v>
                </c:pt>
                <c:pt idx="76">
                  <c:v>-5.7574093507938002</c:v>
                </c:pt>
                <c:pt idx="77">
                  <c:v>-5.8270663931562998</c:v>
                </c:pt>
                <c:pt idx="78">
                  <c:v>-5.8967292269762002</c:v>
                </c:pt>
                <c:pt idx="79">
                  <c:v>-5.9664050395884001</c:v>
                </c:pt>
                <c:pt idx="80">
                  <c:v>-6.0360944135477999</c:v>
                </c:pt>
              </c:numCache>
            </c:numRef>
          </c:yVal>
          <c:smooth val="0"/>
        </c:ser>
        <c:ser>
          <c:idx val="1"/>
          <c:order val="1"/>
          <c:tx>
            <c:v>N=4</c:v>
          </c:tx>
          <c:spPr>
            <a:ln w="19050" cap="rnd">
              <a:solidFill>
                <a:schemeClr val="accent2"/>
              </a:solidFill>
              <a:round/>
            </a:ln>
            <a:effectLst/>
          </c:spPr>
          <c:marker>
            <c:symbol val="none"/>
          </c:marker>
          <c:xVal>
            <c:numRef>
              <c:f>Flux_X_inf!$A$2:$A$82</c:f>
              <c:numCache>
                <c:formatCode>0.000000</c:formatCode>
                <c:ptCount val="81"/>
                <c:pt idx="0">
                  <c:v>3.9968028886505604E-15</c:v>
                </c:pt>
                <c:pt idx="1">
                  <c:v>1.2500000000003999E-2</c:v>
                </c:pt>
                <c:pt idx="2">
                  <c:v>2.5000000000002999E-2</c:v>
                </c:pt>
                <c:pt idx="3">
                  <c:v>3.7500000000003003E-2</c:v>
                </c:pt>
                <c:pt idx="4">
                  <c:v>5.0000000000003E-2</c:v>
                </c:pt>
                <c:pt idx="5">
                  <c:v>6.2500000000002998E-2</c:v>
                </c:pt>
                <c:pt idx="6">
                  <c:v>7.5000000000002995E-2</c:v>
                </c:pt>
                <c:pt idx="7">
                  <c:v>8.7500000000003006E-2</c:v>
                </c:pt>
                <c:pt idx="8">
                  <c:v>0.100000000000003</c:v>
                </c:pt>
                <c:pt idx="9">
                  <c:v>0.112500000000003</c:v>
                </c:pt>
                <c:pt idx="10">
                  <c:v>0.125000000000003</c:v>
                </c:pt>
                <c:pt idx="11">
                  <c:v>0.13750000000000301</c:v>
                </c:pt>
                <c:pt idx="12">
                  <c:v>0.15000000000000299</c:v>
                </c:pt>
                <c:pt idx="13">
                  <c:v>0.162500000000003</c:v>
                </c:pt>
                <c:pt idx="14">
                  <c:v>0.17500000000000299</c:v>
                </c:pt>
                <c:pt idx="15">
                  <c:v>0.187500000000003</c:v>
                </c:pt>
                <c:pt idx="16">
                  <c:v>0.20000000000000301</c:v>
                </c:pt>
                <c:pt idx="17">
                  <c:v>0.21250000000000299</c:v>
                </c:pt>
                <c:pt idx="18">
                  <c:v>0.225000000000003</c:v>
                </c:pt>
                <c:pt idx="19">
                  <c:v>0.23750000000000299</c:v>
                </c:pt>
                <c:pt idx="20">
                  <c:v>0.250000000000003</c:v>
                </c:pt>
                <c:pt idx="21">
                  <c:v>0.26250000000000301</c:v>
                </c:pt>
                <c:pt idx="22">
                  <c:v>0.27500000000000302</c:v>
                </c:pt>
                <c:pt idx="23">
                  <c:v>0.28750000000000298</c:v>
                </c:pt>
                <c:pt idx="24">
                  <c:v>0.30000000000000199</c:v>
                </c:pt>
                <c:pt idx="25">
                  <c:v>0.312500000000002</c:v>
                </c:pt>
                <c:pt idx="26">
                  <c:v>0.32500000000000201</c:v>
                </c:pt>
                <c:pt idx="27">
                  <c:v>0.33750000000000202</c:v>
                </c:pt>
                <c:pt idx="28">
                  <c:v>0.35000000000000198</c:v>
                </c:pt>
                <c:pt idx="29">
                  <c:v>0.36250000000000199</c:v>
                </c:pt>
                <c:pt idx="30">
                  <c:v>0.375000000000002</c:v>
                </c:pt>
                <c:pt idx="31">
                  <c:v>0.38750000000000201</c:v>
                </c:pt>
                <c:pt idx="32">
                  <c:v>0.40000000000000202</c:v>
                </c:pt>
                <c:pt idx="33">
                  <c:v>0.41250000000000198</c:v>
                </c:pt>
                <c:pt idx="34">
                  <c:v>0.42500000000000199</c:v>
                </c:pt>
                <c:pt idx="35">
                  <c:v>0.437500000000002</c:v>
                </c:pt>
                <c:pt idx="36">
                  <c:v>0.45000000000000201</c:v>
                </c:pt>
                <c:pt idx="37">
                  <c:v>0.46250000000000202</c:v>
                </c:pt>
                <c:pt idx="38">
                  <c:v>0.47500000000000198</c:v>
                </c:pt>
                <c:pt idx="39">
                  <c:v>0.48750000000000199</c:v>
                </c:pt>
                <c:pt idx="40">
                  <c:v>0.500000000000002</c:v>
                </c:pt>
                <c:pt idx="41">
                  <c:v>0.51250000000000195</c:v>
                </c:pt>
                <c:pt idx="42">
                  <c:v>0.52500000000000202</c:v>
                </c:pt>
                <c:pt idx="43">
                  <c:v>0.53750000000000198</c:v>
                </c:pt>
                <c:pt idx="44">
                  <c:v>0.55000000000000204</c:v>
                </c:pt>
                <c:pt idx="45">
                  <c:v>0.562500000000002</c:v>
                </c:pt>
                <c:pt idx="46">
                  <c:v>0.57500000000000195</c:v>
                </c:pt>
                <c:pt idx="47">
                  <c:v>0.58750000000000102</c:v>
                </c:pt>
                <c:pt idx="48">
                  <c:v>0.60000000000000098</c:v>
                </c:pt>
                <c:pt idx="49">
                  <c:v>0.61250000000000104</c:v>
                </c:pt>
                <c:pt idx="50">
                  <c:v>0.625000000000001</c:v>
                </c:pt>
                <c:pt idx="51">
                  <c:v>0.63750000000000095</c:v>
                </c:pt>
                <c:pt idx="52">
                  <c:v>0.65000000000000102</c:v>
                </c:pt>
                <c:pt idx="53">
                  <c:v>0.66250000000000098</c:v>
                </c:pt>
                <c:pt idx="54">
                  <c:v>0.67500000000000104</c:v>
                </c:pt>
                <c:pt idx="55">
                  <c:v>0.687500000000001</c:v>
                </c:pt>
                <c:pt idx="56">
                  <c:v>0.70000000000000095</c:v>
                </c:pt>
                <c:pt idx="57">
                  <c:v>0.71250000000000102</c:v>
                </c:pt>
                <c:pt idx="58">
                  <c:v>0.72500000000000098</c:v>
                </c:pt>
                <c:pt idx="59">
                  <c:v>0.73750000000000104</c:v>
                </c:pt>
                <c:pt idx="60">
                  <c:v>0.750000000000001</c:v>
                </c:pt>
                <c:pt idx="61">
                  <c:v>0.76250000000000095</c:v>
                </c:pt>
                <c:pt idx="62">
                  <c:v>0.77500000000000102</c:v>
                </c:pt>
                <c:pt idx="63">
                  <c:v>0.78750000000000098</c:v>
                </c:pt>
                <c:pt idx="64">
                  <c:v>0.80000000000000104</c:v>
                </c:pt>
                <c:pt idx="65">
                  <c:v>0.812500000000001</c:v>
                </c:pt>
                <c:pt idx="66">
                  <c:v>0.82500000000000095</c:v>
                </c:pt>
                <c:pt idx="67">
                  <c:v>0.83750000000000102</c:v>
                </c:pt>
                <c:pt idx="68">
                  <c:v>0.85000000000000098</c:v>
                </c:pt>
                <c:pt idx="69">
                  <c:v>0.86250000000000004</c:v>
                </c:pt>
                <c:pt idx="70">
                  <c:v>0.875</c:v>
                </c:pt>
                <c:pt idx="71">
                  <c:v>0.88749999999999996</c:v>
                </c:pt>
                <c:pt idx="72">
                  <c:v>0.9</c:v>
                </c:pt>
                <c:pt idx="73">
                  <c:v>0.91249999999999998</c:v>
                </c:pt>
                <c:pt idx="74">
                  <c:v>0.92500000000000004</c:v>
                </c:pt>
                <c:pt idx="75">
                  <c:v>0.9375</c:v>
                </c:pt>
                <c:pt idx="76">
                  <c:v>0.95</c:v>
                </c:pt>
                <c:pt idx="77">
                  <c:v>0.96250000000000002</c:v>
                </c:pt>
                <c:pt idx="78">
                  <c:v>0.97499999999999998</c:v>
                </c:pt>
                <c:pt idx="79">
                  <c:v>0.98750000000000004</c:v>
                </c:pt>
                <c:pt idx="80">
                  <c:v>1</c:v>
                </c:pt>
              </c:numCache>
            </c:numRef>
          </c:xVal>
          <c:yVal>
            <c:numRef>
              <c:f>'erreur relative_sup_Lobbato(adi'!$C$2:$C$82</c:f>
              <c:numCache>
                <c:formatCode>0.00E+00</c:formatCode>
                <c:ptCount val="81"/>
                <c:pt idx="0">
                  <c:v>0</c:v>
                </c:pt>
                <c:pt idx="1">
                  <c:v>-0.10668906508225</c:v>
                </c:pt>
                <c:pt idx="2">
                  <c:v>-0.20987917113208651</c:v>
                </c:pt>
                <c:pt idx="3">
                  <c:v>-0.30988688853729596</c:v>
                </c:pt>
                <c:pt idx="4">
                  <c:v>-0.40700027571117453</c:v>
                </c:pt>
                <c:pt idx="5">
                  <c:v>-0.5014794443128</c:v>
                </c:pt>
                <c:pt idx="6">
                  <c:v>-0.59356392838383498</c:v>
                </c:pt>
                <c:pt idx="7">
                  <c:v>-0.68347188979141005</c:v>
                </c:pt>
                <c:pt idx="8">
                  <c:v>-0.77140611504083501</c:v>
                </c:pt>
                <c:pt idx="9">
                  <c:v>-0.85754817231493996</c:v>
                </c:pt>
                <c:pt idx="10">
                  <c:v>-0.942073902623625</c:v>
                </c:pt>
                <c:pt idx="11">
                  <c:v>-1.0251403523952201</c:v>
                </c:pt>
                <c:pt idx="12">
                  <c:v>-1.10689945231243</c:v>
                </c:pt>
                <c:pt idx="13">
                  <c:v>-1.187492864078695</c:v>
                </c:pt>
                <c:pt idx="14">
                  <c:v>-1.26704911726252</c:v>
                </c:pt>
                <c:pt idx="15">
                  <c:v>-1.3456963558713551</c:v>
                </c:pt>
                <c:pt idx="16">
                  <c:v>-1.4235622997693649</c:v>
                </c:pt>
                <c:pt idx="17">
                  <c:v>-1.5007539411929449</c:v>
                </c:pt>
                <c:pt idx="18">
                  <c:v>-1.57738006457782</c:v>
                </c:pt>
                <c:pt idx="19">
                  <c:v>-1.6535493704415749</c:v>
                </c:pt>
                <c:pt idx="20">
                  <c:v>-1.72936164789203</c:v>
                </c:pt>
                <c:pt idx="21">
                  <c:v>-1.804921311190935</c:v>
                </c:pt>
                <c:pt idx="22">
                  <c:v>-1.8803227294297202</c:v>
                </c:pt>
                <c:pt idx="23">
                  <c:v>-1.9556610640428751</c:v>
                </c:pt>
                <c:pt idx="24">
                  <c:v>-2.03103345437659</c:v>
                </c:pt>
                <c:pt idx="25">
                  <c:v>-2.1065324238418048</c:v>
                </c:pt>
                <c:pt idx="26">
                  <c:v>-2.1822513878952501</c:v>
                </c:pt>
                <c:pt idx="27">
                  <c:v>-2.2582808396092551</c:v>
                </c:pt>
                <c:pt idx="28">
                  <c:v>-2.3347085565556749</c:v>
                </c:pt>
                <c:pt idx="29">
                  <c:v>-2.4116342773040897</c:v>
                </c:pt>
                <c:pt idx="30">
                  <c:v>-2.4891416746757251</c:v>
                </c:pt>
                <c:pt idx="31">
                  <c:v>-2.5673304803050399</c:v>
                </c:pt>
                <c:pt idx="32">
                  <c:v>-2.6462916762346547</c:v>
                </c:pt>
                <c:pt idx="33">
                  <c:v>-2.72611759484976</c:v>
                </c:pt>
                <c:pt idx="34">
                  <c:v>-2.8069048954405149</c:v>
                </c:pt>
                <c:pt idx="35">
                  <c:v>-2.8887588566080202</c:v>
                </c:pt>
                <c:pt idx="36">
                  <c:v>-2.971773479363085</c:v>
                </c:pt>
                <c:pt idx="37">
                  <c:v>-3.0560544811550452</c:v>
                </c:pt>
                <c:pt idx="38">
                  <c:v>-3.1416969799524348</c:v>
                </c:pt>
                <c:pt idx="39">
                  <c:v>-3.228816936770575</c:v>
                </c:pt>
                <c:pt idx="40">
                  <c:v>-3.3175278534711099</c:v>
                </c:pt>
                <c:pt idx="41">
                  <c:v>-3.4079391380766948</c:v>
                </c:pt>
                <c:pt idx="42">
                  <c:v>-3.5001638034570801</c:v>
                </c:pt>
                <c:pt idx="43">
                  <c:v>-3.5943214614625703</c:v>
                </c:pt>
                <c:pt idx="44">
                  <c:v>-3.6905386177911401</c:v>
                </c:pt>
                <c:pt idx="45">
                  <c:v>-3.7889465036113052</c:v>
                </c:pt>
                <c:pt idx="46">
                  <c:v>-3.8896679482915801</c:v>
                </c:pt>
                <c:pt idx="47">
                  <c:v>-3.9928490012042701</c:v>
                </c:pt>
                <c:pt idx="48">
                  <c:v>-4.0986204362114744</c:v>
                </c:pt>
                <c:pt idx="49">
                  <c:v>-4.2071370615921753</c:v>
                </c:pt>
                <c:pt idx="50">
                  <c:v>-4.3185515438618198</c:v>
                </c:pt>
                <c:pt idx="51">
                  <c:v>-4.4330214200434597</c:v>
                </c:pt>
                <c:pt idx="52">
                  <c:v>-4.5507100652477002</c:v>
                </c:pt>
                <c:pt idx="53">
                  <c:v>-4.6717830084488705</c:v>
                </c:pt>
                <c:pt idx="54">
                  <c:v>-4.796431098252925</c:v>
                </c:pt>
                <c:pt idx="55">
                  <c:v>-4.9248241534398849</c:v>
                </c:pt>
                <c:pt idx="56">
                  <c:v>-5.0571598223415997</c:v>
                </c:pt>
                <c:pt idx="57">
                  <c:v>-5.1936419549704507</c:v>
                </c:pt>
                <c:pt idx="58">
                  <c:v>-5.33447946157745</c:v>
                </c:pt>
                <c:pt idx="59">
                  <c:v>-5.4798917909471001</c:v>
                </c:pt>
                <c:pt idx="60">
                  <c:v>-5.6301024003438993</c:v>
                </c:pt>
                <c:pt idx="61">
                  <c:v>-5.7853461421427497</c:v>
                </c:pt>
                <c:pt idx="62">
                  <c:v>-5.9458758420218505</c:v>
                </c:pt>
                <c:pt idx="63">
                  <c:v>-6.1119567441523497</c:v>
                </c:pt>
                <c:pt idx="64">
                  <c:v>-6.2838557574948002</c:v>
                </c:pt>
                <c:pt idx="65">
                  <c:v>-6.4618520745488492</c:v>
                </c:pt>
                <c:pt idx="66">
                  <c:v>-6.6462462588343998</c:v>
                </c:pt>
                <c:pt idx="67">
                  <c:v>-6.8373537990033997</c:v>
                </c:pt>
                <c:pt idx="68">
                  <c:v>-7.0355048216927996</c:v>
                </c:pt>
                <c:pt idx="69">
                  <c:v>-7.2410303971561003</c:v>
                </c:pt>
                <c:pt idx="70">
                  <c:v>-7.4542975562364502</c:v>
                </c:pt>
                <c:pt idx="71">
                  <c:v>-7.6756779113487994</c:v>
                </c:pt>
                <c:pt idx="72">
                  <c:v>-7.9055771141116491</c:v>
                </c:pt>
                <c:pt idx="73">
                  <c:v>-8.1444030482459997</c:v>
                </c:pt>
                <c:pt idx="74">
                  <c:v>-8.3925961190422989</c:v>
                </c:pt>
                <c:pt idx="75">
                  <c:v>-8.6506119750406008</c:v>
                </c:pt>
                <c:pt idx="76">
                  <c:v>-8.9189412458654012</c:v>
                </c:pt>
                <c:pt idx="77">
                  <c:v>-9.1980849557837008</c:v>
                </c:pt>
                <c:pt idx="78">
                  <c:v>-9.4885884951637003</c:v>
                </c:pt>
                <c:pt idx="79">
                  <c:v>-9.791012246203751</c:v>
                </c:pt>
                <c:pt idx="80">
                  <c:v>-10.101878930091649</c:v>
                </c:pt>
              </c:numCache>
            </c:numRef>
          </c:yVal>
          <c:smooth val="0"/>
        </c:ser>
        <c:ser>
          <c:idx val="2"/>
          <c:order val="2"/>
          <c:tx>
            <c:v>N=5</c:v>
          </c:tx>
          <c:spPr>
            <a:ln w="19050" cap="rnd">
              <a:solidFill>
                <a:schemeClr val="accent3"/>
              </a:solidFill>
              <a:round/>
            </a:ln>
            <a:effectLst/>
          </c:spPr>
          <c:marker>
            <c:symbol val="none"/>
          </c:marker>
          <c:xVal>
            <c:numRef>
              <c:f>Flux_X_inf!$A$2:$A$82</c:f>
              <c:numCache>
                <c:formatCode>0.000000</c:formatCode>
                <c:ptCount val="81"/>
                <c:pt idx="0">
                  <c:v>3.9968028886505604E-15</c:v>
                </c:pt>
                <c:pt idx="1">
                  <c:v>1.2500000000003999E-2</c:v>
                </c:pt>
                <c:pt idx="2">
                  <c:v>2.5000000000002999E-2</c:v>
                </c:pt>
                <c:pt idx="3">
                  <c:v>3.7500000000003003E-2</c:v>
                </c:pt>
                <c:pt idx="4">
                  <c:v>5.0000000000003E-2</c:v>
                </c:pt>
                <c:pt idx="5">
                  <c:v>6.2500000000002998E-2</c:v>
                </c:pt>
                <c:pt idx="6">
                  <c:v>7.5000000000002995E-2</c:v>
                </c:pt>
                <c:pt idx="7">
                  <c:v>8.7500000000003006E-2</c:v>
                </c:pt>
                <c:pt idx="8">
                  <c:v>0.100000000000003</c:v>
                </c:pt>
                <c:pt idx="9">
                  <c:v>0.112500000000003</c:v>
                </c:pt>
                <c:pt idx="10">
                  <c:v>0.125000000000003</c:v>
                </c:pt>
                <c:pt idx="11">
                  <c:v>0.13750000000000301</c:v>
                </c:pt>
                <c:pt idx="12">
                  <c:v>0.15000000000000299</c:v>
                </c:pt>
                <c:pt idx="13">
                  <c:v>0.162500000000003</c:v>
                </c:pt>
                <c:pt idx="14">
                  <c:v>0.17500000000000299</c:v>
                </c:pt>
                <c:pt idx="15">
                  <c:v>0.187500000000003</c:v>
                </c:pt>
                <c:pt idx="16">
                  <c:v>0.20000000000000301</c:v>
                </c:pt>
                <c:pt idx="17">
                  <c:v>0.21250000000000299</c:v>
                </c:pt>
                <c:pt idx="18">
                  <c:v>0.225000000000003</c:v>
                </c:pt>
                <c:pt idx="19">
                  <c:v>0.23750000000000299</c:v>
                </c:pt>
                <c:pt idx="20">
                  <c:v>0.250000000000003</c:v>
                </c:pt>
                <c:pt idx="21">
                  <c:v>0.26250000000000301</c:v>
                </c:pt>
                <c:pt idx="22">
                  <c:v>0.27500000000000302</c:v>
                </c:pt>
                <c:pt idx="23">
                  <c:v>0.28750000000000298</c:v>
                </c:pt>
                <c:pt idx="24">
                  <c:v>0.30000000000000199</c:v>
                </c:pt>
                <c:pt idx="25">
                  <c:v>0.312500000000002</c:v>
                </c:pt>
                <c:pt idx="26">
                  <c:v>0.32500000000000201</c:v>
                </c:pt>
                <c:pt idx="27">
                  <c:v>0.33750000000000202</c:v>
                </c:pt>
                <c:pt idx="28">
                  <c:v>0.35000000000000198</c:v>
                </c:pt>
                <c:pt idx="29">
                  <c:v>0.36250000000000199</c:v>
                </c:pt>
                <c:pt idx="30">
                  <c:v>0.375000000000002</c:v>
                </c:pt>
                <c:pt idx="31">
                  <c:v>0.38750000000000201</c:v>
                </c:pt>
                <c:pt idx="32">
                  <c:v>0.40000000000000202</c:v>
                </c:pt>
                <c:pt idx="33">
                  <c:v>0.41250000000000198</c:v>
                </c:pt>
                <c:pt idx="34">
                  <c:v>0.42500000000000199</c:v>
                </c:pt>
                <c:pt idx="35">
                  <c:v>0.437500000000002</c:v>
                </c:pt>
                <c:pt idx="36">
                  <c:v>0.45000000000000201</c:v>
                </c:pt>
                <c:pt idx="37">
                  <c:v>0.46250000000000202</c:v>
                </c:pt>
                <c:pt idx="38">
                  <c:v>0.47500000000000198</c:v>
                </c:pt>
                <c:pt idx="39">
                  <c:v>0.48750000000000199</c:v>
                </c:pt>
                <c:pt idx="40">
                  <c:v>0.500000000000002</c:v>
                </c:pt>
                <c:pt idx="41">
                  <c:v>0.51250000000000195</c:v>
                </c:pt>
                <c:pt idx="42">
                  <c:v>0.52500000000000202</c:v>
                </c:pt>
                <c:pt idx="43">
                  <c:v>0.53750000000000198</c:v>
                </c:pt>
                <c:pt idx="44">
                  <c:v>0.55000000000000204</c:v>
                </c:pt>
                <c:pt idx="45">
                  <c:v>0.562500000000002</c:v>
                </c:pt>
                <c:pt idx="46">
                  <c:v>0.57500000000000195</c:v>
                </c:pt>
                <c:pt idx="47">
                  <c:v>0.58750000000000102</c:v>
                </c:pt>
                <c:pt idx="48">
                  <c:v>0.60000000000000098</c:v>
                </c:pt>
                <c:pt idx="49">
                  <c:v>0.61250000000000104</c:v>
                </c:pt>
                <c:pt idx="50">
                  <c:v>0.625000000000001</c:v>
                </c:pt>
                <c:pt idx="51">
                  <c:v>0.63750000000000095</c:v>
                </c:pt>
                <c:pt idx="52">
                  <c:v>0.65000000000000102</c:v>
                </c:pt>
                <c:pt idx="53">
                  <c:v>0.66250000000000098</c:v>
                </c:pt>
                <c:pt idx="54">
                  <c:v>0.67500000000000104</c:v>
                </c:pt>
                <c:pt idx="55">
                  <c:v>0.687500000000001</c:v>
                </c:pt>
                <c:pt idx="56">
                  <c:v>0.70000000000000095</c:v>
                </c:pt>
                <c:pt idx="57">
                  <c:v>0.71250000000000102</c:v>
                </c:pt>
                <c:pt idx="58">
                  <c:v>0.72500000000000098</c:v>
                </c:pt>
                <c:pt idx="59">
                  <c:v>0.73750000000000104</c:v>
                </c:pt>
                <c:pt idx="60">
                  <c:v>0.750000000000001</c:v>
                </c:pt>
                <c:pt idx="61">
                  <c:v>0.76250000000000095</c:v>
                </c:pt>
                <c:pt idx="62">
                  <c:v>0.77500000000000102</c:v>
                </c:pt>
                <c:pt idx="63">
                  <c:v>0.78750000000000098</c:v>
                </c:pt>
                <c:pt idx="64">
                  <c:v>0.80000000000000104</c:v>
                </c:pt>
                <c:pt idx="65">
                  <c:v>0.812500000000001</c:v>
                </c:pt>
                <c:pt idx="66">
                  <c:v>0.82500000000000095</c:v>
                </c:pt>
                <c:pt idx="67">
                  <c:v>0.83750000000000102</c:v>
                </c:pt>
                <c:pt idx="68">
                  <c:v>0.85000000000000098</c:v>
                </c:pt>
                <c:pt idx="69">
                  <c:v>0.86250000000000004</c:v>
                </c:pt>
                <c:pt idx="70">
                  <c:v>0.875</c:v>
                </c:pt>
                <c:pt idx="71">
                  <c:v>0.88749999999999996</c:v>
                </c:pt>
                <c:pt idx="72">
                  <c:v>0.9</c:v>
                </c:pt>
                <c:pt idx="73">
                  <c:v>0.91249999999999998</c:v>
                </c:pt>
                <c:pt idx="74">
                  <c:v>0.92500000000000004</c:v>
                </c:pt>
                <c:pt idx="75">
                  <c:v>0.9375</c:v>
                </c:pt>
                <c:pt idx="76">
                  <c:v>0.95</c:v>
                </c:pt>
                <c:pt idx="77">
                  <c:v>0.96250000000000002</c:v>
                </c:pt>
                <c:pt idx="78">
                  <c:v>0.97499999999999998</c:v>
                </c:pt>
                <c:pt idx="79">
                  <c:v>0.98750000000000004</c:v>
                </c:pt>
                <c:pt idx="80">
                  <c:v>1</c:v>
                </c:pt>
              </c:numCache>
            </c:numRef>
          </c:xVal>
          <c:yVal>
            <c:numRef>
              <c:f>'erreur relative_sup_Lobbato(adi'!$D$2:$D$82</c:f>
              <c:numCache>
                <c:formatCode>0.00E+00</c:formatCode>
                <c:ptCount val="81"/>
                <c:pt idx="0">
                  <c:v>0</c:v>
                </c:pt>
                <c:pt idx="1">
                  <c:v>-0.20064483675143152</c:v>
                </c:pt>
                <c:pt idx="2">
                  <c:v>-0.37085998432557599</c:v>
                </c:pt>
                <c:pt idx="3">
                  <c:v>-0.51904329593605003</c:v>
                </c:pt>
                <c:pt idx="4">
                  <c:v>-0.65111542218876006</c:v>
                </c:pt>
                <c:pt idx="5">
                  <c:v>-0.771302045725485</c:v>
                </c:pt>
                <c:pt idx="6">
                  <c:v>-0.88267097439861997</c:v>
                </c:pt>
                <c:pt idx="7">
                  <c:v>-0.98746901615675498</c:v>
                </c:pt>
                <c:pt idx="8">
                  <c:v>-1.0873717748164551</c:v>
                </c:pt>
                <c:pt idx="9">
                  <c:v>-1.1836212288361401</c:v>
                </c:pt>
                <c:pt idx="10">
                  <c:v>-1.2771854132067799</c:v>
                </c:pt>
                <c:pt idx="11">
                  <c:v>-1.3687893938649549</c:v>
                </c:pt>
                <c:pt idx="12">
                  <c:v>-1.4590140935679001</c:v>
                </c:pt>
                <c:pt idx="13">
                  <c:v>-1.548315485421955</c:v>
                </c:pt>
                <c:pt idx="14">
                  <c:v>-1.63704350129998</c:v>
                </c:pt>
                <c:pt idx="15">
                  <c:v>-1.72550197605017</c:v>
                </c:pt>
                <c:pt idx="16">
                  <c:v>-1.813959315026505</c:v>
                </c:pt>
                <c:pt idx="17">
                  <c:v>-1.9025957064017049</c:v>
                </c:pt>
                <c:pt idx="18">
                  <c:v>-1.9915840128400848</c:v>
                </c:pt>
                <c:pt idx="19">
                  <c:v>-2.08108633911987</c:v>
                </c:pt>
                <c:pt idx="20">
                  <c:v>-2.1712301130468501</c:v>
                </c:pt>
                <c:pt idx="21">
                  <c:v>-2.262152967369135</c:v>
                </c:pt>
                <c:pt idx="22">
                  <c:v>-2.3539585382893349</c:v>
                </c:pt>
                <c:pt idx="23">
                  <c:v>-2.446752550616015</c:v>
                </c:pt>
                <c:pt idx="24">
                  <c:v>-2.5406460973130351</c:v>
                </c:pt>
                <c:pt idx="25">
                  <c:v>-2.6357356753037302</c:v>
                </c:pt>
                <c:pt idx="26">
                  <c:v>-2.7321209374436402</c:v>
                </c:pt>
                <c:pt idx="27">
                  <c:v>-2.8298930676932352</c:v>
                </c:pt>
                <c:pt idx="28">
                  <c:v>-2.9291361390940951</c:v>
                </c:pt>
                <c:pt idx="29">
                  <c:v>-3.0299708798122249</c:v>
                </c:pt>
                <c:pt idx="30">
                  <c:v>-3.1324685519536501</c:v>
                </c:pt>
                <c:pt idx="31">
                  <c:v>-3.236750243566815</c:v>
                </c:pt>
                <c:pt idx="32">
                  <c:v>-3.3429089872728803</c:v>
                </c:pt>
                <c:pt idx="33">
                  <c:v>-3.4510421280377699</c:v>
                </c:pt>
                <c:pt idx="34">
                  <c:v>-3.56125967374222</c:v>
                </c:pt>
                <c:pt idx="35">
                  <c:v>-3.6736959606973949</c:v>
                </c:pt>
                <c:pt idx="36">
                  <c:v>-3.7884484984499651</c:v>
                </c:pt>
                <c:pt idx="37">
                  <c:v>-3.9056496359597999</c:v>
                </c:pt>
                <c:pt idx="38">
                  <c:v>-4.0253969756810148</c:v>
                </c:pt>
                <c:pt idx="39">
                  <c:v>-4.1478505508488501</c:v>
                </c:pt>
                <c:pt idx="40">
                  <c:v>-4.2731579697432203</c:v>
                </c:pt>
                <c:pt idx="41">
                  <c:v>-4.40145060427212</c:v>
                </c:pt>
                <c:pt idx="42">
                  <c:v>-4.532868249431945</c:v>
                </c:pt>
                <c:pt idx="43">
                  <c:v>-4.6675677336562007</c:v>
                </c:pt>
                <c:pt idx="44">
                  <c:v>-4.8057227921778249</c:v>
                </c:pt>
                <c:pt idx="45">
                  <c:v>-4.9475164667564151</c:v>
                </c:pt>
                <c:pt idx="46">
                  <c:v>-5.0930999750178003</c:v>
                </c:pt>
                <c:pt idx="47">
                  <c:v>-5.2426935619182995</c:v>
                </c:pt>
                <c:pt idx="48">
                  <c:v>-5.3964615544344499</c:v>
                </c:pt>
                <c:pt idx="49">
                  <c:v>-5.5546401562497998</c:v>
                </c:pt>
                <c:pt idx="50">
                  <c:v>-5.7174502036478998</c:v>
                </c:pt>
                <c:pt idx="51">
                  <c:v>-5.8851208164263493</c:v>
                </c:pt>
                <c:pt idx="52">
                  <c:v>-6.0578922953928496</c:v>
                </c:pt>
                <c:pt idx="53">
                  <c:v>-6.2360037446268999</c:v>
                </c:pt>
                <c:pt idx="54">
                  <c:v>-6.4197693565557499</c:v>
                </c:pt>
                <c:pt idx="55">
                  <c:v>-6.6094216630320002</c:v>
                </c:pt>
                <c:pt idx="56">
                  <c:v>-6.8052787098912004</c:v>
                </c:pt>
                <c:pt idx="57">
                  <c:v>-7.0076674431370503</c:v>
                </c:pt>
                <c:pt idx="58">
                  <c:v>-7.2169197747575495</c:v>
                </c:pt>
                <c:pt idx="59">
                  <c:v>-7.4333914457094492</c:v>
                </c:pt>
                <c:pt idx="60">
                  <c:v>-7.6574386243949508</c:v>
                </c:pt>
                <c:pt idx="61">
                  <c:v>-7.8894439260691502</c:v>
                </c:pt>
                <c:pt idx="62">
                  <c:v>-8.1298388197657498</c:v>
                </c:pt>
                <c:pt idx="63">
                  <c:v>-8.3790821852352</c:v>
                </c:pt>
                <c:pt idx="64">
                  <c:v>-8.6376206896494487</c:v>
                </c:pt>
                <c:pt idx="65">
                  <c:v>-8.9059282064766503</c:v>
                </c:pt>
                <c:pt idx="66">
                  <c:v>-9.1845386001215008</c:v>
                </c:pt>
                <c:pt idx="67">
                  <c:v>-9.4740197506946995</c:v>
                </c:pt>
                <c:pt idx="68">
                  <c:v>-9.774971590841151</c:v>
                </c:pt>
                <c:pt idx="69">
                  <c:v>-10.0879725283424</c:v>
                </c:pt>
                <c:pt idx="70">
                  <c:v>-10.4137163970701</c:v>
                </c:pt>
                <c:pt idx="71">
                  <c:v>-10.75288527823905</c:v>
                </c:pt>
                <c:pt idx="72">
                  <c:v>-11.106267665515849</c:v>
                </c:pt>
                <c:pt idx="73">
                  <c:v>-11.4746264763409</c:v>
                </c:pt>
                <c:pt idx="74">
                  <c:v>-11.85882409239245</c:v>
                </c:pt>
                <c:pt idx="75">
                  <c:v>-12.25974741197955</c:v>
                </c:pt>
                <c:pt idx="76">
                  <c:v>-12.678390527994349</c:v>
                </c:pt>
                <c:pt idx="77">
                  <c:v>-13.11574596619435</c:v>
                </c:pt>
                <c:pt idx="78">
                  <c:v>-13.5729524651139</c:v>
                </c:pt>
                <c:pt idx="79">
                  <c:v>-14.051160776177401</c:v>
                </c:pt>
                <c:pt idx="80">
                  <c:v>-14.544822668908751</c:v>
                </c:pt>
              </c:numCache>
            </c:numRef>
          </c:yVal>
          <c:smooth val="0"/>
        </c:ser>
        <c:ser>
          <c:idx val="3"/>
          <c:order val="3"/>
          <c:tx>
            <c:v>N=6</c:v>
          </c:tx>
          <c:spPr>
            <a:ln w="19050" cap="rnd">
              <a:solidFill>
                <a:schemeClr val="accent4"/>
              </a:solidFill>
              <a:round/>
            </a:ln>
            <a:effectLst/>
          </c:spPr>
          <c:marker>
            <c:symbol val="none"/>
          </c:marker>
          <c:xVal>
            <c:numRef>
              <c:f>Flux_X_inf!$A$2:$A$82</c:f>
              <c:numCache>
                <c:formatCode>0.000000</c:formatCode>
                <c:ptCount val="81"/>
                <c:pt idx="0">
                  <c:v>3.9968028886505604E-15</c:v>
                </c:pt>
                <c:pt idx="1">
                  <c:v>1.2500000000003999E-2</c:v>
                </c:pt>
                <c:pt idx="2">
                  <c:v>2.5000000000002999E-2</c:v>
                </c:pt>
                <c:pt idx="3">
                  <c:v>3.7500000000003003E-2</c:v>
                </c:pt>
                <c:pt idx="4">
                  <c:v>5.0000000000003E-2</c:v>
                </c:pt>
                <c:pt idx="5">
                  <c:v>6.2500000000002998E-2</c:v>
                </c:pt>
                <c:pt idx="6">
                  <c:v>7.5000000000002995E-2</c:v>
                </c:pt>
                <c:pt idx="7">
                  <c:v>8.7500000000003006E-2</c:v>
                </c:pt>
                <c:pt idx="8">
                  <c:v>0.100000000000003</c:v>
                </c:pt>
                <c:pt idx="9">
                  <c:v>0.112500000000003</c:v>
                </c:pt>
                <c:pt idx="10">
                  <c:v>0.125000000000003</c:v>
                </c:pt>
                <c:pt idx="11">
                  <c:v>0.13750000000000301</c:v>
                </c:pt>
                <c:pt idx="12">
                  <c:v>0.15000000000000299</c:v>
                </c:pt>
                <c:pt idx="13">
                  <c:v>0.162500000000003</c:v>
                </c:pt>
                <c:pt idx="14">
                  <c:v>0.17500000000000299</c:v>
                </c:pt>
                <c:pt idx="15">
                  <c:v>0.187500000000003</c:v>
                </c:pt>
                <c:pt idx="16">
                  <c:v>0.20000000000000301</c:v>
                </c:pt>
                <c:pt idx="17">
                  <c:v>0.21250000000000299</c:v>
                </c:pt>
                <c:pt idx="18">
                  <c:v>0.225000000000003</c:v>
                </c:pt>
                <c:pt idx="19">
                  <c:v>0.23750000000000299</c:v>
                </c:pt>
                <c:pt idx="20">
                  <c:v>0.250000000000003</c:v>
                </c:pt>
                <c:pt idx="21">
                  <c:v>0.26250000000000301</c:v>
                </c:pt>
                <c:pt idx="22">
                  <c:v>0.27500000000000302</c:v>
                </c:pt>
                <c:pt idx="23">
                  <c:v>0.28750000000000298</c:v>
                </c:pt>
                <c:pt idx="24">
                  <c:v>0.30000000000000199</c:v>
                </c:pt>
                <c:pt idx="25">
                  <c:v>0.312500000000002</c:v>
                </c:pt>
                <c:pt idx="26">
                  <c:v>0.32500000000000201</c:v>
                </c:pt>
                <c:pt idx="27">
                  <c:v>0.33750000000000202</c:v>
                </c:pt>
                <c:pt idx="28">
                  <c:v>0.35000000000000198</c:v>
                </c:pt>
                <c:pt idx="29">
                  <c:v>0.36250000000000199</c:v>
                </c:pt>
                <c:pt idx="30">
                  <c:v>0.375000000000002</c:v>
                </c:pt>
                <c:pt idx="31">
                  <c:v>0.38750000000000201</c:v>
                </c:pt>
                <c:pt idx="32">
                  <c:v>0.40000000000000202</c:v>
                </c:pt>
                <c:pt idx="33">
                  <c:v>0.41250000000000198</c:v>
                </c:pt>
                <c:pt idx="34">
                  <c:v>0.42500000000000199</c:v>
                </c:pt>
                <c:pt idx="35">
                  <c:v>0.437500000000002</c:v>
                </c:pt>
                <c:pt idx="36">
                  <c:v>0.45000000000000201</c:v>
                </c:pt>
                <c:pt idx="37">
                  <c:v>0.46250000000000202</c:v>
                </c:pt>
                <c:pt idx="38">
                  <c:v>0.47500000000000198</c:v>
                </c:pt>
                <c:pt idx="39">
                  <c:v>0.48750000000000199</c:v>
                </c:pt>
                <c:pt idx="40">
                  <c:v>0.500000000000002</c:v>
                </c:pt>
                <c:pt idx="41">
                  <c:v>0.51250000000000195</c:v>
                </c:pt>
                <c:pt idx="42">
                  <c:v>0.52500000000000202</c:v>
                </c:pt>
                <c:pt idx="43">
                  <c:v>0.53750000000000198</c:v>
                </c:pt>
                <c:pt idx="44">
                  <c:v>0.55000000000000204</c:v>
                </c:pt>
                <c:pt idx="45">
                  <c:v>0.562500000000002</c:v>
                </c:pt>
                <c:pt idx="46">
                  <c:v>0.57500000000000195</c:v>
                </c:pt>
                <c:pt idx="47">
                  <c:v>0.58750000000000102</c:v>
                </c:pt>
                <c:pt idx="48">
                  <c:v>0.60000000000000098</c:v>
                </c:pt>
                <c:pt idx="49">
                  <c:v>0.61250000000000104</c:v>
                </c:pt>
                <c:pt idx="50">
                  <c:v>0.625000000000001</c:v>
                </c:pt>
                <c:pt idx="51">
                  <c:v>0.63750000000000095</c:v>
                </c:pt>
                <c:pt idx="52">
                  <c:v>0.65000000000000102</c:v>
                </c:pt>
                <c:pt idx="53">
                  <c:v>0.66250000000000098</c:v>
                </c:pt>
                <c:pt idx="54">
                  <c:v>0.67500000000000104</c:v>
                </c:pt>
                <c:pt idx="55">
                  <c:v>0.687500000000001</c:v>
                </c:pt>
                <c:pt idx="56">
                  <c:v>0.70000000000000095</c:v>
                </c:pt>
                <c:pt idx="57">
                  <c:v>0.71250000000000102</c:v>
                </c:pt>
                <c:pt idx="58">
                  <c:v>0.72500000000000098</c:v>
                </c:pt>
                <c:pt idx="59">
                  <c:v>0.73750000000000104</c:v>
                </c:pt>
                <c:pt idx="60">
                  <c:v>0.750000000000001</c:v>
                </c:pt>
                <c:pt idx="61">
                  <c:v>0.76250000000000095</c:v>
                </c:pt>
                <c:pt idx="62">
                  <c:v>0.77500000000000102</c:v>
                </c:pt>
                <c:pt idx="63">
                  <c:v>0.78750000000000098</c:v>
                </c:pt>
                <c:pt idx="64">
                  <c:v>0.80000000000000104</c:v>
                </c:pt>
                <c:pt idx="65">
                  <c:v>0.812500000000001</c:v>
                </c:pt>
                <c:pt idx="66">
                  <c:v>0.82500000000000095</c:v>
                </c:pt>
                <c:pt idx="67">
                  <c:v>0.83750000000000102</c:v>
                </c:pt>
                <c:pt idx="68">
                  <c:v>0.85000000000000098</c:v>
                </c:pt>
                <c:pt idx="69">
                  <c:v>0.86250000000000004</c:v>
                </c:pt>
                <c:pt idx="70">
                  <c:v>0.875</c:v>
                </c:pt>
                <c:pt idx="71">
                  <c:v>0.88749999999999996</c:v>
                </c:pt>
                <c:pt idx="72">
                  <c:v>0.9</c:v>
                </c:pt>
                <c:pt idx="73">
                  <c:v>0.91249999999999998</c:v>
                </c:pt>
                <c:pt idx="74">
                  <c:v>0.92500000000000004</c:v>
                </c:pt>
                <c:pt idx="75">
                  <c:v>0.9375</c:v>
                </c:pt>
                <c:pt idx="76">
                  <c:v>0.95</c:v>
                </c:pt>
                <c:pt idx="77">
                  <c:v>0.96250000000000002</c:v>
                </c:pt>
                <c:pt idx="78">
                  <c:v>0.97499999999999998</c:v>
                </c:pt>
                <c:pt idx="79">
                  <c:v>0.98750000000000004</c:v>
                </c:pt>
                <c:pt idx="80">
                  <c:v>1</c:v>
                </c:pt>
              </c:numCache>
            </c:numRef>
          </c:xVal>
          <c:yVal>
            <c:numRef>
              <c:f>'erreur relative_sup_Lobbato(adi'!$E$2:$E$82</c:f>
              <c:numCache>
                <c:formatCode>0.00E+00</c:formatCode>
                <c:ptCount val="81"/>
                <c:pt idx="0">
                  <c:v>0</c:v>
                </c:pt>
                <c:pt idx="1">
                  <c:v>-0.1589965404375395</c:v>
                </c:pt>
                <c:pt idx="2">
                  <c:v>-0.25808817074489598</c:v>
                </c:pt>
                <c:pt idx="3">
                  <c:v>-0.33254302983310802</c:v>
                </c:pt>
                <c:pt idx="4">
                  <c:v>-0.3968036136206185</c:v>
                </c:pt>
                <c:pt idx="5">
                  <c:v>-0.45702985857021849</c:v>
                </c:pt>
                <c:pt idx="6">
                  <c:v>-0.51600221507209498</c:v>
                </c:pt>
                <c:pt idx="7">
                  <c:v>-0.57500922713155</c:v>
                </c:pt>
                <c:pt idx="8">
                  <c:v>-0.63471319385525504</c:v>
                </c:pt>
                <c:pt idx="9">
                  <c:v>-0.69540407080898992</c:v>
                </c:pt>
                <c:pt idx="10">
                  <c:v>-0.75733649449231499</c:v>
                </c:pt>
                <c:pt idx="11">
                  <c:v>-0.82060037008318498</c:v>
                </c:pt>
                <c:pt idx="12">
                  <c:v>-0.88532510547043497</c:v>
                </c:pt>
                <c:pt idx="13">
                  <c:v>-0.95159948828941998</c:v>
                </c:pt>
                <c:pt idx="14">
                  <c:v>-1.0194515044172701</c:v>
                </c:pt>
                <c:pt idx="15">
                  <c:v>-1.08898977415757</c:v>
                </c:pt>
                <c:pt idx="16">
                  <c:v>-1.160362392764305</c:v>
                </c:pt>
                <c:pt idx="17">
                  <c:v>-1.2335418439319399</c:v>
                </c:pt>
                <c:pt idx="18">
                  <c:v>-1.3086003328196449</c:v>
                </c:pt>
                <c:pt idx="19">
                  <c:v>-1.3856477495627451</c:v>
                </c:pt>
                <c:pt idx="20">
                  <c:v>-1.4647320565896649</c:v>
                </c:pt>
                <c:pt idx="21">
                  <c:v>-1.545981970575895</c:v>
                </c:pt>
                <c:pt idx="22">
                  <c:v>-1.6294420326951549</c:v>
                </c:pt>
                <c:pt idx="23">
                  <c:v>-1.71519676017022</c:v>
                </c:pt>
                <c:pt idx="24">
                  <c:v>-1.8033643661868051</c:v>
                </c:pt>
                <c:pt idx="25">
                  <c:v>-1.8940253316371951</c:v>
                </c:pt>
                <c:pt idx="26">
                  <c:v>-1.9872815290576451</c:v>
                </c:pt>
                <c:pt idx="27">
                  <c:v>-2.08321443131371</c:v>
                </c:pt>
                <c:pt idx="28">
                  <c:v>-2.181892036336845</c:v>
                </c:pt>
                <c:pt idx="29">
                  <c:v>-2.283497229898455</c:v>
                </c:pt>
                <c:pt idx="30">
                  <c:v>-2.3880525427819501</c:v>
                </c:pt>
                <c:pt idx="31">
                  <c:v>-2.4957408620063748</c:v>
                </c:pt>
                <c:pt idx="32">
                  <c:v>-2.6066467527537149</c:v>
                </c:pt>
                <c:pt idx="33">
                  <c:v>-2.7208704311176399</c:v>
                </c:pt>
                <c:pt idx="34">
                  <c:v>-2.8385471258209201</c:v>
                </c:pt>
                <c:pt idx="35">
                  <c:v>-2.9598723097593851</c:v>
                </c:pt>
                <c:pt idx="36">
                  <c:v>-3.0849195259408648</c:v>
                </c:pt>
                <c:pt idx="37">
                  <c:v>-3.2138652543986246</c:v>
                </c:pt>
                <c:pt idx="38">
                  <c:v>-3.3467752885995146</c:v>
                </c:pt>
                <c:pt idx="39">
                  <c:v>-3.4838944916713204</c:v>
                </c:pt>
                <c:pt idx="40">
                  <c:v>-3.6254062964210854</c:v>
                </c:pt>
                <c:pt idx="41">
                  <c:v>-3.7714366862290247</c:v>
                </c:pt>
                <c:pt idx="42">
                  <c:v>-3.9221327771798697</c:v>
                </c:pt>
                <c:pt idx="43">
                  <c:v>-4.0776816858419753</c:v>
                </c:pt>
                <c:pt idx="44">
                  <c:v>-4.2383028599782397</c:v>
                </c:pt>
                <c:pt idx="45">
                  <c:v>-4.4042226571813599</c:v>
                </c:pt>
                <c:pt idx="46">
                  <c:v>-4.5755646402886345</c:v>
                </c:pt>
                <c:pt idx="47">
                  <c:v>-4.7526374493757206</c:v>
                </c:pt>
                <c:pt idx="48">
                  <c:v>-4.9355697147075048</c:v>
                </c:pt>
                <c:pt idx="49">
                  <c:v>-5.1246821007280001</c:v>
                </c:pt>
                <c:pt idx="50">
                  <c:v>-5.3202227319447504</c:v>
                </c:pt>
                <c:pt idx="51">
                  <c:v>-5.5224444333117502</c:v>
                </c:pt>
                <c:pt idx="52">
                  <c:v>-5.7316122654927</c:v>
                </c:pt>
                <c:pt idx="53">
                  <c:v>-5.94796974139825</c:v>
                </c:pt>
                <c:pt idx="54">
                  <c:v>-6.1719420833181502</c:v>
                </c:pt>
                <c:pt idx="55">
                  <c:v>-6.4036980335500502</c:v>
                </c:pt>
                <c:pt idx="56">
                  <c:v>-6.6436299354428501</c:v>
                </c:pt>
                <c:pt idx="57">
                  <c:v>-6.8921163099132503</c:v>
                </c:pt>
                <c:pt idx="58">
                  <c:v>-7.1495161743061502</c:v>
                </c:pt>
                <c:pt idx="59">
                  <c:v>-7.4162225117925002</c:v>
                </c:pt>
                <c:pt idx="60">
                  <c:v>-7.6925971833766997</c:v>
                </c:pt>
                <c:pt idx="61">
                  <c:v>-7.9790441453525505</c:v>
                </c:pt>
                <c:pt idx="62">
                  <c:v>-8.2760607227346004</c:v>
                </c:pt>
                <c:pt idx="63">
                  <c:v>-8.5841683293835498</c:v>
                </c:pt>
                <c:pt idx="64">
                  <c:v>-8.9038086224796498</c:v>
                </c:pt>
                <c:pt idx="65">
                  <c:v>-9.2354592745339001</c:v>
                </c:pt>
                <c:pt idx="66">
                  <c:v>-9.5797127473407997</c:v>
                </c:pt>
                <c:pt idx="67">
                  <c:v>-9.9371919298096998</c:v>
                </c:pt>
                <c:pt idx="68">
                  <c:v>-10.30854220217595</c:v>
                </c:pt>
                <c:pt idx="69">
                  <c:v>-10.6942914012056</c:v>
                </c:pt>
                <c:pt idx="70">
                  <c:v>-11.095222499668001</c:v>
                </c:pt>
                <c:pt idx="71">
                  <c:v>-11.51200513373605</c:v>
                </c:pt>
                <c:pt idx="72">
                  <c:v>-11.945521000537999</c:v>
                </c:pt>
                <c:pt idx="73">
                  <c:v>-12.39648969492265</c:v>
                </c:pt>
                <c:pt idx="74">
                  <c:v>-12.865820032812451</c:v>
                </c:pt>
                <c:pt idx="75">
                  <c:v>-13.354385727730151</c:v>
                </c:pt>
                <c:pt idx="76">
                  <c:v>-13.863247457078501</c:v>
                </c:pt>
                <c:pt idx="77">
                  <c:v>-14.393340274048899</c:v>
                </c:pt>
                <c:pt idx="78">
                  <c:v>-14.945881160202001</c:v>
                </c:pt>
                <c:pt idx="79">
                  <c:v>-15.5219728579048</c:v>
                </c:pt>
                <c:pt idx="80">
                  <c:v>-16.11630449360095</c:v>
                </c:pt>
              </c:numCache>
            </c:numRef>
          </c:yVal>
          <c:smooth val="0"/>
        </c:ser>
        <c:ser>
          <c:idx val="4"/>
          <c:order val="4"/>
          <c:tx>
            <c:v>N=7</c:v>
          </c:tx>
          <c:marker>
            <c:symbol val="none"/>
          </c:marker>
          <c:xVal>
            <c:numRef>
              <c:f>Flux_X_inf!$A$2:$A$82</c:f>
              <c:numCache>
                <c:formatCode>0.000000</c:formatCode>
                <c:ptCount val="81"/>
                <c:pt idx="0">
                  <c:v>3.9968028886505604E-15</c:v>
                </c:pt>
                <c:pt idx="1">
                  <c:v>1.2500000000003999E-2</c:v>
                </c:pt>
                <c:pt idx="2">
                  <c:v>2.5000000000002999E-2</c:v>
                </c:pt>
                <c:pt idx="3">
                  <c:v>3.7500000000003003E-2</c:v>
                </c:pt>
                <c:pt idx="4">
                  <c:v>5.0000000000003E-2</c:v>
                </c:pt>
                <c:pt idx="5">
                  <c:v>6.2500000000002998E-2</c:v>
                </c:pt>
                <c:pt idx="6">
                  <c:v>7.5000000000002995E-2</c:v>
                </c:pt>
                <c:pt idx="7">
                  <c:v>8.7500000000003006E-2</c:v>
                </c:pt>
                <c:pt idx="8">
                  <c:v>0.100000000000003</c:v>
                </c:pt>
                <c:pt idx="9">
                  <c:v>0.112500000000003</c:v>
                </c:pt>
                <c:pt idx="10">
                  <c:v>0.125000000000003</c:v>
                </c:pt>
                <c:pt idx="11">
                  <c:v>0.13750000000000301</c:v>
                </c:pt>
                <c:pt idx="12">
                  <c:v>0.15000000000000299</c:v>
                </c:pt>
                <c:pt idx="13">
                  <c:v>0.162500000000003</c:v>
                </c:pt>
                <c:pt idx="14">
                  <c:v>0.17500000000000299</c:v>
                </c:pt>
                <c:pt idx="15">
                  <c:v>0.187500000000003</c:v>
                </c:pt>
                <c:pt idx="16">
                  <c:v>0.20000000000000301</c:v>
                </c:pt>
                <c:pt idx="17">
                  <c:v>0.21250000000000299</c:v>
                </c:pt>
                <c:pt idx="18">
                  <c:v>0.225000000000003</c:v>
                </c:pt>
                <c:pt idx="19">
                  <c:v>0.23750000000000299</c:v>
                </c:pt>
                <c:pt idx="20">
                  <c:v>0.250000000000003</c:v>
                </c:pt>
                <c:pt idx="21">
                  <c:v>0.26250000000000301</c:v>
                </c:pt>
                <c:pt idx="22">
                  <c:v>0.27500000000000302</c:v>
                </c:pt>
                <c:pt idx="23">
                  <c:v>0.28750000000000298</c:v>
                </c:pt>
                <c:pt idx="24">
                  <c:v>0.30000000000000199</c:v>
                </c:pt>
                <c:pt idx="25">
                  <c:v>0.312500000000002</c:v>
                </c:pt>
                <c:pt idx="26">
                  <c:v>0.32500000000000201</c:v>
                </c:pt>
                <c:pt idx="27">
                  <c:v>0.33750000000000202</c:v>
                </c:pt>
                <c:pt idx="28">
                  <c:v>0.35000000000000198</c:v>
                </c:pt>
                <c:pt idx="29">
                  <c:v>0.36250000000000199</c:v>
                </c:pt>
                <c:pt idx="30">
                  <c:v>0.375000000000002</c:v>
                </c:pt>
                <c:pt idx="31">
                  <c:v>0.38750000000000201</c:v>
                </c:pt>
                <c:pt idx="32">
                  <c:v>0.40000000000000202</c:v>
                </c:pt>
                <c:pt idx="33">
                  <c:v>0.41250000000000198</c:v>
                </c:pt>
                <c:pt idx="34">
                  <c:v>0.42500000000000199</c:v>
                </c:pt>
                <c:pt idx="35">
                  <c:v>0.437500000000002</c:v>
                </c:pt>
                <c:pt idx="36">
                  <c:v>0.45000000000000201</c:v>
                </c:pt>
                <c:pt idx="37">
                  <c:v>0.46250000000000202</c:v>
                </c:pt>
                <c:pt idx="38">
                  <c:v>0.47500000000000198</c:v>
                </c:pt>
                <c:pt idx="39">
                  <c:v>0.48750000000000199</c:v>
                </c:pt>
                <c:pt idx="40">
                  <c:v>0.500000000000002</c:v>
                </c:pt>
                <c:pt idx="41">
                  <c:v>0.51250000000000195</c:v>
                </c:pt>
                <c:pt idx="42">
                  <c:v>0.52500000000000202</c:v>
                </c:pt>
                <c:pt idx="43">
                  <c:v>0.53750000000000198</c:v>
                </c:pt>
                <c:pt idx="44">
                  <c:v>0.55000000000000204</c:v>
                </c:pt>
                <c:pt idx="45">
                  <c:v>0.562500000000002</c:v>
                </c:pt>
                <c:pt idx="46">
                  <c:v>0.57500000000000195</c:v>
                </c:pt>
                <c:pt idx="47">
                  <c:v>0.58750000000000102</c:v>
                </c:pt>
                <c:pt idx="48">
                  <c:v>0.60000000000000098</c:v>
                </c:pt>
                <c:pt idx="49">
                  <c:v>0.61250000000000104</c:v>
                </c:pt>
                <c:pt idx="50">
                  <c:v>0.625000000000001</c:v>
                </c:pt>
                <c:pt idx="51">
                  <c:v>0.63750000000000095</c:v>
                </c:pt>
                <c:pt idx="52">
                  <c:v>0.65000000000000102</c:v>
                </c:pt>
                <c:pt idx="53">
                  <c:v>0.66250000000000098</c:v>
                </c:pt>
                <c:pt idx="54">
                  <c:v>0.67500000000000104</c:v>
                </c:pt>
                <c:pt idx="55">
                  <c:v>0.687500000000001</c:v>
                </c:pt>
                <c:pt idx="56">
                  <c:v>0.70000000000000095</c:v>
                </c:pt>
                <c:pt idx="57">
                  <c:v>0.71250000000000102</c:v>
                </c:pt>
                <c:pt idx="58">
                  <c:v>0.72500000000000098</c:v>
                </c:pt>
                <c:pt idx="59">
                  <c:v>0.73750000000000104</c:v>
                </c:pt>
                <c:pt idx="60">
                  <c:v>0.750000000000001</c:v>
                </c:pt>
                <c:pt idx="61">
                  <c:v>0.76250000000000095</c:v>
                </c:pt>
                <c:pt idx="62">
                  <c:v>0.77500000000000102</c:v>
                </c:pt>
                <c:pt idx="63">
                  <c:v>0.78750000000000098</c:v>
                </c:pt>
                <c:pt idx="64">
                  <c:v>0.80000000000000104</c:v>
                </c:pt>
                <c:pt idx="65">
                  <c:v>0.812500000000001</c:v>
                </c:pt>
                <c:pt idx="66">
                  <c:v>0.82500000000000095</c:v>
                </c:pt>
                <c:pt idx="67">
                  <c:v>0.83750000000000102</c:v>
                </c:pt>
                <c:pt idx="68">
                  <c:v>0.85000000000000098</c:v>
                </c:pt>
                <c:pt idx="69">
                  <c:v>0.86250000000000004</c:v>
                </c:pt>
                <c:pt idx="70">
                  <c:v>0.875</c:v>
                </c:pt>
                <c:pt idx="71">
                  <c:v>0.88749999999999996</c:v>
                </c:pt>
                <c:pt idx="72">
                  <c:v>0.9</c:v>
                </c:pt>
                <c:pt idx="73">
                  <c:v>0.91249999999999998</c:v>
                </c:pt>
                <c:pt idx="74">
                  <c:v>0.92500000000000004</c:v>
                </c:pt>
                <c:pt idx="75">
                  <c:v>0.9375</c:v>
                </c:pt>
                <c:pt idx="76">
                  <c:v>0.95</c:v>
                </c:pt>
                <c:pt idx="77">
                  <c:v>0.96250000000000002</c:v>
                </c:pt>
                <c:pt idx="78">
                  <c:v>0.97499999999999998</c:v>
                </c:pt>
                <c:pt idx="79">
                  <c:v>0.98750000000000004</c:v>
                </c:pt>
                <c:pt idx="80">
                  <c:v>1</c:v>
                </c:pt>
              </c:numCache>
            </c:numRef>
          </c:xVal>
          <c:yVal>
            <c:numRef>
              <c:f>'erreur relative_sup_Lobbato(adi'!$F$2:$F$82</c:f>
              <c:numCache>
                <c:formatCode>0.00E+00</c:formatCode>
                <c:ptCount val="81"/>
                <c:pt idx="0">
                  <c:v>0</c:v>
                </c:pt>
                <c:pt idx="1">
                  <c:v>-0.15992349345071349</c:v>
                </c:pt>
                <c:pt idx="2">
                  <c:v>-0.26410233040727299</c:v>
                </c:pt>
                <c:pt idx="3">
                  <c:v>-0.35699459859879451</c:v>
                </c:pt>
                <c:pt idx="4">
                  <c:v>-0.44674970892736454</c:v>
                </c:pt>
                <c:pt idx="5">
                  <c:v>-0.53505079409301504</c:v>
                </c:pt>
                <c:pt idx="6">
                  <c:v>-0.62238932099133004</c:v>
                </c:pt>
                <c:pt idx="7">
                  <c:v>-0.70896128191819496</c:v>
                </c:pt>
                <c:pt idx="8">
                  <c:v>-0.79493962731579004</c:v>
                </c:pt>
                <c:pt idx="9">
                  <c:v>-0.88039059606413994</c:v>
                </c:pt>
                <c:pt idx="10">
                  <c:v>-0.96551765220461494</c:v>
                </c:pt>
                <c:pt idx="11">
                  <c:v>-1.0503835777697801</c:v>
                </c:pt>
                <c:pt idx="12">
                  <c:v>-1.1351551386489951</c:v>
                </c:pt>
                <c:pt idx="13">
                  <c:v>-1.219954550470205</c:v>
                </c:pt>
                <c:pt idx="14">
                  <c:v>-1.30484267360788</c:v>
                </c:pt>
                <c:pt idx="15">
                  <c:v>-1.3899950970472201</c:v>
                </c:pt>
                <c:pt idx="16">
                  <c:v>-1.475617227777495</c:v>
                </c:pt>
                <c:pt idx="17">
                  <c:v>-1.56168571393227</c:v>
                </c:pt>
                <c:pt idx="18">
                  <c:v>-1.6483395160964851</c:v>
                </c:pt>
                <c:pt idx="19">
                  <c:v>-1.735749234109295</c:v>
                </c:pt>
                <c:pt idx="20">
                  <c:v>-1.8239936070114702</c:v>
                </c:pt>
                <c:pt idx="21">
                  <c:v>-1.9132618620840549</c:v>
                </c:pt>
                <c:pt idx="22">
                  <c:v>-2.0036199131066401</c:v>
                </c:pt>
                <c:pt idx="23">
                  <c:v>-2.095199432493835</c:v>
                </c:pt>
                <c:pt idx="24">
                  <c:v>-2.1881690603594253</c:v>
                </c:pt>
                <c:pt idx="25">
                  <c:v>-2.2826380044263397</c:v>
                </c:pt>
                <c:pt idx="26">
                  <c:v>-2.3787485353056401</c:v>
                </c:pt>
                <c:pt idx="27">
                  <c:v>-2.4766128195954651</c:v>
                </c:pt>
                <c:pt idx="28">
                  <c:v>-2.576329389933135</c:v>
                </c:pt>
                <c:pt idx="29">
                  <c:v>-2.678152043006095</c:v>
                </c:pt>
                <c:pt idx="30">
                  <c:v>-2.7820938409817</c:v>
                </c:pt>
                <c:pt idx="31">
                  <c:v>-2.88841267832297</c:v>
                </c:pt>
                <c:pt idx="32">
                  <c:v>-2.9972040667282149</c:v>
                </c:pt>
                <c:pt idx="33">
                  <c:v>-3.1085989251243302</c:v>
                </c:pt>
                <c:pt idx="34">
                  <c:v>-3.2227774214252198</c:v>
                </c:pt>
                <c:pt idx="35">
                  <c:v>-3.3399932664338055</c:v>
                </c:pt>
                <c:pt idx="36">
                  <c:v>-3.4603119018604351</c:v>
                </c:pt>
                <c:pt idx="37">
                  <c:v>-3.5839672021302498</c:v>
                </c:pt>
                <c:pt idx="38">
                  <c:v>-3.71102077448705</c:v>
                </c:pt>
                <c:pt idx="39">
                  <c:v>-3.8418100986922901</c:v>
                </c:pt>
                <c:pt idx="40">
                  <c:v>-3.9765457937170048</c:v>
                </c:pt>
                <c:pt idx="41">
                  <c:v>-4.1153564699522747</c:v>
                </c:pt>
                <c:pt idx="42">
                  <c:v>-4.2584180338240101</c:v>
                </c:pt>
                <c:pt idx="43">
                  <c:v>-4.4059663806109395</c:v>
                </c:pt>
                <c:pt idx="44">
                  <c:v>-4.5582744192500346</c:v>
                </c:pt>
                <c:pt idx="45">
                  <c:v>-4.7156116968036148</c:v>
                </c:pt>
                <c:pt idx="46">
                  <c:v>-4.8780876997784501</c:v>
                </c:pt>
                <c:pt idx="47">
                  <c:v>-5.0461149443946507</c:v>
                </c:pt>
                <c:pt idx="48">
                  <c:v>-5.2197945361785001</c:v>
                </c:pt>
                <c:pt idx="49">
                  <c:v>-5.3995521537396005</c:v>
                </c:pt>
                <c:pt idx="50">
                  <c:v>-5.5856631887518997</c:v>
                </c:pt>
                <c:pt idx="51">
                  <c:v>-5.7784134288878999</c:v>
                </c:pt>
                <c:pt idx="52">
                  <c:v>-5.9781084617371496</c:v>
                </c:pt>
                <c:pt idx="53">
                  <c:v>-6.1850178722731499</c:v>
                </c:pt>
                <c:pt idx="54">
                  <c:v>-6.3997013248615504</c:v>
                </c:pt>
                <c:pt idx="55">
                  <c:v>-6.6222636484256494</c:v>
                </c:pt>
                <c:pt idx="56">
                  <c:v>-6.8532173401560996</c:v>
                </c:pt>
                <c:pt idx="57">
                  <c:v>-7.0930116903883</c:v>
                </c:pt>
                <c:pt idx="58">
                  <c:v>-7.3420494629179007</c:v>
                </c:pt>
                <c:pt idx="59">
                  <c:v>-7.600787604100999</c:v>
                </c:pt>
                <c:pt idx="60">
                  <c:v>-7.8696227643262002</c:v>
                </c:pt>
                <c:pt idx="61">
                  <c:v>-8.1490259360577006</c:v>
                </c:pt>
                <c:pt idx="62">
                  <c:v>-8.4396116237771004</c:v>
                </c:pt>
                <c:pt idx="63">
                  <c:v>-8.7420006220937498</c:v>
                </c:pt>
                <c:pt idx="64">
                  <c:v>-9.0566582643954501</c:v>
                </c:pt>
                <c:pt idx="65">
                  <c:v>-9.3841247111804513</c:v>
                </c:pt>
                <c:pt idx="66">
                  <c:v>-9.7251291269486995</c:v>
                </c:pt>
                <c:pt idx="67">
                  <c:v>-10.08041413164905</c:v>
                </c:pt>
                <c:pt idx="68">
                  <c:v>-10.450732329809099</c:v>
                </c:pt>
                <c:pt idx="69">
                  <c:v>-10.836616793826499</c:v>
                </c:pt>
                <c:pt idx="70">
                  <c:v>-11.239064597993899</c:v>
                </c:pt>
                <c:pt idx="71">
                  <c:v>-11.65881104196465</c:v>
                </c:pt>
                <c:pt idx="72">
                  <c:v>-12.09695930314305</c:v>
                </c:pt>
                <c:pt idx="73">
                  <c:v>-12.55426585967775</c:v>
                </c:pt>
                <c:pt idx="74">
                  <c:v>-13.031835612017598</c:v>
                </c:pt>
                <c:pt idx="75">
                  <c:v>-13.53066113655675</c:v>
                </c:pt>
                <c:pt idx="76">
                  <c:v>-14.052047113812799</c:v>
                </c:pt>
                <c:pt idx="77">
                  <c:v>-14.597009915340049</c:v>
                </c:pt>
                <c:pt idx="78">
                  <c:v>-15.167068440181151</c:v>
                </c:pt>
                <c:pt idx="79">
                  <c:v>-15.763450242094299</c:v>
                </c:pt>
                <c:pt idx="80">
                  <c:v>-16.381455167548548</c:v>
                </c:pt>
              </c:numCache>
            </c:numRef>
          </c:yVal>
          <c:smooth val="0"/>
        </c:ser>
        <c:ser>
          <c:idx val="5"/>
          <c:order val="5"/>
          <c:tx>
            <c:v>N=8</c:v>
          </c:tx>
          <c:marker>
            <c:symbol val="none"/>
          </c:marker>
          <c:xVal>
            <c:numRef>
              <c:f>Flux_X_inf!$A$2:$A$82</c:f>
              <c:numCache>
                <c:formatCode>0.000000</c:formatCode>
                <c:ptCount val="81"/>
                <c:pt idx="0">
                  <c:v>3.9968028886505604E-15</c:v>
                </c:pt>
                <c:pt idx="1">
                  <c:v>1.2500000000003999E-2</c:v>
                </c:pt>
                <c:pt idx="2">
                  <c:v>2.5000000000002999E-2</c:v>
                </c:pt>
                <c:pt idx="3">
                  <c:v>3.7500000000003003E-2</c:v>
                </c:pt>
                <c:pt idx="4">
                  <c:v>5.0000000000003E-2</c:v>
                </c:pt>
                <c:pt idx="5">
                  <c:v>6.2500000000002998E-2</c:v>
                </c:pt>
                <c:pt idx="6">
                  <c:v>7.5000000000002995E-2</c:v>
                </c:pt>
                <c:pt idx="7">
                  <c:v>8.7500000000003006E-2</c:v>
                </c:pt>
                <c:pt idx="8">
                  <c:v>0.100000000000003</c:v>
                </c:pt>
                <c:pt idx="9">
                  <c:v>0.112500000000003</c:v>
                </c:pt>
                <c:pt idx="10">
                  <c:v>0.125000000000003</c:v>
                </c:pt>
                <c:pt idx="11">
                  <c:v>0.13750000000000301</c:v>
                </c:pt>
                <c:pt idx="12">
                  <c:v>0.15000000000000299</c:v>
                </c:pt>
                <c:pt idx="13">
                  <c:v>0.162500000000003</c:v>
                </c:pt>
                <c:pt idx="14">
                  <c:v>0.17500000000000299</c:v>
                </c:pt>
                <c:pt idx="15">
                  <c:v>0.187500000000003</c:v>
                </c:pt>
                <c:pt idx="16">
                  <c:v>0.20000000000000301</c:v>
                </c:pt>
                <c:pt idx="17">
                  <c:v>0.21250000000000299</c:v>
                </c:pt>
                <c:pt idx="18">
                  <c:v>0.225000000000003</c:v>
                </c:pt>
                <c:pt idx="19">
                  <c:v>0.23750000000000299</c:v>
                </c:pt>
                <c:pt idx="20">
                  <c:v>0.250000000000003</c:v>
                </c:pt>
                <c:pt idx="21">
                  <c:v>0.26250000000000301</c:v>
                </c:pt>
                <c:pt idx="22">
                  <c:v>0.27500000000000302</c:v>
                </c:pt>
                <c:pt idx="23">
                  <c:v>0.28750000000000298</c:v>
                </c:pt>
                <c:pt idx="24">
                  <c:v>0.30000000000000199</c:v>
                </c:pt>
                <c:pt idx="25">
                  <c:v>0.312500000000002</c:v>
                </c:pt>
                <c:pt idx="26">
                  <c:v>0.32500000000000201</c:v>
                </c:pt>
                <c:pt idx="27">
                  <c:v>0.33750000000000202</c:v>
                </c:pt>
                <c:pt idx="28">
                  <c:v>0.35000000000000198</c:v>
                </c:pt>
                <c:pt idx="29">
                  <c:v>0.36250000000000199</c:v>
                </c:pt>
                <c:pt idx="30">
                  <c:v>0.375000000000002</c:v>
                </c:pt>
                <c:pt idx="31">
                  <c:v>0.38750000000000201</c:v>
                </c:pt>
                <c:pt idx="32">
                  <c:v>0.40000000000000202</c:v>
                </c:pt>
                <c:pt idx="33">
                  <c:v>0.41250000000000198</c:v>
                </c:pt>
                <c:pt idx="34">
                  <c:v>0.42500000000000199</c:v>
                </c:pt>
                <c:pt idx="35">
                  <c:v>0.437500000000002</c:v>
                </c:pt>
                <c:pt idx="36">
                  <c:v>0.45000000000000201</c:v>
                </c:pt>
                <c:pt idx="37">
                  <c:v>0.46250000000000202</c:v>
                </c:pt>
                <c:pt idx="38">
                  <c:v>0.47500000000000198</c:v>
                </c:pt>
                <c:pt idx="39">
                  <c:v>0.48750000000000199</c:v>
                </c:pt>
                <c:pt idx="40">
                  <c:v>0.500000000000002</c:v>
                </c:pt>
                <c:pt idx="41">
                  <c:v>0.51250000000000195</c:v>
                </c:pt>
                <c:pt idx="42">
                  <c:v>0.52500000000000202</c:v>
                </c:pt>
                <c:pt idx="43">
                  <c:v>0.53750000000000198</c:v>
                </c:pt>
                <c:pt idx="44">
                  <c:v>0.55000000000000204</c:v>
                </c:pt>
                <c:pt idx="45">
                  <c:v>0.562500000000002</c:v>
                </c:pt>
                <c:pt idx="46">
                  <c:v>0.57500000000000195</c:v>
                </c:pt>
                <c:pt idx="47">
                  <c:v>0.58750000000000102</c:v>
                </c:pt>
                <c:pt idx="48">
                  <c:v>0.60000000000000098</c:v>
                </c:pt>
                <c:pt idx="49">
                  <c:v>0.61250000000000104</c:v>
                </c:pt>
                <c:pt idx="50">
                  <c:v>0.625000000000001</c:v>
                </c:pt>
                <c:pt idx="51">
                  <c:v>0.63750000000000095</c:v>
                </c:pt>
                <c:pt idx="52">
                  <c:v>0.65000000000000102</c:v>
                </c:pt>
                <c:pt idx="53">
                  <c:v>0.66250000000000098</c:v>
                </c:pt>
                <c:pt idx="54">
                  <c:v>0.67500000000000104</c:v>
                </c:pt>
                <c:pt idx="55">
                  <c:v>0.687500000000001</c:v>
                </c:pt>
                <c:pt idx="56">
                  <c:v>0.70000000000000095</c:v>
                </c:pt>
                <c:pt idx="57">
                  <c:v>0.71250000000000102</c:v>
                </c:pt>
                <c:pt idx="58">
                  <c:v>0.72500000000000098</c:v>
                </c:pt>
                <c:pt idx="59">
                  <c:v>0.73750000000000104</c:v>
                </c:pt>
                <c:pt idx="60">
                  <c:v>0.750000000000001</c:v>
                </c:pt>
                <c:pt idx="61">
                  <c:v>0.76250000000000095</c:v>
                </c:pt>
                <c:pt idx="62">
                  <c:v>0.77500000000000102</c:v>
                </c:pt>
                <c:pt idx="63">
                  <c:v>0.78750000000000098</c:v>
                </c:pt>
                <c:pt idx="64">
                  <c:v>0.80000000000000104</c:v>
                </c:pt>
                <c:pt idx="65">
                  <c:v>0.812500000000001</c:v>
                </c:pt>
                <c:pt idx="66">
                  <c:v>0.82500000000000095</c:v>
                </c:pt>
                <c:pt idx="67">
                  <c:v>0.83750000000000102</c:v>
                </c:pt>
                <c:pt idx="68">
                  <c:v>0.85000000000000098</c:v>
                </c:pt>
                <c:pt idx="69">
                  <c:v>0.86250000000000004</c:v>
                </c:pt>
                <c:pt idx="70">
                  <c:v>0.875</c:v>
                </c:pt>
                <c:pt idx="71">
                  <c:v>0.88749999999999996</c:v>
                </c:pt>
                <c:pt idx="72">
                  <c:v>0.9</c:v>
                </c:pt>
                <c:pt idx="73">
                  <c:v>0.91249999999999998</c:v>
                </c:pt>
                <c:pt idx="74">
                  <c:v>0.92500000000000004</c:v>
                </c:pt>
                <c:pt idx="75">
                  <c:v>0.9375</c:v>
                </c:pt>
                <c:pt idx="76">
                  <c:v>0.95</c:v>
                </c:pt>
                <c:pt idx="77">
                  <c:v>0.96250000000000002</c:v>
                </c:pt>
                <c:pt idx="78">
                  <c:v>0.97499999999999998</c:v>
                </c:pt>
                <c:pt idx="79">
                  <c:v>0.98750000000000004</c:v>
                </c:pt>
                <c:pt idx="80">
                  <c:v>1</c:v>
                </c:pt>
              </c:numCache>
            </c:numRef>
          </c:xVal>
          <c:yVal>
            <c:numRef>
              <c:f>'erreur relative_sup_Lobbato(adi'!$G$2:$G$82</c:f>
              <c:numCache>
                <c:formatCode>0.00E+00</c:formatCode>
                <c:ptCount val="81"/>
                <c:pt idx="0">
                  <c:v>0</c:v>
                </c:pt>
                <c:pt idx="1">
                  <c:v>-0.10533103475320049</c:v>
                </c:pt>
                <c:pt idx="2">
                  <c:v>-0.18005893479457999</c:v>
                </c:pt>
                <c:pt idx="3">
                  <c:v>-0.25326092086018753</c:v>
                </c:pt>
                <c:pt idx="4">
                  <c:v>-0.3270846782830385</c:v>
                </c:pt>
                <c:pt idx="5">
                  <c:v>-0.40169054227716006</c:v>
                </c:pt>
                <c:pt idx="6">
                  <c:v>-0.47714665145896101</c:v>
                </c:pt>
                <c:pt idx="7">
                  <c:v>-0.55346333093959499</c:v>
                </c:pt>
                <c:pt idx="8">
                  <c:v>-0.63069979966243994</c:v>
                </c:pt>
                <c:pt idx="9">
                  <c:v>-0.70881147052791493</c:v>
                </c:pt>
                <c:pt idx="10">
                  <c:v>-0.78793094809759001</c:v>
                </c:pt>
                <c:pt idx="11">
                  <c:v>-0.86801854157353997</c:v>
                </c:pt>
                <c:pt idx="12">
                  <c:v>-0.9491752311079249</c:v>
                </c:pt>
                <c:pt idx="13">
                  <c:v>-1.0314422897297901</c:v>
                </c:pt>
                <c:pt idx="14">
                  <c:v>-1.114801585463715</c:v>
                </c:pt>
                <c:pt idx="15">
                  <c:v>-1.19937794587024</c:v>
                </c:pt>
                <c:pt idx="16">
                  <c:v>-1.2853155871180451</c:v>
                </c:pt>
                <c:pt idx="17">
                  <c:v>-1.372497838894835</c:v>
                </c:pt>
                <c:pt idx="18">
                  <c:v>-1.461031221639</c:v>
                </c:pt>
                <c:pt idx="19">
                  <c:v>-1.5510391296407249</c:v>
                </c:pt>
                <c:pt idx="20">
                  <c:v>-1.6425349531996349</c:v>
                </c:pt>
                <c:pt idx="21">
                  <c:v>-1.735674001214095</c:v>
                </c:pt>
                <c:pt idx="22">
                  <c:v>-1.8304579548070499</c:v>
                </c:pt>
                <c:pt idx="23">
                  <c:v>-1.926984408696935</c:v>
                </c:pt>
                <c:pt idx="24">
                  <c:v>-2.0253870199683996</c:v>
                </c:pt>
                <c:pt idx="25">
                  <c:v>-2.12572582235831</c:v>
                </c:pt>
                <c:pt idx="26">
                  <c:v>-2.2281100414503499</c:v>
                </c:pt>
                <c:pt idx="27">
                  <c:v>-2.3326125579234001</c:v>
                </c:pt>
                <c:pt idx="28">
                  <c:v>-2.4392974797108451</c:v>
                </c:pt>
                <c:pt idx="29">
                  <c:v>-2.5484120891789099</c:v>
                </c:pt>
                <c:pt idx="30">
                  <c:v>-2.6599008623256348</c:v>
                </c:pt>
                <c:pt idx="31">
                  <c:v>-2.774031110053595</c:v>
                </c:pt>
                <c:pt idx="32">
                  <c:v>-2.890846983086655</c:v>
                </c:pt>
                <c:pt idx="33">
                  <c:v>-3.0104579323386451</c:v>
                </c:pt>
                <c:pt idx="34">
                  <c:v>-3.1330304770816499</c:v>
                </c:pt>
                <c:pt idx="35">
                  <c:v>-3.2588077873630397</c:v>
                </c:pt>
                <c:pt idx="36">
                  <c:v>-3.38779955195184</c:v>
                </c:pt>
                <c:pt idx="37">
                  <c:v>-3.5202462310831599</c:v>
                </c:pt>
                <c:pt idx="38">
                  <c:v>-3.6561640673267148</c:v>
                </c:pt>
                <c:pt idx="39">
                  <c:v>-3.7959206718380054</c:v>
                </c:pt>
                <c:pt idx="40">
                  <c:v>-3.9396884408569202</c:v>
                </c:pt>
                <c:pt idx="41">
                  <c:v>-4.0875587428900948</c:v>
                </c:pt>
                <c:pt idx="42">
                  <c:v>-4.2397005289074849</c:v>
                </c:pt>
                <c:pt idx="43">
                  <c:v>-4.39635044053085</c:v>
                </c:pt>
                <c:pt idx="44">
                  <c:v>-4.557776553692265</c:v>
                </c:pt>
                <c:pt idx="45">
                  <c:v>-4.7242332331847701</c:v>
                </c:pt>
                <c:pt idx="46">
                  <c:v>-4.8957848912685247</c:v>
                </c:pt>
                <c:pt idx="47">
                  <c:v>-5.0728897210644002</c:v>
                </c:pt>
                <c:pt idx="48">
                  <c:v>-5.2555831136934499</c:v>
                </c:pt>
                <c:pt idx="49">
                  <c:v>-5.4443388298362994</c:v>
                </c:pt>
                <c:pt idx="50">
                  <c:v>-5.6393986996330501</c:v>
                </c:pt>
                <c:pt idx="51">
                  <c:v>-5.84103525313225</c:v>
                </c:pt>
                <c:pt idx="52">
                  <c:v>-6.0495493184532005</c:v>
                </c:pt>
                <c:pt idx="53">
                  <c:v>-6.2651968244003502</c:v>
                </c:pt>
                <c:pt idx="54">
                  <c:v>-6.4885914642008498</c:v>
                </c:pt>
                <c:pt idx="55">
                  <c:v>-6.7197395227488501</c:v>
                </c:pt>
                <c:pt idx="56">
                  <c:v>-6.9592229257769009</c:v>
                </c:pt>
                <c:pt idx="57">
                  <c:v>-7.2074844562669496</c:v>
                </c:pt>
                <c:pt idx="58">
                  <c:v>-7.4649069701022501</c:v>
                </c:pt>
                <c:pt idx="59">
                  <c:v>-7.7319503952722997</c:v>
                </c:pt>
                <c:pt idx="60">
                  <c:v>-8.0089943376511989</c:v>
                </c:pt>
                <c:pt idx="61">
                  <c:v>-8.2965221924338497</c:v>
                </c:pt>
                <c:pt idx="62">
                  <c:v>-8.595182367176049</c:v>
                </c:pt>
                <c:pt idx="63">
                  <c:v>-8.9055976908173502</c:v>
                </c:pt>
                <c:pt idx="64">
                  <c:v>-9.2281902479045996</c:v>
                </c:pt>
                <c:pt idx="65">
                  <c:v>-9.563508628751249</c:v>
                </c:pt>
                <c:pt idx="66">
                  <c:v>-9.9123309629965508</c:v>
                </c:pt>
                <c:pt idx="67">
                  <c:v>-10.275410274320951</c:v>
                </c:pt>
                <c:pt idx="68">
                  <c:v>-10.653498507673799</c:v>
                </c:pt>
                <c:pt idx="69">
                  <c:v>-11.047070820843249</c:v>
                </c:pt>
                <c:pt idx="70">
                  <c:v>-11.4572324531183</c:v>
                </c:pt>
                <c:pt idx="71">
                  <c:v>-11.884674518792149</c:v>
                </c:pt>
                <c:pt idx="72">
                  <c:v>-12.3305840711584</c:v>
                </c:pt>
                <c:pt idx="73">
                  <c:v>-12.79564343091805</c:v>
                </c:pt>
                <c:pt idx="74">
                  <c:v>-13.281034017235751</c:v>
                </c:pt>
                <c:pt idx="75">
                  <c:v>-13.787738303822049</c:v>
                </c:pt>
                <c:pt idx="76">
                  <c:v>-14.317143814057749</c:v>
                </c:pt>
                <c:pt idx="77">
                  <c:v>-14.8702088254533</c:v>
                </c:pt>
                <c:pt idx="78">
                  <c:v>-15.448578647418</c:v>
                </c:pt>
                <c:pt idx="79">
                  <c:v>-16.053432525887949</c:v>
                </c:pt>
                <c:pt idx="80">
                  <c:v>-16.68107127560895</c:v>
                </c:pt>
              </c:numCache>
            </c:numRef>
          </c:yVal>
          <c:smooth val="0"/>
        </c:ser>
        <c:ser>
          <c:idx val="6"/>
          <c:order val="6"/>
          <c:tx>
            <c:v>N=9</c:v>
          </c:tx>
          <c:marker>
            <c:symbol val="none"/>
          </c:marker>
          <c:xVal>
            <c:numRef>
              <c:f>Flux_X_inf!$A$2:$A$82</c:f>
              <c:numCache>
                <c:formatCode>0.000000</c:formatCode>
                <c:ptCount val="81"/>
                <c:pt idx="0">
                  <c:v>3.9968028886505604E-15</c:v>
                </c:pt>
                <c:pt idx="1">
                  <c:v>1.2500000000003999E-2</c:v>
                </c:pt>
                <c:pt idx="2">
                  <c:v>2.5000000000002999E-2</c:v>
                </c:pt>
                <c:pt idx="3">
                  <c:v>3.7500000000003003E-2</c:v>
                </c:pt>
                <c:pt idx="4">
                  <c:v>5.0000000000003E-2</c:v>
                </c:pt>
                <c:pt idx="5">
                  <c:v>6.2500000000002998E-2</c:v>
                </c:pt>
                <c:pt idx="6">
                  <c:v>7.5000000000002995E-2</c:v>
                </c:pt>
                <c:pt idx="7">
                  <c:v>8.7500000000003006E-2</c:v>
                </c:pt>
                <c:pt idx="8">
                  <c:v>0.100000000000003</c:v>
                </c:pt>
                <c:pt idx="9">
                  <c:v>0.112500000000003</c:v>
                </c:pt>
                <c:pt idx="10">
                  <c:v>0.125000000000003</c:v>
                </c:pt>
                <c:pt idx="11">
                  <c:v>0.13750000000000301</c:v>
                </c:pt>
                <c:pt idx="12">
                  <c:v>0.15000000000000299</c:v>
                </c:pt>
                <c:pt idx="13">
                  <c:v>0.162500000000003</c:v>
                </c:pt>
                <c:pt idx="14">
                  <c:v>0.17500000000000299</c:v>
                </c:pt>
                <c:pt idx="15">
                  <c:v>0.187500000000003</c:v>
                </c:pt>
                <c:pt idx="16">
                  <c:v>0.20000000000000301</c:v>
                </c:pt>
                <c:pt idx="17">
                  <c:v>0.21250000000000299</c:v>
                </c:pt>
                <c:pt idx="18">
                  <c:v>0.225000000000003</c:v>
                </c:pt>
                <c:pt idx="19">
                  <c:v>0.23750000000000299</c:v>
                </c:pt>
                <c:pt idx="20">
                  <c:v>0.250000000000003</c:v>
                </c:pt>
                <c:pt idx="21">
                  <c:v>0.26250000000000301</c:v>
                </c:pt>
                <c:pt idx="22">
                  <c:v>0.27500000000000302</c:v>
                </c:pt>
                <c:pt idx="23">
                  <c:v>0.28750000000000298</c:v>
                </c:pt>
                <c:pt idx="24">
                  <c:v>0.30000000000000199</c:v>
                </c:pt>
                <c:pt idx="25">
                  <c:v>0.312500000000002</c:v>
                </c:pt>
                <c:pt idx="26">
                  <c:v>0.32500000000000201</c:v>
                </c:pt>
                <c:pt idx="27">
                  <c:v>0.33750000000000202</c:v>
                </c:pt>
                <c:pt idx="28">
                  <c:v>0.35000000000000198</c:v>
                </c:pt>
                <c:pt idx="29">
                  <c:v>0.36250000000000199</c:v>
                </c:pt>
                <c:pt idx="30">
                  <c:v>0.375000000000002</c:v>
                </c:pt>
                <c:pt idx="31">
                  <c:v>0.38750000000000201</c:v>
                </c:pt>
                <c:pt idx="32">
                  <c:v>0.40000000000000202</c:v>
                </c:pt>
                <c:pt idx="33">
                  <c:v>0.41250000000000198</c:v>
                </c:pt>
                <c:pt idx="34">
                  <c:v>0.42500000000000199</c:v>
                </c:pt>
                <c:pt idx="35">
                  <c:v>0.437500000000002</c:v>
                </c:pt>
                <c:pt idx="36">
                  <c:v>0.45000000000000201</c:v>
                </c:pt>
                <c:pt idx="37">
                  <c:v>0.46250000000000202</c:v>
                </c:pt>
                <c:pt idx="38">
                  <c:v>0.47500000000000198</c:v>
                </c:pt>
                <c:pt idx="39">
                  <c:v>0.48750000000000199</c:v>
                </c:pt>
                <c:pt idx="40">
                  <c:v>0.500000000000002</c:v>
                </c:pt>
                <c:pt idx="41">
                  <c:v>0.51250000000000195</c:v>
                </c:pt>
                <c:pt idx="42">
                  <c:v>0.52500000000000202</c:v>
                </c:pt>
                <c:pt idx="43">
                  <c:v>0.53750000000000198</c:v>
                </c:pt>
                <c:pt idx="44">
                  <c:v>0.55000000000000204</c:v>
                </c:pt>
                <c:pt idx="45">
                  <c:v>0.562500000000002</c:v>
                </c:pt>
                <c:pt idx="46">
                  <c:v>0.57500000000000195</c:v>
                </c:pt>
                <c:pt idx="47">
                  <c:v>0.58750000000000102</c:v>
                </c:pt>
                <c:pt idx="48">
                  <c:v>0.60000000000000098</c:v>
                </c:pt>
                <c:pt idx="49">
                  <c:v>0.61250000000000104</c:v>
                </c:pt>
                <c:pt idx="50">
                  <c:v>0.625000000000001</c:v>
                </c:pt>
                <c:pt idx="51">
                  <c:v>0.63750000000000095</c:v>
                </c:pt>
                <c:pt idx="52">
                  <c:v>0.65000000000000102</c:v>
                </c:pt>
                <c:pt idx="53">
                  <c:v>0.66250000000000098</c:v>
                </c:pt>
                <c:pt idx="54">
                  <c:v>0.67500000000000104</c:v>
                </c:pt>
                <c:pt idx="55">
                  <c:v>0.687500000000001</c:v>
                </c:pt>
                <c:pt idx="56">
                  <c:v>0.70000000000000095</c:v>
                </c:pt>
                <c:pt idx="57">
                  <c:v>0.71250000000000102</c:v>
                </c:pt>
                <c:pt idx="58">
                  <c:v>0.72500000000000098</c:v>
                </c:pt>
                <c:pt idx="59">
                  <c:v>0.73750000000000104</c:v>
                </c:pt>
                <c:pt idx="60">
                  <c:v>0.750000000000001</c:v>
                </c:pt>
                <c:pt idx="61">
                  <c:v>0.76250000000000095</c:v>
                </c:pt>
                <c:pt idx="62">
                  <c:v>0.77500000000000102</c:v>
                </c:pt>
                <c:pt idx="63">
                  <c:v>0.78750000000000098</c:v>
                </c:pt>
                <c:pt idx="64">
                  <c:v>0.80000000000000104</c:v>
                </c:pt>
                <c:pt idx="65">
                  <c:v>0.812500000000001</c:v>
                </c:pt>
                <c:pt idx="66">
                  <c:v>0.82500000000000095</c:v>
                </c:pt>
                <c:pt idx="67">
                  <c:v>0.83750000000000102</c:v>
                </c:pt>
                <c:pt idx="68">
                  <c:v>0.85000000000000098</c:v>
                </c:pt>
                <c:pt idx="69">
                  <c:v>0.86250000000000004</c:v>
                </c:pt>
                <c:pt idx="70">
                  <c:v>0.875</c:v>
                </c:pt>
                <c:pt idx="71">
                  <c:v>0.88749999999999996</c:v>
                </c:pt>
                <c:pt idx="72">
                  <c:v>0.9</c:v>
                </c:pt>
                <c:pt idx="73">
                  <c:v>0.91249999999999998</c:v>
                </c:pt>
                <c:pt idx="74">
                  <c:v>0.92500000000000004</c:v>
                </c:pt>
                <c:pt idx="75">
                  <c:v>0.9375</c:v>
                </c:pt>
                <c:pt idx="76">
                  <c:v>0.95</c:v>
                </c:pt>
                <c:pt idx="77">
                  <c:v>0.96250000000000002</c:v>
                </c:pt>
                <c:pt idx="78">
                  <c:v>0.97499999999999998</c:v>
                </c:pt>
                <c:pt idx="79">
                  <c:v>0.98750000000000004</c:v>
                </c:pt>
                <c:pt idx="80">
                  <c:v>1</c:v>
                </c:pt>
              </c:numCache>
            </c:numRef>
          </c:xVal>
          <c:yVal>
            <c:numRef>
              <c:f>'erreur relative_sup_Lobbato(adi'!$H$2:$H$82</c:f>
              <c:numCache>
                <c:formatCode>0.00E+00</c:formatCode>
                <c:ptCount val="81"/>
                <c:pt idx="0">
                  <c:v>0</c:v>
                </c:pt>
                <c:pt idx="1">
                  <c:v>-0.1362020779423235</c:v>
                </c:pt>
                <c:pt idx="2">
                  <c:v>-0.24738933368927798</c:v>
                </c:pt>
                <c:pt idx="3">
                  <c:v>-0.35122265886130549</c:v>
                </c:pt>
                <c:pt idx="4">
                  <c:v>-0.44930866694832294</c:v>
                </c:pt>
                <c:pt idx="5">
                  <c:v>-0.54261096986404</c:v>
                </c:pt>
                <c:pt idx="6">
                  <c:v>-0.63200331823499001</c:v>
                </c:pt>
                <c:pt idx="7">
                  <c:v>-0.71820921985141006</c:v>
                </c:pt>
                <c:pt idx="8">
                  <c:v>-0.80189442846752002</c:v>
                </c:pt>
                <c:pt idx="9">
                  <c:v>-0.88355371276049</c:v>
                </c:pt>
                <c:pt idx="10">
                  <c:v>-0.96375649438748001</c:v>
                </c:pt>
                <c:pt idx="11">
                  <c:v>-1.0428621109160798</c:v>
                </c:pt>
                <c:pt idx="12">
                  <c:v>-1.1213004951796499</c:v>
                </c:pt>
                <c:pt idx="13">
                  <c:v>-1.1994010034414049</c:v>
                </c:pt>
                <c:pt idx="14">
                  <c:v>-1.2774046558136249</c:v>
                </c:pt>
                <c:pt idx="15">
                  <c:v>-1.3556454813427501</c:v>
                </c:pt>
                <c:pt idx="16">
                  <c:v>-1.4344418134448951</c:v>
                </c:pt>
                <c:pt idx="17">
                  <c:v>-1.5138546520131451</c:v>
                </c:pt>
                <c:pt idx="18">
                  <c:v>-1.594134881209295</c:v>
                </c:pt>
                <c:pt idx="19">
                  <c:v>-1.6755188368230052</c:v>
                </c:pt>
                <c:pt idx="20">
                  <c:v>-1.7581257163072301</c:v>
                </c:pt>
                <c:pt idx="21">
                  <c:v>-1.8421989001853099</c:v>
                </c:pt>
                <c:pt idx="22">
                  <c:v>-1.927819204529585</c:v>
                </c:pt>
                <c:pt idx="23">
                  <c:v>-2.0151558229746547</c:v>
                </c:pt>
                <c:pt idx="24">
                  <c:v>-2.1043975785281153</c:v>
                </c:pt>
                <c:pt idx="25">
                  <c:v>-2.1956534820398703</c:v>
                </c:pt>
                <c:pt idx="26">
                  <c:v>-2.2890781844545049</c:v>
                </c:pt>
                <c:pt idx="27">
                  <c:v>-2.384782336716385</c:v>
                </c:pt>
                <c:pt idx="28">
                  <c:v>-2.4828650493290851</c:v>
                </c:pt>
                <c:pt idx="29">
                  <c:v>-2.5836006589243601</c:v>
                </c:pt>
                <c:pt idx="30">
                  <c:v>-2.6869497008757102</c:v>
                </c:pt>
                <c:pt idx="31">
                  <c:v>-2.7932103889901247</c:v>
                </c:pt>
                <c:pt idx="32">
                  <c:v>-2.9024334853469851</c:v>
                </c:pt>
                <c:pt idx="33">
                  <c:v>-3.01474890181002</c:v>
                </c:pt>
                <c:pt idx="34">
                  <c:v>-3.1303372161273453</c:v>
                </c:pt>
                <c:pt idx="35">
                  <c:v>-3.2494494214623701</c:v>
                </c:pt>
                <c:pt idx="36">
                  <c:v>-3.3720939896707049</c:v>
                </c:pt>
                <c:pt idx="37">
                  <c:v>-3.4985318980554148</c:v>
                </c:pt>
                <c:pt idx="38">
                  <c:v>-3.6287763646586546</c:v>
                </c:pt>
                <c:pt idx="39">
                  <c:v>-3.7632159679750652</c:v>
                </c:pt>
                <c:pt idx="40">
                  <c:v>-3.9020092066809555</c:v>
                </c:pt>
                <c:pt idx="41">
                  <c:v>-4.04524814729435</c:v>
                </c:pt>
                <c:pt idx="42">
                  <c:v>-4.1931139212744197</c:v>
                </c:pt>
                <c:pt idx="43">
                  <c:v>-4.3458497969972596</c:v>
                </c:pt>
                <c:pt idx="44">
                  <c:v>-4.5037238971136997</c:v>
                </c:pt>
                <c:pt idx="45">
                  <c:v>-4.66698717303235</c:v>
                </c:pt>
                <c:pt idx="46">
                  <c:v>-4.8356956304310401</c:v>
                </c:pt>
                <c:pt idx="47">
                  <c:v>-5.0103349093690497</c:v>
                </c:pt>
                <c:pt idx="48">
                  <c:v>-5.1909113715506496</c:v>
                </c:pt>
                <c:pt idx="49">
                  <c:v>-5.3779302118764001</c:v>
                </c:pt>
                <c:pt idx="50">
                  <c:v>-5.5716127280777998</c:v>
                </c:pt>
                <c:pt idx="51">
                  <c:v>-5.7722340143028497</c:v>
                </c:pt>
                <c:pt idx="52">
                  <c:v>-5.9800993789088501</c:v>
                </c:pt>
                <c:pt idx="53">
                  <c:v>-6.1954643196606494</c:v>
                </c:pt>
                <c:pt idx="54">
                  <c:v>-6.4189666520706989</c:v>
                </c:pt>
                <c:pt idx="55">
                  <c:v>-6.6505651021712495</c:v>
                </c:pt>
                <c:pt idx="56">
                  <c:v>-6.8908923218233991</c:v>
                </c:pt>
                <c:pt idx="57">
                  <c:v>-7.1403769131256496</c:v>
                </c:pt>
                <c:pt idx="58">
                  <c:v>-7.3993941535076004</c:v>
                </c:pt>
                <c:pt idx="59">
                  <c:v>-7.6684117904765001</c:v>
                </c:pt>
                <c:pt idx="60">
                  <c:v>-7.9478061222571998</c:v>
                </c:pt>
                <c:pt idx="61">
                  <c:v>-8.2380735976827495</c:v>
                </c:pt>
                <c:pt idx="62">
                  <c:v>-8.5398764316544007</c:v>
                </c:pt>
                <c:pt idx="63">
                  <c:v>-8.8538303355433499</c:v>
                </c:pt>
                <c:pt idx="64">
                  <c:v>-9.1803402204112992</c:v>
                </c:pt>
                <c:pt idx="65">
                  <c:v>-9.5199733373968503</c:v>
                </c:pt>
                <c:pt idx="66">
                  <c:v>-9.8735318856393999</c:v>
                </c:pt>
                <c:pt idx="67">
                  <c:v>-10.241763186895749</c:v>
                </c:pt>
                <c:pt idx="68">
                  <c:v>-10.62541565779245</c:v>
                </c:pt>
                <c:pt idx="69">
                  <c:v>-11.02494517962595</c:v>
                </c:pt>
                <c:pt idx="70">
                  <c:v>-11.441520409746801</c:v>
                </c:pt>
                <c:pt idx="71">
                  <c:v>-11.87579448375525</c:v>
                </c:pt>
                <c:pt idx="72">
                  <c:v>-12.328997452720699</c:v>
                </c:pt>
                <c:pt idx="73">
                  <c:v>-12.801765570417398</c:v>
                </c:pt>
                <c:pt idx="74">
                  <c:v>-13.295331155967698</c:v>
                </c:pt>
                <c:pt idx="75">
                  <c:v>-13.81066168407925</c:v>
                </c:pt>
                <c:pt idx="76">
                  <c:v>-14.349181357377651</c:v>
                </c:pt>
                <c:pt idx="77">
                  <c:v>-14.911808580114251</c:v>
                </c:pt>
                <c:pt idx="78">
                  <c:v>-15.500254294380451</c:v>
                </c:pt>
                <c:pt idx="79">
                  <c:v>-16.115652458967851</c:v>
                </c:pt>
                <c:pt idx="80">
                  <c:v>-16.754708072905352</c:v>
                </c:pt>
              </c:numCache>
            </c:numRef>
          </c:yVal>
          <c:smooth val="0"/>
        </c:ser>
        <c:ser>
          <c:idx val="8"/>
          <c:order val="7"/>
          <c:tx>
            <c:v>N=10</c:v>
          </c:tx>
          <c:marker>
            <c:symbol val="none"/>
          </c:marker>
          <c:xVal>
            <c:numRef>
              <c:f>Flux_X_inf!$A$2:$A$82</c:f>
              <c:numCache>
                <c:formatCode>0.000000</c:formatCode>
                <c:ptCount val="81"/>
                <c:pt idx="0">
                  <c:v>3.9968028886505604E-15</c:v>
                </c:pt>
                <c:pt idx="1">
                  <c:v>1.2500000000003999E-2</c:v>
                </c:pt>
                <c:pt idx="2">
                  <c:v>2.5000000000002999E-2</c:v>
                </c:pt>
                <c:pt idx="3">
                  <c:v>3.7500000000003003E-2</c:v>
                </c:pt>
                <c:pt idx="4">
                  <c:v>5.0000000000003E-2</c:v>
                </c:pt>
                <c:pt idx="5">
                  <c:v>6.2500000000002998E-2</c:v>
                </c:pt>
                <c:pt idx="6">
                  <c:v>7.5000000000002995E-2</c:v>
                </c:pt>
                <c:pt idx="7">
                  <c:v>8.7500000000003006E-2</c:v>
                </c:pt>
                <c:pt idx="8">
                  <c:v>0.100000000000003</c:v>
                </c:pt>
                <c:pt idx="9">
                  <c:v>0.112500000000003</c:v>
                </c:pt>
                <c:pt idx="10">
                  <c:v>0.125000000000003</c:v>
                </c:pt>
                <c:pt idx="11">
                  <c:v>0.13750000000000301</c:v>
                </c:pt>
                <c:pt idx="12">
                  <c:v>0.15000000000000299</c:v>
                </c:pt>
                <c:pt idx="13">
                  <c:v>0.162500000000003</c:v>
                </c:pt>
                <c:pt idx="14">
                  <c:v>0.17500000000000299</c:v>
                </c:pt>
                <c:pt idx="15">
                  <c:v>0.187500000000003</c:v>
                </c:pt>
                <c:pt idx="16">
                  <c:v>0.20000000000000301</c:v>
                </c:pt>
                <c:pt idx="17">
                  <c:v>0.21250000000000299</c:v>
                </c:pt>
                <c:pt idx="18">
                  <c:v>0.225000000000003</c:v>
                </c:pt>
                <c:pt idx="19">
                  <c:v>0.23750000000000299</c:v>
                </c:pt>
                <c:pt idx="20">
                  <c:v>0.250000000000003</c:v>
                </c:pt>
                <c:pt idx="21">
                  <c:v>0.26250000000000301</c:v>
                </c:pt>
                <c:pt idx="22">
                  <c:v>0.27500000000000302</c:v>
                </c:pt>
                <c:pt idx="23">
                  <c:v>0.28750000000000298</c:v>
                </c:pt>
                <c:pt idx="24">
                  <c:v>0.30000000000000199</c:v>
                </c:pt>
                <c:pt idx="25">
                  <c:v>0.312500000000002</c:v>
                </c:pt>
                <c:pt idx="26">
                  <c:v>0.32500000000000201</c:v>
                </c:pt>
                <c:pt idx="27">
                  <c:v>0.33750000000000202</c:v>
                </c:pt>
                <c:pt idx="28">
                  <c:v>0.35000000000000198</c:v>
                </c:pt>
                <c:pt idx="29">
                  <c:v>0.36250000000000199</c:v>
                </c:pt>
                <c:pt idx="30">
                  <c:v>0.375000000000002</c:v>
                </c:pt>
                <c:pt idx="31">
                  <c:v>0.38750000000000201</c:v>
                </c:pt>
                <c:pt idx="32">
                  <c:v>0.40000000000000202</c:v>
                </c:pt>
                <c:pt idx="33">
                  <c:v>0.41250000000000198</c:v>
                </c:pt>
                <c:pt idx="34">
                  <c:v>0.42500000000000199</c:v>
                </c:pt>
                <c:pt idx="35">
                  <c:v>0.437500000000002</c:v>
                </c:pt>
                <c:pt idx="36">
                  <c:v>0.45000000000000201</c:v>
                </c:pt>
                <c:pt idx="37">
                  <c:v>0.46250000000000202</c:v>
                </c:pt>
                <c:pt idx="38">
                  <c:v>0.47500000000000198</c:v>
                </c:pt>
                <c:pt idx="39">
                  <c:v>0.48750000000000199</c:v>
                </c:pt>
                <c:pt idx="40">
                  <c:v>0.500000000000002</c:v>
                </c:pt>
                <c:pt idx="41">
                  <c:v>0.51250000000000195</c:v>
                </c:pt>
                <c:pt idx="42">
                  <c:v>0.52500000000000202</c:v>
                </c:pt>
                <c:pt idx="43">
                  <c:v>0.53750000000000198</c:v>
                </c:pt>
                <c:pt idx="44">
                  <c:v>0.55000000000000204</c:v>
                </c:pt>
                <c:pt idx="45">
                  <c:v>0.562500000000002</c:v>
                </c:pt>
                <c:pt idx="46">
                  <c:v>0.57500000000000195</c:v>
                </c:pt>
                <c:pt idx="47">
                  <c:v>0.58750000000000102</c:v>
                </c:pt>
                <c:pt idx="48">
                  <c:v>0.60000000000000098</c:v>
                </c:pt>
                <c:pt idx="49">
                  <c:v>0.61250000000000104</c:v>
                </c:pt>
                <c:pt idx="50">
                  <c:v>0.625000000000001</c:v>
                </c:pt>
                <c:pt idx="51">
                  <c:v>0.63750000000000095</c:v>
                </c:pt>
                <c:pt idx="52">
                  <c:v>0.65000000000000102</c:v>
                </c:pt>
                <c:pt idx="53">
                  <c:v>0.66250000000000098</c:v>
                </c:pt>
                <c:pt idx="54">
                  <c:v>0.67500000000000104</c:v>
                </c:pt>
                <c:pt idx="55">
                  <c:v>0.687500000000001</c:v>
                </c:pt>
                <c:pt idx="56">
                  <c:v>0.70000000000000095</c:v>
                </c:pt>
                <c:pt idx="57">
                  <c:v>0.71250000000000102</c:v>
                </c:pt>
                <c:pt idx="58">
                  <c:v>0.72500000000000098</c:v>
                </c:pt>
                <c:pt idx="59">
                  <c:v>0.73750000000000104</c:v>
                </c:pt>
                <c:pt idx="60">
                  <c:v>0.750000000000001</c:v>
                </c:pt>
                <c:pt idx="61">
                  <c:v>0.76250000000000095</c:v>
                </c:pt>
                <c:pt idx="62">
                  <c:v>0.77500000000000102</c:v>
                </c:pt>
                <c:pt idx="63">
                  <c:v>0.78750000000000098</c:v>
                </c:pt>
                <c:pt idx="64">
                  <c:v>0.80000000000000104</c:v>
                </c:pt>
                <c:pt idx="65">
                  <c:v>0.812500000000001</c:v>
                </c:pt>
                <c:pt idx="66">
                  <c:v>0.82500000000000095</c:v>
                </c:pt>
                <c:pt idx="67">
                  <c:v>0.83750000000000102</c:v>
                </c:pt>
                <c:pt idx="68">
                  <c:v>0.85000000000000098</c:v>
                </c:pt>
                <c:pt idx="69">
                  <c:v>0.86250000000000004</c:v>
                </c:pt>
                <c:pt idx="70">
                  <c:v>0.875</c:v>
                </c:pt>
                <c:pt idx="71">
                  <c:v>0.88749999999999996</c:v>
                </c:pt>
                <c:pt idx="72">
                  <c:v>0.9</c:v>
                </c:pt>
                <c:pt idx="73">
                  <c:v>0.91249999999999998</c:v>
                </c:pt>
                <c:pt idx="74">
                  <c:v>0.92500000000000004</c:v>
                </c:pt>
                <c:pt idx="75">
                  <c:v>0.9375</c:v>
                </c:pt>
                <c:pt idx="76">
                  <c:v>0.95</c:v>
                </c:pt>
                <c:pt idx="77">
                  <c:v>0.96250000000000002</c:v>
                </c:pt>
                <c:pt idx="78">
                  <c:v>0.97499999999999998</c:v>
                </c:pt>
                <c:pt idx="79">
                  <c:v>0.98750000000000004</c:v>
                </c:pt>
                <c:pt idx="80">
                  <c:v>1</c:v>
                </c:pt>
              </c:numCache>
            </c:numRef>
          </c:xVal>
          <c:yVal>
            <c:numRef>
              <c:f>'erreur relative_sup_Lobbato(adi'!$I$2:$I$82</c:f>
              <c:numCache>
                <c:formatCode>0.00E+00</c:formatCode>
                <c:ptCount val="81"/>
                <c:pt idx="0">
                  <c:v>0</c:v>
                </c:pt>
                <c:pt idx="1">
                  <c:v>-0.109910538297608</c:v>
                </c:pt>
                <c:pt idx="2">
                  <c:v>-0.20436914300637551</c:v>
                </c:pt>
                <c:pt idx="3">
                  <c:v>-0.29412443362514651</c:v>
                </c:pt>
                <c:pt idx="4">
                  <c:v>-0.38068941944846346</c:v>
                </c:pt>
                <c:pt idx="5">
                  <c:v>-0.46506664078541349</c:v>
                </c:pt>
                <c:pt idx="6">
                  <c:v>-0.54802266150083501</c:v>
                </c:pt>
                <c:pt idx="7">
                  <c:v>-0.6300803389563</c:v>
                </c:pt>
                <c:pt idx="8">
                  <c:v>-0.71165613087162005</c:v>
                </c:pt>
                <c:pt idx="9">
                  <c:v>-0.79297884827936493</c:v>
                </c:pt>
                <c:pt idx="10">
                  <c:v>-0.87435095959489995</c:v>
                </c:pt>
                <c:pt idx="11">
                  <c:v>-0.95588094406309998</c:v>
                </c:pt>
                <c:pt idx="12">
                  <c:v>-1.037765607514785</c:v>
                </c:pt>
                <c:pt idx="13">
                  <c:v>-1.1201245680701151</c:v>
                </c:pt>
                <c:pt idx="14">
                  <c:v>-1.2030150125752099</c:v>
                </c:pt>
                <c:pt idx="15">
                  <c:v>-1.2866060994474648</c:v>
                </c:pt>
                <c:pt idx="16">
                  <c:v>-1.37107249750577</c:v>
                </c:pt>
                <c:pt idx="17">
                  <c:v>-1.4563616682582601</c:v>
                </c:pt>
                <c:pt idx="18">
                  <c:v>-1.5426223301153399</c:v>
                </c:pt>
                <c:pt idx="19">
                  <c:v>-1.6300012750688602</c:v>
                </c:pt>
                <c:pt idx="20">
                  <c:v>-1.7185487889505702</c:v>
                </c:pt>
                <c:pt idx="21">
                  <c:v>-1.8084481131786601</c:v>
                </c:pt>
                <c:pt idx="22">
                  <c:v>-1.8997358083178302</c:v>
                </c:pt>
                <c:pt idx="23">
                  <c:v>-1.9925446690340549</c:v>
                </c:pt>
                <c:pt idx="24">
                  <c:v>-2.0870319325094</c:v>
                </c:pt>
                <c:pt idx="25">
                  <c:v>-2.1832860053343799</c:v>
                </c:pt>
                <c:pt idx="26">
                  <c:v>-2.2814463387484052</c:v>
                </c:pt>
                <c:pt idx="27">
                  <c:v>-2.3816139289432803</c:v>
                </c:pt>
                <c:pt idx="28">
                  <c:v>-2.4838835041660001</c:v>
                </c:pt>
                <c:pt idx="29">
                  <c:v>-2.5885204394954497</c:v>
                </c:pt>
                <c:pt idx="30">
                  <c:v>-2.6954904385606602</c:v>
                </c:pt>
                <c:pt idx="31">
                  <c:v>-2.8050917803155699</c:v>
                </c:pt>
                <c:pt idx="32">
                  <c:v>-2.9173792859593899</c:v>
                </c:pt>
                <c:pt idx="33">
                  <c:v>-3.032492521885565</c:v>
                </c:pt>
                <c:pt idx="34">
                  <c:v>-3.1506175229655051</c:v>
                </c:pt>
                <c:pt idx="35">
                  <c:v>-3.2720081355553901</c:v>
                </c:pt>
                <c:pt idx="36">
                  <c:v>-3.3966862215857048</c:v>
                </c:pt>
                <c:pt idx="37">
                  <c:v>-3.5249235157786849</c:v>
                </c:pt>
                <c:pt idx="38">
                  <c:v>-3.6567454342466297</c:v>
                </c:pt>
                <c:pt idx="39">
                  <c:v>-3.7925464592356102</c:v>
                </c:pt>
                <c:pt idx="40">
                  <c:v>-3.9324890223094995</c:v>
                </c:pt>
                <c:pt idx="41">
                  <c:v>-4.0766820109666595</c:v>
                </c:pt>
                <c:pt idx="42">
                  <c:v>-4.2253213277664647</c:v>
                </c:pt>
                <c:pt idx="43">
                  <c:v>-4.3786583393817651</c:v>
                </c:pt>
                <c:pt idx="44">
                  <c:v>-4.5369669801326555</c:v>
                </c:pt>
                <c:pt idx="45">
                  <c:v>-4.7005056142597148</c:v>
                </c:pt>
                <c:pt idx="46">
                  <c:v>-4.8693455930674654</c:v>
                </c:pt>
                <c:pt idx="47">
                  <c:v>-5.0439815074154</c:v>
                </c:pt>
                <c:pt idx="48">
                  <c:v>-5.2244262361720502</c:v>
                </c:pt>
                <c:pt idx="49">
                  <c:v>-5.4111975019771998</c:v>
                </c:pt>
                <c:pt idx="50">
                  <c:v>-5.6045171745165501</c:v>
                </c:pt>
                <c:pt idx="51">
                  <c:v>-5.8046735211816998</c:v>
                </c:pt>
                <c:pt idx="52">
                  <c:v>-6.0119821493944006</c:v>
                </c:pt>
                <c:pt idx="53">
                  <c:v>-6.2267085070566504</c:v>
                </c:pt>
                <c:pt idx="54">
                  <c:v>-6.4494943125303497</c:v>
                </c:pt>
                <c:pt idx="55">
                  <c:v>-6.6803024744342494</c:v>
                </c:pt>
                <c:pt idx="56">
                  <c:v>-6.9197868192773502</c:v>
                </c:pt>
                <c:pt idx="57">
                  <c:v>-7.1683702865647998</c:v>
                </c:pt>
                <c:pt idx="58">
                  <c:v>-7.4264359951917998</c:v>
                </c:pt>
                <c:pt idx="59">
                  <c:v>-7.6944624926172001</c:v>
                </c:pt>
                <c:pt idx="60">
                  <c:v>-7.9728346684119504</c:v>
                </c:pt>
                <c:pt idx="61">
                  <c:v>-8.2620603618182997</c:v>
                </c:pt>
                <c:pt idx="62">
                  <c:v>-8.5628057767134997</c:v>
                </c:pt>
                <c:pt idx="63">
                  <c:v>-8.8756862772171008</c:v>
                </c:pt>
                <c:pt idx="64">
                  <c:v>-9.2011153364130003</c:v>
                </c:pt>
                <c:pt idx="65">
                  <c:v>-9.5396784797292504</c:v>
                </c:pt>
                <c:pt idx="66">
                  <c:v>-9.8921851921022999</c:v>
                </c:pt>
                <c:pt idx="67">
                  <c:v>-10.259381292653449</c:v>
                </c:pt>
                <c:pt idx="68">
                  <c:v>-10.642021281240549</c:v>
                </c:pt>
                <c:pt idx="69">
                  <c:v>-11.0405730880316</c:v>
                </c:pt>
                <c:pt idx="70">
                  <c:v>-11.45622746933425</c:v>
                </c:pt>
                <c:pt idx="71">
                  <c:v>-11.8896284085444</c:v>
                </c:pt>
                <c:pt idx="72">
                  <c:v>-12.342024475795899</c:v>
                </c:pt>
                <c:pt idx="73">
                  <c:v>-12.814048478850401</c:v>
                </c:pt>
                <c:pt idx="74">
                  <c:v>-13.306960867752348</c:v>
                </c:pt>
                <c:pt idx="75">
                  <c:v>-13.821729569376398</c:v>
                </c:pt>
                <c:pt idx="76">
                  <c:v>-14.35979549527695</c:v>
                </c:pt>
                <c:pt idx="77">
                  <c:v>-14.922076575496252</c:v>
                </c:pt>
                <c:pt idx="78">
                  <c:v>-15.510313119190101</c:v>
                </c:pt>
                <c:pt idx="79">
                  <c:v>-16.125632430289702</c:v>
                </c:pt>
                <c:pt idx="80">
                  <c:v>-16.764758638068599</c:v>
                </c:pt>
              </c:numCache>
            </c:numRef>
          </c:yVal>
          <c:smooth val="0"/>
        </c:ser>
        <c:ser>
          <c:idx val="9"/>
          <c:order val="8"/>
          <c:tx>
            <c:v>N=11</c:v>
          </c:tx>
          <c:marker>
            <c:symbol val="none"/>
          </c:marker>
          <c:xVal>
            <c:numRef>
              <c:f>Flux_X_inf!$A$2:$A$82</c:f>
              <c:numCache>
                <c:formatCode>0.000000</c:formatCode>
                <c:ptCount val="81"/>
                <c:pt idx="0">
                  <c:v>3.9968028886505604E-15</c:v>
                </c:pt>
                <c:pt idx="1">
                  <c:v>1.2500000000003999E-2</c:v>
                </c:pt>
                <c:pt idx="2">
                  <c:v>2.5000000000002999E-2</c:v>
                </c:pt>
                <c:pt idx="3">
                  <c:v>3.7500000000003003E-2</c:v>
                </c:pt>
                <c:pt idx="4">
                  <c:v>5.0000000000003E-2</c:v>
                </c:pt>
                <c:pt idx="5">
                  <c:v>6.2500000000002998E-2</c:v>
                </c:pt>
                <c:pt idx="6">
                  <c:v>7.5000000000002995E-2</c:v>
                </c:pt>
                <c:pt idx="7">
                  <c:v>8.7500000000003006E-2</c:v>
                </c:pt>
                <c:pt idx="8">
                  <c:v>0.100000000000003</c:v>
                </c:pt>
                <c:pt idx="9">
                  <c:v>0.112500000000003</c:v>
                </c:pt>
                <c:pt idx="10">
                  <c:v>0.125000000000003</c:v>
                </c:pt>
                <c:pt idx="11">
                  <c:v>0.13750000000000301</c:v>
                </c:pt>
                <c:pt idx="12">
                  <c:v>0.15000000000000299</c:v>
                </c:pt>
                <c:pt idx="13">
                  <c:v>0.162500000000003</c:v>
                </c:pt>
                <c:pt idx="14">
                  <c:v>0.17500000000000299</c:v>
                </c:pt>
                <c:pt idx="15">
                  <c:v>0.187500000000003</c:v>
                </c:pt>
                <c:pt idx="16">
                  <c:v>0.20000000000000301</c:v>
                </c:pt>
                <c:pt idx="17">
                  <c:v>0.21250000000000299</c:v>
                </c:pt>
                <c:pt idx="18">
                  <c:v>0.225000000000003</c:v>
                </c:pt>
                <c:pt idx="19">
                  <c:v>0.23750000000000299</c:v>
                </c:pt>
                <c:pt idx="20">
                  <c:v>0.250000000000003</c:v>
                </c:pt>
                <c:pt idx="21">
                  <c:v>0.26250000000000301</c:v>
                </c:pt>
                <c:pt idx="22">
                  <c:v>0.27500000000000302</c:v>
                </c:pt>
                <c:pt idx="23">
                  <c:v>0.28750000000000298</c:v>
                </c:pt>
                <c:pt idx="24">
                  <c:v>0.30000000000000199</c:v>
                </c:pt>
                <c:pt idx="25">
                  <c:v>0.312500000000002</c:v>
                </c:pt>
                <c:pt idx="26">
                  <c:v>0.32500000000000201</c:v>
                </c:pt>
                <c:pt idx="27">
                  <c:v>0.33750000000000202</c:v>
                </c:pt>
                <c:pt idx="28">
                  <c:v>0.35000000000000198</c:v>
                </c:pt>
                <c:pt idx="29">
                  <c:v>0.36250000000000199</c:v>
                </c:pt>
                <c:pt idx="30">
                  <c:v>0.375000000000002</c:v>
                </c:pt>
                <c:pt idx="31">
                  <c:v>0.38750000000000201</c:v>
                </c:pt>
                <c:pt idx="32">
                  <c:v>0.40000000000000202</c:v>
                </c:pt>
                <c:pt idx="33">
                  <c:v>0.41250000000000198</c:v>
                </c:pt>
                <c:pt idx="34">
                  <c:v>0.42500000000000199</c:v>
                </c:pt>
                <c:pt idx="35">
                  <c:v>0.437500000000002</c:v>
                </c:pt>
                <c:pt idx="36">
                  <c:v>0.45000000000000201</c:v>
                </c:pt>
                <c:pt idx="37">
                  <c:v>0.46250000000000202</c:v>
                </c:pt>
                <c:pt idx="38">
                  <c:v>0.47500000000000198</c:v>
                </c:pt>
                <c:pt idx="39">
                  <c:v>0.48750000000000199</c:v>
                </c:pt>
                <c:pt idx="40">
                  <c:v>0.500000000000002</c:v>
                </c:pt>
                <c:pt idx="41">
                  <c:v>0.51250000000000195</c:v>
                </c:pt>
                <c:pt idx="42">
                  <c:v>0.52500000000000202</c:v>
                </c:pt>
                <c:pt idx="43">
                  <c:v>0.53750000000000198</c:v>
                </c:pt>
                <c:pt idx="44">
                  <c:v>0.55000000000000204</c:v>
                </c:pt>
                <c:pt idx="45">
                  <c:v>0.562500000000002</c:v>
                </c:pt>
                <c:pt idx="46">
                  <c:v>0.57500000000000195</c:v>
                </c:pt>
                <c:pt idx="47">
                  <c:v>0.58750000000000102</c:v>
                </c:pt>
                <c:pt idx="48">
                  <c:v>0.60000000000000098</c:v>
                </c:pt>
                <c:pt idx="49">
                  <c:v>0.61250000000000104</c:v>
                </c:pt>
                <c:pt idx="50">
                  <c:v>0.625000000000001</c:v>
                </c:pt>
                <c:pt idx="51">
                  <c:v>0.63750000000000095</c:v>
                </c:pt>
                <c:pt idx="52">
                  <c:v>0.65000000000000102</c:v>
                </c:pt>
                <c:pt idx="53">
                  <c:v>0.66250000000000098</c:v>
                </c:pt>
                <c:pt idx="54">
                  <c:v>0.67500000000000104</c:v>
                </c:pt>
                <c:pt idx="55">
                  <c:v>0.687500000000001</c:v>
                </c:pt>
                <c:pt idx="56">
                  <c:v>0.70000000000000095</c:v>
                </c:pt>
                <c:pt idx="57">
                  <c:v>0.71250000000000102</c:v>
                </c:pt>
                <c:pt idx="58">
                  <c:v>0.72500000000000098</c:v>
                </c:pt>
                <c:pt idx="59">
                  <c:v>0.73750000000000104</c:v>
                </c:pt>
                <c:pt idx="60">
                  <c:v>0.750000000000001</c:v>
                </c:pt>
                <c:pt idx="61">
                  <c:v>0.76250000000000095</c:v>
                </c:pt>
                <c:pt idx="62">
                  <c:v>0.77500000000000102</c:v>
                </c:pt>
                <c:pt idx="63">
                  <c:v>0.78750000000000098</c:v>
                </c:pt>
                <c:pt idx="64">
                  <c:v>0.80000000000000104</c:v>
                </c:pt>
                <c:pt idx="65">
                  <c:v>0.812500000000001</c:v>
                </c:pt>
                <c:pt idx="66">
                  <c:v>0.82500000000000095</c:v>
                </c:pt>
                <c:pt idx="67">
                  <c:v>0.83750000000000102</c:v>
                </c:pt>
                <c:pt idx="68">
                  <c:v>0.85000000000000098</c:v>
                </c:pt>
                <c:pt idx="69">
                  <c:v>0.86250000000000004</c:v>
                </c:pt>
                <c:pt idx="70">
                  <c:v>0.875</c:v>
                </c:pt>
                <c:pt idx="71">
                  <c:v>0.88749999999999996</c:v>
                </c:pt>
                <c:pt idx="72">
                  <c:v>0.9</c:v>
                </c:pt>
                <c:pt idx="73">
                  <c:v>0.91249999999999998</c:v>
                </c:pt>
                <c:pt idx="74">
                  <c:v>0.92500000000000004</c:v>
                </c:pt>
                <c:pt idx="75">
                  <c:v>0.9375</c:v>
                </c:pt>
                <c:pt idx="76">
                  <c:v>0.95</c:v>
                </c:pt>
                <c:pt idx="77">
                  <c:v>0.96250000000000002</c:v>
                </c:pt>
                <c:pt idx="78">
                  <c:v>0.97499999999999998</c:v>
                </c:pt>
                <c:pt idx="79">
                  <c:v>0.98750000000000004</c:v>
                </c:pt>
                <c:pt idx="80">
                  <c:v>1</c:v>
                </c:pt>
              </c:numCache>
            </c:numRef>
          </c:xVal>
          <c:yVal>
            <c:numRef>
              <c:f>'erreur relative_sup_Lobbato(adi'!$J$2:$J$82</c:f>
              <c:numCache>
                <c:formatCode>0.00E+00</c:formatCode>
                <c:ptCount val="81"/>
                <c:pt idx="0">
                  <c:v>0</c:v>
                </c:pt>
                <c:pt idx="1">
                  <c:v>-0.14353083410183648</c:v>
                </c:pt>
                <c:pt idx="2">
                  <c:v>-0.25804752595517899</c:v>
                </c:pt>
                <c:pt idx="3">
                  <c:v>-0.357258130838848</c:v>
                </c:pt>
                <c:pt idx="4">
                  <c:v>-0.44675126838850598</c:v>
                </c:pt>
                <c:pt idx="5">
                  <c:v>-0.53005737024441002</c:v>
                </c:pt>
                <c:pt idx="6">
                  <c:v>-0.60950296090171496</c:v>
                </c:pt>
                <c:pt idx="7">
                  <c:v>-0.68660235945972992</c:v>
                </c:pt>
                <c:pt idx="8">
                  <c:v>-0.76241106015048499</c:v>
                </c:pt>
                <c:pt idx="9">
                  <c:v>-0.83758490330297997</c:v>
                </c:pt>
                <c:pt idx="10">
                  <c:v>-0.91270302799639502</c:v>
                </c:pt>
                <c:pt idx="11">
                  <c:v>-0.98807025579342</c:v>
                </c:pt>
                <c:pt idx="12">
                  <c:v>-1.0640081182839851</c:v>
                </c:pt>
                <c:pt idx="13">
                  <c:v>-1.1407228858049652</c:v>
                </c:pt>
                <c:pt idx="14">
                  <c:v>-1.2183284757733399</c:v>
                </c:pt>
                <c:pt idx="15">
                  <c:v>-1.2970220506442001</c:v>
                </c:pt>
                <c:pt idx="16">
                  <c:v>-1.3769936258191549</c:v>
                </c:pt>
                <c:pt idx="17">
                  <c:v>-1.458203187876485</c:v>
                </c:pt>
                <c:pt idx="18">
                  <c:v>-1.5407899136240151</c:v>
                </c:pt>
                <c:pt idx="19">
                  <c:v>-1.6248876213032699</c:v>
                </c:pt>
                <c:pt idx="20">
                  <c:v>-1.710534584373405</c:v>
                </c:pt>
                <c:pt idx="21">
                  <c:v>-1.7978933084610951</c:v>
                </c:pt>
                <c:pt idx="22">
                  <c:v>-1.8869840178248201</c:v>
                </c:pt>
                <c:pt idx="23">
                  <c:v>-1.977917026430855</c:v>
                </c:pt>
                <c:pt idx="24">
                  <c:v>-2.0708263681329</c:v>
                </c:pt>
                <c:pt idx="25">
                  <c:v>-2.1657808077541949</c:v>
                </c:pt>
                <c:pt idx="26">
                  <c:v>-2.262898146944575</c:v>
                </c:pt>
                <c:pt idx="27">
                  <c:v>-2.3622594462572502</c:v>
                </c:pt>
                <c:pt idx="28">
                  <c:v>-2.4639399785063048</c:v>
                </c:pt>
                <c:pt idx="29">
                  <c:v>-2.5681811594012798</c:v>
                </c:pt>
                <c:pt idx="30">
                  <c:v>-2.6749374822484251</c:v>
                </c:pt>
                <c:pt idx="31">
                  <c:v>-2.7844846654013002</c:v>
                </c:pt>
                <c:pt idx="32">
                  <c:v>-2.8968648078488597</c:v>
                </c:pt>
                <c:pt idx="33">
                  <c:v>-3.01220332376647</c:v>
                </c:pt>
                <c:pt idx="34">
                  <c:v>-3.1306703387761301</c:v>
                </c:pt>
                <c:pt idx="35">
                  <c:v>-3.2525040826553253</c:v>
                </c:pt>
                <c:pt idx="36">
                  <c:v>-3.3777208027266803</c:v>
                </c:pt>
                <c:pt idx="37">
                  <c:v>-3.5065782393186353</c:v>
                </c:pt>
                <c:pt idx="38">
                  <c:v>-3.63909549738836</c:v>
                </c:pt>
                <c:pt idx="39">
                  <c:v>-3.7756503461954152</c:v>
                </c:pt>
                <c:pt idx="40">
                  <c:v>-3.9163978778184001</c:v>
                </c:pt>
                <c:pt idx="41">
                  <c:v>-4.0614448141896</c:v>
                </c:pt>
                <c:pt idx="42">
                  <c:v>-4.2109800175782848</c:v>
                </c:pt>
                <c:pt idx="43">
                  <c:v>-4.3652453166652601</c:v>
                </c:pt>
                <c:pt idx="44">
                  <c:v>-4.5245064024470105</c:v>
                </c:pt>
                <c:pt idx="45">
                  <c:v>-4.6890163366877653</c:v>
                </c:pt>
                <c:pt idx="46">
                  <c:v>-4.8588481580360199</c:v>
                </c:pt>
                <c:pt idx="47">
                  <c:v>-5.0344842916764003</c:v>
                </c:pt>
                <c:pt idx="48">
                  <c:v>-5.2159398318251498</c:v>
                </c:pt>
                <c:pt idx="49">
                  <c:v>-5.4037230035138499</c:v>
                </c:pt>
                <c:pt idx="50">
                  <c:v>-5.5980526488636002</c:v>
                </c:pt>
                <c:pt idx="51">
                  <c:v>-5.7992172281069498</c:v>
                </c:pt>
                <c:pt idx="52">
                  <c:v>-6.0075298359582003</c:v>
                </c:pt>
                <c:pt idx="53">
                  <c:v>-6.2232548747663001</c:v>
                </c:pt>
                <c:pt idx="54">
                  <c:v>-6.4470225733213997</c:v>
                </c:pt>
                <c:pt idx="55">
                  <c:v>-6.6788052741965007</c:v>
                </c:pt>
                <c:pt idx="56">
                  <c:v>-6.91925060420935</c:v>
                </c:pt>
                <c:pt idx="57">
                  <c:v>-7.1687746447432001</c:v>
                </c:pt>
                <c:pt idx="58">
                  <c:v>-7.4277627761330507</c:v>
                </c:pt>
                <c:pt idx="59">
                  <c:v>-7.6966932240554993</c:v>
                </c:pt>
                <c:pt idx="60">
                  <c:v>-7.97595219048155</c:v>
                </c:pt>
                <c:pt idx="61">
                  <c:v>-8.2660462586372496</c:v>
                </c:pt>
                <c:pt idx="62">
                  <c:v>-8.5676350215388997</c:v>
                </c:pt>
                <c:pt idx="63">
                  <c:v>-8.8813309580728497</c:v>
                </c:pt>
                <c:pt idx="64">
                  <c:v>-9.2075544408504992</c:v>
                </c:pt>
                <c:pt idx="65">
                  <c:v>-9.5468939000997501</c:v>
                </c:pt>
                <c:pt idx="66">
                  <c:v>-9.9001517718456995</c:v>
                </c:pt>
                <c:pt idx="67">
                  <c:v>-10.268069985245599</c:v>
                </c:pt>
                <c:pt idx="68">
                  <c:v>-10.65140462965465</c:v>
                </c:pt>
                <c:pt idx="69">
                  <c:v>-11.0506340468717</c:v>
                </c:pt>
                <c:pt idx="70">
                  <c:v>-11.46694136336215</c:v>
                </c:pt>
                <c:pt idx="71">
                  <c:v>-11.900970439960549</c:v>
                </c:pt>
                <c:pt idx="72">
                  <c:v>-12.353966705203799</c:v>
                </c:pt>
                <c:pt idx="73">
                  <c:v>-12.826569867411148</c:v>
                </c:pt>
                <c:pt idx="74">
                  <c:v>-13.3200415813803</c:v>
                </c:pt>
                <c:pt idx="75">
                  <c:v>-13.8353494130142</c:v>
                </c:pt>
                <c:pt idx="76">
                  <c:v>-14.373931021836601</c:v>
                </c:pt>
                <c:pt idx="77">
                  <c:v>-14.936711314555049</c:v>
                </c:pt>
                <c:pt idx="78">
                  <c:v>-15.52542762876775</c:v>
                </c:pt>
                <c:pt idx="79">
                  <c:v>-16.141210604242051</c:v>
                </c:pt>
                <c:pt idx="80">
                  <c:v>-16.780716664024901</c:v>
                </c:pt>
              </c:numCache>
            </c:numRef>
          </c:yVal>
          <c:smooth val="0"/>
        </c:ser>
        <c:ser>
          <c:idx val="10"/>
          <c:order val="9"/>
          <c:tx>
            <c:v>N=12</c:v>
          </c:tx>
          <c:marker>
            <c:symbol val="none"/>
          </c:marker>
          <c:xVal>
            <c:numRef>
              <c:f>Flux_X_inf!$A$2:$A$82</c:f>
              <c:numCache>
                <c:formatCode>0.000000</c:formatCode>
                <c:ptCount val="81"/>
                <c:pt idx="0">
                  <c:v>3.9968028886505604E-15</c:v>
                </c:pt>
                <c:pt idx="1">
                  <c:v>1.2500000000003999E-2</c:v>
                </c:pt>
                <c:pt idx="2">
                  <c:v>2.5000000000002999E-2</c:v>
                </c:pt>
                <c:pt idx="3">
                  <c:v>3.7500000000003003E-2</c:v>
                </c:pt>
                <c:pt idx="4">
                  <c:v>5.0000000000003E-2</c:v>
                </c:pt>
                <c:pt idx="5">
                  <c:v>6.2500000000002998E-2</c:v>
                </c:pt>
                <c:pt idx="6">
                  <c:v>7.5000000000002995E-2</c:v>
                </c:pt>
                <c:pt idx="7">
                  <c:v>8.7500000000003006E-2</c:v>
                </c:pt>
                <c:pt idx="8">
                  <c:v>0.100000000000003</c:v>
                </c:pt>
                <c:pt idx="9">
                  <c:v>0.112500000000003</c:v>
                </c:pt>
                <c:pt idx="10">
                  <c:v>0.125000000000003</c:v>
                </c:pt>
                <c:pt idx="11">
                  <c:v>0.13750000000000301</c:v>
                </c:pt>
                <c:pt idx="12">
                  <c:v>0.15000000000000299</c:v>
                </c:pt>
                <c:pt idx="13">
                  <c:v>0.162500000000003</c:v>
                </c:pt>
                <c:pt idx="14">
                  <c:v>0.17500000000000299</c:v>
                </c:pt>
                <c:pt idx="15">
                  <c:v>0.187500000000003</c:v>
                </c:pt>
                <c:pt idx="16">
                  <c:v>0.20000000000000301</c:v>
                </c:pt>
                <c:pt idx="17">
                  <c:v>0.21250000000000299</c:v>
                </c:pt>
                <c:pt idx="18">
                  <c:v>0.225000000000003</c:v>
                </c:pt>
                <c:pt idx="19">
                  <c:v>0.23750000000000299</c:v>
                </c:pt>
                <c:pt idx="20">
                  <c:v>0.250000000000003</c:v>
                </c:pt>
                <c:pt idx="21">
                  <c:v>0.26250000000000301</c:v>
                </c:pt>
                <c:pt idx="22">
                  <c:v>0.27500000000000302</c:v>
                </c:pt>
                <c:pt idx="23">
                  <c:v>0.28750000000000298</c:v>
                </c:pt>
                <c:pt idx="24">
                  <c:v>0.30000000000000199</c:v>
                </c:pt>
                <c:pt idx="25">
                  <c:v>0.312500000000002</c:v>
                </c:pt>
                <c:pt idx="26">
                  <c:v>0.32500000000000201</c:v>
                </c:pt>
                <c:pt idx="27">
                  <c:v>0.33750000000000202</c:v>
                </c:pt>
                <c:pt idx="28">
                  <c:v>0.35000000000000198</c:v>
                </c:pt>
                <c:pt idx="29">
                  <c:v>0.36250000000000199</c:v>
                </c:pt>
                <c:pt idx="30">
                  <c:v>0.375000000000002</c:v>
                </c:pt>
                <c:pt idx="31">
                  <c:v>0.38750000000000201</c:v>
                </c:pt>
                <c:pt idx="32">
                  <c:v>0.40000000000000202</c:v>
                </c:pt>
                <c:pt idx="33">
                  <c:v>0.41250000000000198</c:v>
                </c:pt>
                <c:pt idx="34">
                  <c:v>0.42500000000000199</c:v>
                </c:pt>
                <c:pt idx="35">
                  <c:v>0.437500000000002</c:v>
                </c:pt>
                <c:pt idx="36">
                  <c:v>0.45000000000000201</c:v>
                </c:pt>
                <c:pt idx="37">
                  <c:v>0.46250000000000202</c:v>
                </c:pt>
                <c:pt idx="38">
                  <c:v>0.47500000000000198</c:v>
                </c:pt>
                <c:pt idx="39">
                  <c:v>0.48750000000000199</c:v>
                </c:pt>
                <c:pt idx="40">
                  <c:v>0.500000000000002</c:v>
                </c:pt>
                <c:pt idx="41">
                  <c:v>0.51250000000000195</c:v>
                </c:pt>
                <c:pt idx="42">
                  <c:v>0.52500000000000202</c:v>
                </c:pt>
                <c:pt idx="43">
                  <c:v>0.53750000000000198</c:v>
                </c:pt>
                <c:pt idx="44">
                  <c:v>0.55000000000000204</c:v>
                </c:pt>
                <c:pt idx="45">
                  <c:v>0.562500000000002</c:v>
                </c:pt>
                <c:pt idx="46">
                  <c:v>0.57500000000000195</c:v>
                </c:pt>
                <c:pt idx="47">
                  <c:v>0.58750000000000102</c:v>
                </c:pt>
                <c:pt idx="48">
                  <c:v>0.60000000000000098</c:v>
                </c:pt>
                <c:pt idx="49">
                  <c:v>0.61250000000000104</c:v>
                </c:pt>
                <c:pt idx="50">
                  <c:v>0.625000000000001</c:v>
                </c:pt>
                <c:pt idx="51">
                  <c:v>0.63750000000000095</c:v>
                </c:pt>
                <c:pt idx="52">
                  <c:v>0.65000000000000102</c:v>
                </c:pt>
                <c:pt idx="53">
                  <c:v>0.66250000000000098</c:v>
                </c:pt>
                <c:pt idx="54">
                  <c:v>0.67500000000000104</c:v>
                </c:pt>
                <c:pt idx="55">
                  <c:v>0.687500000000001</c:v>
                </c:pt>
                <c:pt idx="56">
                  <c:v>0.70000000000000095</c:v>
                </c:pt>
                <c:pt idx="57">
                  <c:v>0.71250000000000102</c:v>
                </c:pt>
                <c:pt idx="58">
                  <c:v>0.72500000000000098</c:v>
                </c:pt>
                <c:pt idx="59">
                  <c:v>0.73750000000000104</c:v>
                </c:pt>
                <c:pt idx="60">
                  <c:v>0.750000000000001</c:v>
                </c:pt>
                <c:pt idx="61">
                  <c:v>0.76250000000000095</c:v>
                </c:pt>
                <c:pt idx="62">
                  <c:v>0.77500000000000102</c:v>
                </c:pt>
                <c:pt idx="63">
                  <c:v>0.78750000000000098</c:v>
                </c:pt>
                <c:pt idx="64">
                  <c:v>0.80000000000000104</c:v>
                </c:pt>
                <c:pt idx="65">
                  <c:v>0.812500000000001</c:v>
                </c:pt>
                <c:pt idx="66">
                  <c:v>0.82500000000000095</c:v>
                </c:pt>
                <c:pt idx="67">
                  <c:v>0.83750000000000102</c:v>
                </c:pt>
                <c:pt idx="68">
                  <c:v>0.85000000000000098</c:v>
                </c:pt>
                <c:pt idx="69">
                  <c:v>0.86250000000000004</c:v>
                </c:pt>
                <c:pt idx="70">
                  <c:v>0.875</c:v>
                </c:pt>
                <c:pt idx="71">
                  <c:v>0.88749999999999996</c:v>
                </c:pt>
                <c:pt idx="72">
                  <c:v>0.9</c:v>
                </c:pt>
                <c:pt idx="73">
                  <c:v>0.91249999999999998</c:v>
                </c:pt>
                <c:pt idx="74">
                  <c:v>0.92500000000000004</c:v>
                </c:pt>
                <c:pt idx="75">
                  <c:v>0.9375</c:v>
                </c:pt>
                <c:pt idx="76">
                  <c:v>0.95</c:v>
                </c:pt>
                <c:pt idx="77">
                  <c:v>0.96250000000000002</c:v>
                </c:pt>
                <c:pt idx="78">
                  <c:v>0.97499999999999998</c:v>
                </c:pt>
                <c:pt idx="79">
                  <c:v>0.98750000000000004</c:v>
                </c:pt>
                <c:pt idx="80">
                  <c:v>1</c:v>
                </c:pt>
              </c:numCache>
            </c:numRef>
          </c:xVal>
          <c:yVal>
            <c:numRef>
              <c:f>'erreur relative_sup_Lobbato(adi'!$K$2:$K$82</c:f>
              <c:numCache>
                <c:formatCode>0.00E+00</c:formatCode>
                <c:ptCount val="81"/>
                <c:pt idx="0">
                  <c:v>0</c:v>
                </c:pt>
                <c:pt idx="1">
                  <c:v>-0.121134023159955</c:v>
                </c:pt>
                <c:pt idx="2">
                  <c:v>-0.22011340557202003</c:v>
                </c:pt>
                <c:pt idx="3">
                  <c:v>-0.3107192096330465</c:v>
                </c:pt>
                <c:pt idx="4">
                  <c:v>-0.39756432384347401</c:v>
                </c:pt>
                <c:pt idx="5">
                  <c:v>-0.48251272378080901</c:v>
                </c:pt>
                <c:pt idx="6">
                  <c:v>-0.56635545792257491</c:v>
                </c:pt>
                <c:pt idx="7">
                  <c:v>-0.64941150412265503</c:v>
                </c:pt>
                <c:pt idx="8">
                  <c:v>-0.73187973035933496</c:v>
                </c:pt>
                <c:pt idx="9">
                  <c:v>-0.81383371403519011</c:v>
                </c:pt>
                <c:pt idx="10">
                  <c:v>-0.8954777328972201</c:v>
                </c:pt>
                <c:pt idx="11">
                  <c:v>-0.97689116474751503</c:v>
                </c:pt>
                <c:pt idx="12">
                  <c:v>-1.05827129122264</c:v>
                </c:pt>
                <c:pt idx="13">
                  <c:v>-1.1397720886691751</c:v>
                </c:pt>
                <c:pt idx="14">
                  <c:v>-1.2215007542904899</c:v>
                </c:pt>
                <c:pt idx="15">
                  <c:v>-1.303675352622045</c:v>
                </c:pt>
                <c:pt idx="16">
                  <c:v>-1.3865269756832501</c:v>
                </c:pt>
                <c:pt idx="17">
                  <c:v>-1.470069030437045</c:v>
                </c:pt>
                <c:pt idx="18">
                  <c:v>-1.55449095752544</c:v>
                </c:pt>
                <c:pt idx="19">
                  <c:v>-1.6399815093832899</c:v>
                </c:pt>
                <c:pt idx="20">
                  <c:v>-1.7266347710860948</c:v>
                </c:pt>
                <c:pt idx="21">
                  <c:v>-1.8146619223839551</c:v>
                </c:pt>
                <c:pt idx="22">
                  <c:v>-1.9041326486448749</c:v>
                </c:pt>
                <c:pt idx="23">
                  <c:v>-1.9951982080167252</c:v>
                </c:pt>
                <c:pt idx="24">
                  <c:v>-2.0880304098895452</c:v>
                </c:pt>
                <c:pt idx="25">
                  <c:v>-2.1827339126407552</c:v>
                </c:pt>
                <c:pt idx="26">
                  <c:v>-2.2794561085612548</c:v>
                </c:pt>
                <c:pt idx="27">
                  <c:v>-2.3783052404358846</c:v>
                </c:pt>
                <c:pt idx="28">
                  <c:v>-2.4793798434694301</c:v>
                </c:pt>
                <c:pt idx="29">
                  <c:v>-2.5829383300368702</c:v>
                </c:pt>
                <c:pt idx="30">
                  <c:v>-2.6889586275851549</c:v>
                </c:pt>
                <c:pt idx="31">
                  <c:v>-2.7977258185374749</c:v>
                </c:pt>
                <c:pt idx="32">
                  <c:v>-2.9092989143877501</c:v>
                </c:pt>
                <c:pt idx="33">
                  <c:v>-3.0238135510204001</c:v>
                </c:pt>
                <c:pt idx="34">
                  <c:v>-3.1414477123850451</c:v>
                </c:pt>
                <c:pt idx="35">
                  <c:v>-3.2624464134409501</c:v>
                </c:pt>
                <c:pt idx="36">
                  <c:v>-3.3868376720297695</c:v>
                </c:pt>
                <c:pt idx="37">
                  <c:v>-3.514880525798135</c:v>
                </c:pt>
                <c:pt idx="38">
                  <c:v>-3.646602259895475</c:v>
                </c:pt>
                <c:pt idx="39">
                  <c:v>-3.7823777798507701</c:v>
                </c:pt>
                <c:pt idx="40">
                  <c:v>-3.9223692321366896</c:v>
                </c:pt>
                <c:pt idx="41">
                  <c:v>-4.06668890219236</c:v>
                </c:pt>
                <c:pt idx="42">
                  <c:v>-4.2155257596913795</c:v>
                </c:pt>
                <c:pt idx="43">
                  <c:v>-4.3691209606611849</c:v>
                </c:pt>
                <c:pt idx="44">
                  <c:v>-4.5277408062922149</c:v>
                </c:pt>
                <c:pt idx="45">
                  <c:v>-4.6916403356427949</c:v>
                </c:pt>
                <c:pt idx="46">
                  <c:v>-4.8608977348355449</c:v>
                </c:pt>
                <c:pt idx="47">
                  <c:v>-5.0359879559893503</c:v>
                </c:pt>
                <c:pt idx="48">
                  <c:v>-5.2169341525065001</c:v>
                </c:pt>
                <c:pt idx="49">
                  <c:v>-5.4042371427313496</c:v>
                </c:pt>
                <c:pt idx="50">
                  <c:v>-5.5981196274730998</c:v>
                </c:pt>
                <c:pt idx="51">
                  <c:v>-5.7988711813684999</c:v>
                </c:pt>
                <c:pt idx="52">
                  <c:v>-6.0068041188594998</c:v>
                </c:pt>
                <c:pt idx="53">
                  <c:v>-6.2221833448226</c:v>
                </c:pt>
                <c:pt idx="54">
                  <c:v>-6.4456315552499008</c:v>
                </c:pt>
                <c:pt idx="55">
                  <c:v>-6.6771334922890002</c:v>
                </c:pt>
                <c:pt idx="56">
                  <c:v>-6.9173267763206994</c:v>
                </c:pt>
                <c:pt idx="57">
                  <c:v>-7.1666276943414999</c:v>
                </c:pt>
                <c:pt idx="58">
                  <c:v>-7.4254247882292006</c:v>
                </c:pt>
                <c:pt idx="59">
                  <c:v>-7.6941955242283999</c:v>
                </c:pt>
                <c:pt idx="60">
                  <c:v>-7.9733275761347997</c:v>
                </c:pt>
                <c:pt idx="61">
                  <c:v>-8.2633254297312</c:v>
                </c:pt>
                <c:pt idx="62">
                  <c:v>-8.5648446124287503</c:v>
                </c:pt>
                <c:pt idx="63">
                  <c:v>-8.8784986617841994</c:v>
                </c:pt>
                <c:pt idx="64">
                  <c:v>-9.2047141918419992</c:v>
                </c:pt>
                <c:pt idx="65">
                  <c:v>-9.5440782396605002</c:v>
                </c:pt>
                <c:pt idx="66">
                  <c:v>-9.8973872326918499</c:v>
                </c:pt>
                <c:pt idx="67">
                  <c:v>-10.265383543241601</c:v>
                </c:pt>
                <c:pt idx="68">
                  <c:v>-10.64882566812685</c:v>
                </c:pt>
                <c:pt idx="69">
                  <c:v>-11.04819957374265</c:v>
                </c:pt>
                <c:pt idx="70">
                  <c:v>-11.464676332349351</c:v>
                </c:pt>
                <c:pt idx="71">
                  <c:v>-11.898906323584249</c:v>
                </c:pt>
                <c:pt idx="72">
                  <c:v>-12.35212874882605</c:v>
                </c:pt>
                <c:pt idx="73">
                  <c:v>-12.8249938127805</c:v>
                </c:pt>
                <c:pt idx="74">
                  <c:v>-13.3187569908273</c:v>
                </c:pt>
                <c:pt idx="75">
                  <c:v>-13.834388550870401</c:v>
                </c:pt>
                <c:pt idx="76">
                  <c:v>-14.373320749471901</c:v>
                </c:pt>
                <c:pt idx="77">
                  <c:v>-14.936488150136601</c:v>
                </c:pt>
                <c:pt idx="78">
                  <c:v>-15.5256183924047</c:v>
                </c:pt>
                <c:pt idx="79">
                  <c:v>-16.141850987972351</c:v>
                </c:pt>
                <c:pt idx="80">
                  <c:v>-16.781698044600901</c:v>
                </c:pt>
              </c:numCache>
            </c:numRef>
          </c:yVal>
          <c:smooth val="0"/>
        </c:ser>
        <c:ser>
          <c:idx val="7"/>
          <c:order val="10"/>
          <c:tx>
            <c:v>Reference</c:v>
          </c:tx>
          <c:spPr>
            <a:ln w="25400">
              <a:solidFill>
                <a:schemeClr val="tx1"/>
              </a:solidFill>
              <a:prstDash val="lgDash"/>
            </a:ln>
          </c:spPr>
          <c:marker>
            <c:symbol val="none"/>
          </c:marker>
          <c:xVal>
            <c:numRef>
              <c:f>Flux_X_inf!$A$2:$A$82</c:f>
              <c:numCache>
                <c:formatCode>0.000000</c:formatCode>
                <c:ptCount val="81"/>
                <c:pt idx="0">
                  <c:v>3.9968028886505604E-15</c:v>
                </c:pt>
                <c:pt idx="1">
                  <c:v>1.2500000000003999E-2</c:v>
                </c:pt>
                <c:pt idx="2">
                  <c:v>2.5000000000002999E-2</c:v>
                </c:pt>
                <c:pt idx="3">
                  <c:v>3.7500000000003003E-2</c:v>
                </c:pt>
                <c:pt idx="4">
                  <c:v>5.0000000000003E-2</c:v>
                </c:pt>
                <c:pt idx="5">
                  <c:v>6.2500000000002998E-2</c:v>
                </c:pt>
                <c:pt idx="6">
                  <c:v>7.5000000000002995E-2</c:v>
                </c:pt>
                <c:pt idx="7">
                  <c:v>8.7500000000003006E-2</c:v>
                </c:pt>
                <c:pt idx="8">
                  <c:v>0.100000000000003</c:v>
                </c:pt>
                <c:pt idx="9">
                  <c:v>0.112500000000003</c:v>
                </c:pt>
                <c:pt idx="10">
                  <c:v>0.125000000000003</c:v>
                </c:pt>
                <c:pt idx="11">
                  <c:v>0.13750000000000301</c:v>
                </c:pt>
                <c:pt idx="12">
                  <c:v>0.15000000000000299</c:v>
                </c:pt>
                <c:pt idx="13">
                  <c:v>0.162500000000003</c:v>
                </c:pt>
                <c:pt idx="14">
                  <c:v>0.17500000000000299</c:v>
                </c:pt>
                <c:pt idx="15">
                  <c:v>0.187500000000003</c:v>
                </c:pt>
                <c:pt idx="16">
                  <c:v>0.20000000000000301</c:v>
                </c:pt>
                <c:pt idx="17">
                  <c:v>0.21250000000000299</c:v>
                </c:pt>
                <c:pt idx="18">
                  <c:v>0.225000000000003</c:v>
                </c:pt>
                <c:pt idx="19">
                  <c:v>0.23750000000000299</c:v>
                </c:pt>
                <c:pt idx="20">
                  <c:v>0.250000000000003</c:v>
                </c:pt>
                <c:pt idx="21">
                  <c:v>0.26250000000000301</c:v>
                </c:pt>
                <c:pt idx="22">
                  <c:v>0.27500000000000302</c:v>
                </c:pt>
                <c:pt idx="23">
                  <c:v>0.28750000000000298</c:v>
                </c:pt>
                <c:pt idx="24">
                  <c:v>0.30000000000000199</c:v>
                </c:pt>
                <c:pt idx="25">
                  <c:v>0.312500000000002</c:v>
                </c:pt>
                <c:pt idx="26">
                  <c:v>0.32500000000000201</c:v>
                </c:pt>
                <c:pt idx="27">
                  <c:v>0.33750000000000202</c:v>
                </c:pt>
                <c:pt idx="28">
                  <c:v>0.35000000000000198</c:v>
                </c:pt>
                <c:pt idx="29">
                  <c:v>0.36250000000000199</c:v>
                </c:pt>
                <c:pt idx="30">
                  <c:v>0.375000000000002</c:v>
                </c:pt>
                <c:pt idx="31">
                  <c:v>0.38750000000000201</c:v>
                </c:pt>
                <c:pt idx="32">
                  <c:v>0.40000000000000202</c:v>
                </c:pt>
                <c:pt idx="33">
                  <c:v>0.41250000000000198</c:v>
                </c:pt>
                <c:pt idx="34">
                  <c:v>0.42500000000000199</c:v>
                </c:pt>
                <c:pt idx="35">
                  <c:v>0.437500000000002</c:v>
                </c:pt>
                <c:pt idx="36">
                  <c:v>0.45000000000000201</c:v>
                </c:pt>
                <c:pt idx="37">
                  <c:v>0.46250000000000202</c:v>
                </c:pt>
                <c:pt idx="38">
                  <c:v>0.47500000000000198</c:v>
                </c:pt>
                <c:pt idx="39">
                  <c:v>0.48750000000000199</c:v>
                </c:pt>
                <c:pt idx="40">
                  <c:v>0.500000000000002</c:v>
                </c:pt>
                <c:pt idx="41">
                  <c:v>0.51250000000000195</c:v>
                </c:pt>
                <c:pt idx="42">
                  <c:v>0.52500000000000202</c:v>
                </c:pt>
                <c:pt idx="43">
                  <c:v>0.53750000000000198</c:v>
                </c:pt>
                <c:pt idx="44">
                  <c:v>0.55000000000000204</c:v>
                </c:pt>
                <c:pt idx="45">
                  <c:v>0.562500000000002</c:v>
                </c:pt>
                <c:pt idx="46">
                  <c:v>0.57500000000000195</c:v>
                </c:pt>
                <c:pt idx="47">
                  <c:v>0.58750000000000102</c:v>
                </c:pt>
                <c:pt idx="48">
                  <c:v>0.60000000000000098</c:v>
                </c:pt>
                <c:pt idx="49">
                  <c:v>0.61250000000000104</c:v>
                </c:pt>
                <c:pt idx="50">
                  <c:v>0.625000000000001</c:v>
                </c:pt>
                <c:pt idx="51">
                  <c:v>0.63750000000000095</c:v>
                </c:pt>
                <c:pt idx="52">
                  <c:v>0.65000000000000102</c:v>
                </c:pt>
                <c:pt idx="53">
                  <c:v>0.66250000000000098</c:v>
                </c:pt>
                <c:pt idx="54">
                  <c:v>0.67500000000000104</c:v>
                </c:pt>
                <c:pt idx="55">
                  <c:v>0.687500000000001</c:v>
                </c:pt>
                <c:pt idx="56">
                  <c:v>0.70000000000000095</c:v>
                </c:pt>
                <c:pt idx="57">
                  <c:v>0.71250000000000102</c:v>
                </c:pt>
                <c:pt idx="58">
                  <c:v>0.72500000000000098</c:v>
                </c:pt>
                <c:pt idx="59">
                  <c:v>0.73750000000000104</c:v>
                </c:pt>
                <c:pt idx="60">
                  <c:v>0.750000000000001</c:v>
                </c:pt>
                <c:pt idx="61">
                  <c:v>0.76250000000000095</c:v>
                </c:pt>
                <c:pt idx="62">
                  <c:v>0.77500000000000102</c:v>
                </c:pt>
                <c:pt idx="63">
                  <c:v>0.78750000000000098</c:v>
                </c:pt>
                <c:pt idx="64">
                  <c:v>0.80000000000000104</c:v>
                </c:pt>
                <c:pt idx="65">
                  <c:v>0.812500000000001</c:v>
                </c:pt>
                <c:pt idx="66">
                  <c:v>0.82500000000000095</c:v>
                </c:pt>
                <c:pt idx="67">
                  <c:v>0.83750000000000102</c:v>
                </c:pt>
                <c:pt idx="68">
                  <c:v>0.85000000000000098</c:v>
                </c:pt>
                <c:pt idx="69">
                  <c:v>0.86250000000000004</c:v>
                </c:pt>
                <c:pt idx="70">
                  <c:v>0.875</c:v>
                </c:pt>
                <c:pt idx="71">
                  <c:v>0.88749999999999996</c:v>
                </c:pt>
                <c:pt idx="72">
                  <c:v>0.9</c:v>
                </c:pt>
                <c:pt idx="73">
                  <c:v>0.91249999999999998</c:v>
                </c:pt>
                <c:pt idx="74">
                  <c:v>0.92500000000000004</c:v>
                </c:pt>
                <c:pt idx="75">
                  <c:v>0.9375</c:v>
                </c:pt>
                <c:pt idx="76">
                  <c:v>0.95</c:v>
                </c:pt>
                <c:pt idx="77">
                  <c:v>0.96250000000000002</c:v>
                </c:pt>
                <c:pt idx="78">
                  <c:v>0.97499999999999998</c:v>
                </c:pt>
                <c:pt idx="79">
                  <c:v>0.98750000000000004</c:v>
                </c:pt>
                <c:pt idx="80">
                  <c:v>1</c:v>
                </c:pt>
              </c:numCache>
            </c:numRef>
          </c:xVal>
          <c:yVal>
            <c:numRef>
              <c:f>'erreur relative_sup_Lobbato(adi'!$L$2:$L$82</c:f>
              <c:numCache>
                <c:formatCode>0.00E+00</c:formatCode>
                <c:ptCount val="81"/>
                <c:pt idx="0">
                  <c:v>0</c:v>
                </c:pt>
                <c:pt idx="1">
                  <c:v>-0.13170994466854299</c:v>
                </c:pt>
                <c:pt idx="2">
                  <c:v>-0.23434414692070499</c:v>
                </c:pt>
                <c:pt idx="3">
                  <c:v>-0.32697037818849101</c:v>
                </c:pt>
                <c:pt idx="4">
                  <c:v>-0.41430303898965803</c:v>
                </c:pt>
                <c:pt idx="5">
                  <c:v>-0.498395385512168</c:v>
                </c:pt>
                <c:pt idx="6">
                  <c:v>-0.58038205108128493</c:v>
                </c:pt>
                <c:pt idx="7">
                  <c:v>-0.660982412623765</c:v>
                </c:pt>
                <c:pt idx="8">
                  <c:v>-0.74069655005480495</c:v>
                </c:pt>
                <c:pt idx="9">
                  <c:v>-0.81989637637797996</c:v>
                </c:pt>
                <c:pt idx="10">
                  <c:v>-0.89887337591981498</c:v>
                </c:pt>
                <c:pt idx="11">
                  <c:v>-0.97786589002558999</c:v>
                </c:pt>
                <c:pt idx="12">
                  <c:v>-1.0570757978786951</c:v>
                </c:pt>
                <c:pt idx="13">
                  <c:v>-1.136679232971705</c:v>
                </c:pt>
                <c:pt idx="14">
                  <c:v>-1.216833807058</c:v>
                </c:pt>
                <c:pt idx="15">
                  <c:v>-1.2976836301739449</c:v>
                </c:pt>
                <c:pt idx="16">
                  <c:v>-1.3793629375765351</c:v>
                </c:pt>
                <c:pt idx="17">
                  <c:v>-1.461998754218355</c:v>
                </c:pt>
                <c:pt idx="18">
                  <c:v>-1.5457129446506701</c:v>
                </c:pt>
                <c:pt idx="19">
                  <c:v>-1.630623778385915</c:v>
                </c:pt>
                <c:pt idx="20">
                  <c:v>-1.7168471966791501</c:v>
                </c:pt>
                <c:pt idx="21">
                  <c:v>-1.8044978226664898</c:v>
                </c:pt>
                <c:pt idx="22">
                  <c:v>-1.8936898033100451</c:v>
                </c:pt>
                <c:pt idx="23">
                  <c:v>-1.9845375400267851</c:v>
                </c:pt>
                <c:pt idx="24">
                  <c:v>-2.0771562889948849</c:v>
                </c:pt>
                <c:pt idx="25">
                  <c:v>-2.1716627116849501</c:v>
                </c:pt>
                <c:pt idx="26">
                  <c:v>-2.2681753721729252</c:v>
                </c:pt>
                <c:pt idx="27">
                  <c:v>-2.3668151625981149</c:v>
                </c:pt>
                <c:pt idx="28">
                  <c:v>-2.467705718728785</c:v>
                </c:pt>
                <c:pt idx="29">
                  <c:v>-2.5709738580074299</c:v>
                </c:pt>
                <c:pt idx="30">
                  <c:v>-2.6767498853241802</c:v>
                </c:pt>
                <c:pt idx="31">
                  <c:v>-2.7851680175591897</c:v>
                </c:pt>
                <c:pt idx="32">
                  <c:v>-2.8963667150766947</c:v>
                </c:pt>
                <c:pt idx="33">
                  <c:v>-3.0104890434025249</c:v>
                </c:pt>
                <c:pt idx="34">
                  <c:v>-3.1276830701780352</c:v>
                </c:pt>
                <c:pt idx="35">
                  <c:v>-3.24810218015811</c:v>
                </c:pt>
                <c:pt idx="36">
                  <c:v>-3.3719055063987349</c:v>
                </c:pt>
                <c:pt idx="37">
                  <c:v>-3.499258268961575</c:v>
                </c:pt>
                <c:pt idx="38">
                  <c:v>-3.6303322100541053</c:v>
                </c:pt>
                <c:pt idx="39">
                  <c:v>-3.7653059966621449</c:v>
                </c:pt>
                <c:pt idx="40">
                  <c:v>-3.90436565256572</c:v>
                </c:pt>
                <c:pt idx="41">
                  <c:v>-4.0477050342880849</c:v>
                </c:pt>
                <c:pt idx="42">
                  <c:v>-4.1955262582536701</c:v>
                </c:pt>
                <c:pt idx="43">
                  <c:v>-4.3480402527107005</c:v>
                </c:pt>
                <c:pt idx="44">
                  <c:v>-4.5054672761889503</c:v>
                </c:pt>
                <c:pt idx="45">
                  <c:v>-4.6680374398689999</c:v>
                </c:pt>
                <c:pt idx="46">
                  <c:v>-4.8359913280582756</c:v>
                </c:pt>
                <c:pt idx="47">
                  <c:v>-5.0095806167957502</c:v>
                </c:pt>
                <c:pt idx="48">
                  <c:v>-5.1890687359773997</c:v>
                </c:pt>
                <c:pt idx="49">
                  <c:v>-5.3747315602467998</c:v>
                </c:pt>
                <c:pt idx="50">
                  <c:v>-5.5668581726779998</c:v>
                </c:pt>
                <c:pt idx="51">
                  <c:v>-5.7657516250740004</c:v>
                </c:pt>
                <c:pt idx="52">
                  <c:v>-5.9717298412598501</c:v>
                </c:pt>
                <c:pt idx="53">
                  <c:v>-6.1851264425105494</c:v>
                </c:pt>
                <c:pt idx="54">
                  <c:v>-6.4062917792752003</c:v>
                </c:pt>
                <c:pt idx="55">
                  <c:v>-6.6355938916588002</c:v>
                </c:pt>
                <c:pt idx="56">
                  <c:v>-6.8734196711708506</c:v>
                </c:pt>
                <c:pt idx="57">
                  <c:v>-7.1201759728002001</c:v>
                </c:pt>
                <c:pt idx="58">
                  <c:v>-7.3762908917982006</c:v>
                </c:pt>
                <c:pt idx="59">
                  <c:v>-7.6422151252795008</c:v>
                </c:pt>
                <c:pt idx="60">
                  <c:v>-7.9184233550098497</c:v>
                </c:pt>
                <c:pt idx="61">
                  <c:v>-8.2054158663991998</c:v>
                </c:pt>
                <c:pt idx="62">
                  <c:v>-8.5037201327285494</c:v>
                </c:pt>
                <c:pt idx="63">
                  <c:v>-8.813892595976899</c:v>
                </c:pt>
                <c:pt idx="64">
                  <c:v>-9.1365206643139505</c:v>
                </c:pt>
                <c:pt idx="65">
                  <c:v>-9.4722246602156499</c:v>
                </c:pt>
                <c:pt idx="66">
                  <c:v>-9.8216600770998994</c:v>
                </c:pt>
                <c:pt idx="67">
                  <c:v>-10.185520003681251</c:v>
                </c:pt>
                <c:pt idx="68">
                  <c:v>-10.5645376023624</c:v>
                </c:pt>
                <c:pt idx="69">
                  <c:v>-10.95948897825275</c:v>
                </c:pt>
                <c:pt idx="70">
                  <c:v>-11.371196116398799</c:v>
                </c:pt>
                <c:pt idx="71">
                  <c:v>-11.800530144501099</c:v>
                </c:pt>
                <c:pt idx="72">
                  <c:v>-12.2484148461186</c:v>
                </c:pt>
                <c:pt idx="73">
                  <c:v>-12.7158304465186</c:v>
                </c:pt>
                <c:pt idx="74">
                  <c:v>-13.203817730503451</c:v>
                </c:pt>
                <c:pt idx="75">
                  <c:v>-13.713482469253401</c:v>
                </c:pt>
                <c:pt idx="76">
                  <c:v>-14.2460003365665</c:v>
                </c:pt>
                <c:pt idx="77">
                  <c:v>-14.8026221635994</c:v>
                </c:pt>
                <c:pt idx="78">
                  <c:v>-15.38467958774145</c:v>
                </c:pt>
                <c:pt idx="79">
                  <c:v>-15.993591456406302</c:v>
                </c:pt>
                <c:pt idx="80">
                  <c:v>-16.625583815663898</c:v>
                </c:pt>
              </c:numCache>
            </c:numRef>
          </c:yVal>
          <c:smooth val="0"/>
        </c:ser>
        <c:dLbls>
          <c:showLegendKey val="0"/>
          <c:showVal val="0"/>
          <c:showCatName val="0"/>
          <c:showSerName val="0"/>
          <c:showPercent val="0"/>
          <c:showBubbleSize val="0"/>
        </c:dLbls>
        <c:axId val="598892152"/>
        <c:axId val="598889800"/>
      </c:scatterChart>
      <c:valAx>
        <c:axId val="598892152"/>
        <c:scaling>
          <c:orientation val="minMax"/>
          <c:max val="1"/>
        </c:scaling>
        <c:delete val="0"/>
        <c:axPos val="b"/>
        <c:majorGridlines>
          <c:spPr>
            <a:ln w="9525" cap="flat" cmpd="sng" algn="ctr">
              <a:solidFill>
                <a:schemeClr val="tx1">
                  <a:lumMod val="15000"/>
                  <a:lumOff val="85000"/>
                </a:schemeClr>
              </a:solidFill>
              <a:round/>
            </a:ln>
            <a:effectLst/>
          </c:spPr>
        </c:majorGridlines>
        <c:title>
          <c:tx>
            <c:rich>
              <a:bodyPr rot="0" vert="horz"/>
              <a:lstStyle/>
              <a:p>
                <a:pPr>
                  <a:defRPr/>
                </a:pPr>
                <a:r>
                  <a:rPr lang="fr-FR"/>
                  <a:t>dimensionless slider length X/L </a:t>
                </a:r>
              </a:p>
            </c:rich>
          </c:tx>
          <c:layout/>
          <c:overlay val="0"/>
          <c:spPr>
            <a:noFill/>
            <a:ln>
              <a:noFill/>
            </a:ln>
            <a:effectLst/>
          </c:spPr>
        </c:title>
        <c:numFmt formatCode="General" sourceLinked="0"/>
        <c:majorTickMark val="none"/>
        <c:minorTickMark val="none"/>
        <c:tickLblPos val="low"/>
        <c:spPr>
          <a:noFill/>
          <a:ln w="9525" cap="flat" cmpd="sng" algn="ctr">
            <a:solidFill>
              <a:schemeClr val="tx1">
                <a:lumMod val="25000"/>
                <a:lumOff val="75000"/>
              </a:schemeClr>
            </a:solidFill>
            <a:round/>
          </a:ln>
          <a:effectLst/>
        </c:spPr>
        <c:txPr>
          <a:bodyPr rot="-60000000" vert="horz"/>
          <a:lstStyle/>
          <a:p>
            <a:pPr>
              <a:defRPr/>
            </a:pPr>
            <a:endParaRPr lang="fr-FR"/>
          </a:p>
        </c:txPr>
        <c:crossAx val="598889800"/>
        <c:crosses val="autoZero"/>
        <c:crossBetween val="midCat"/>
      </c:valAx>
      <c:valAx>
        <c:axId val="5988898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vert="horz"/>
              <a:lstStyle/>
              <a:p>
                <a:pPr>
                  <a:defRPr/>
                </a:pPr>
                <a:r>
                  <a:rPr lang="en-US"/>
                  <a:t>dimensionless temperature gradient </a:t>
                </a:r>
              </a:p>
            </c:rich>
          </c:tx>
          <c:layout/>
          <c:overlay val="0"/>
          <c:spPr>
            <a:noFill/>
            <a:ln>
              <a:noFill/>
            </a:ln>
            <a:effectLst/>
          </c:sp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pPr>
            <a:endParaRPr lang="fr-FR"/>
          </a:p>
        </c:txPr>
        <c:crossAx val="598892152"/>
        <c:crosses val="autoZero"/>
        <c:crossBetween val="midCat"/>
      </c:valAx>
      <c:spPr>
        <a:noFill/>
        <a:ln>
          <a:noFill/>
        </a:ln>
        <a:effectLst/>
      </c:spPr>
    </c:plotArea>
    <c:legend>
      <c:legendPos val="r"/>
      <c:layout>
        <c:manualLayout>
          <c:xMode val="edge"/>
          <c:yMode val="edge"/>
          <c:x val="0.1249646085661149"/>
          <c:y val="0.60887644599980562"/>
          <c:w val="0.51235815321742495"/>
          <c:h val="0.19098318265772335"/>
        </c:manualLayout>
      </c:layout>
      <c:overlay val="0"/>
      <c:spPr>
        <a:solidFill>
          <a:schemeClr val="bg1"/>
        </a:solidFill>
        <a:ln>
          <a:solidFill>
            <a:schemeClr val="tx1"/>
          </a:solidFill>
        </a:ln>
        <a:effectLst/>
      </c:spPr>
      <c:txPr>
        <a:bodyPr rot="0" vert="horz"/>
        <a:lstStyle/>
        <a:p>
          <a:pPr>
            <a:defRPr sz="900"/>
          </a:pPr>
          <a:endParaRPr lang="fr-FR"/>
        </a:p>
      </c:txPr>
    </c:legend>
    <c:plotVisOnly val="1"/>
    <c:dispBlanksAs val="gap"/>
    <c:showDLblsOverMax val="0"/>
  </c:chart>
  <c:spPr>
    <a:noFill/>
    <a:ln w="9525" cap="flat" cmpd="sng" algn="ctr">
      <a:noFill/>
      <a:round/>
    </a:ln>
    <a:effectLst/>
  </c:spPr>
  <c:txPr>
    <a:bodyPr/>
    <a:lstStyle/>
    <a:p>
      <a:pPr>
        <a:defRPr>
          <a:solidFill>
            <a:schemeClr val="tx1"/>
          </a:solidFill>
        </a:defRPr>
      </a:pPr>
      <a:endParaRPr lang="fr-FR"/>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0184820883569646"/>
          <c:y val="7.9435166926375894E-2"/>
          <c:w val="0.73547319757131413"/>
          <c:h val="0.71520474339605244"/>
        </c:manualLayout>
      </c:layout>
      <c:scatterChart>
        <c:scatterStyle val="smoothMarker"/>
        <c:varyColors val="0"/>
        <c:ser>
          <c:idx val="0"/>
          <c:order val="0"/>
          <c:tx>
            <c:v>Lower wall</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'erreur relative_sup_Lobbato_V2'!$A$88:$A$97</c:f>
              <c:numCache>
                <c:formatCode>General</c:formatCode>
                <c:ptCount val="10"/>
                <c:pt idx="0">
                  <c:v>3</c:v>
                </c:pt>
                <c:pt idx="1">
                  <c:v>4</c:v>
                </c:pt>
                <c:pt idx="2">
                  <c:v>5</c:v>
                </c:pt>
                <c:pt idx="3">
                  <c:v>6</c:v>
                </c:pt>
                <c:pt idx="4">
                  <c:v>7</c:v>
                </c:pt>
                <c:pt idx="5">
                  <c:v>8</c:v>
                </c:pt>
                <c:pt idx="6">
                  <c:v>9</c:v>
                </c:pt>
                <c:pt idx="7">
                  <c:v>10</c:v>
                </c:pt>
                <c:pt idx="8">
                  <c:v>11</c:v>
                </c:pt>
                <c:pt idx="9">
                  <c:v>12</c:v>
                </c:pt>
              </c:numCache>
            </c:numRef>
          </c:xVal>
          <c:yVal>
            <c:numRef>
              <c:f>'erreur relative_sup_Lobbato_V2'!$C$103:$C$112</c:f>
              <c:numCache>
                <c:formatCode>General</c:formatCode>
                <c:ptCount val="10"/>
                <c:pt idx="0">
                  <c:v>0.544406905</c:v>
                </c:pt>
                <c:pt idx="1">
                  <c:v>0.458961915</c:v>
                </c:pt>
                <c:pt idx="2">
                  <c:v>0.25950378400000002</c:v>
                </c:pt>
                <c:pt idx="3">
                  <c:v>0.13606210499999999</c:v>
                </c:pt>
                <c:pt idx="4">
                  <c:v>8.9884242000000003E-2</c:v>
                </c:pt>
                <c:pt idx="5">
                  <c:v>6.7001199999999997E-2</c:v>
                </c:pt>
                <c:pt idx="6">
                  <c:v>6.3757907000000003E-2</c:v>
                </c:pt>
                <c:pt idx="7">
                  <c:v>6.2966516E-2</c:v>
                </c:pt>
                <c:pt idx="8">
                  <c:v>6.2126229999999998E-2</c:v>
                </c:pt>
                <c:pt idx="9">
                  <c:v>6.1644429000000001E-2</c:v>
                </c:pt>
              </c:numCache>
            </c:numRef>
          </c:yVal>
          <c:smooth val="1"/>
        </c:ser>
        <c:ser>
          <c:idx val="1"/>
          <c:order val="1"/>
          <c:tx>
            <c:v>Upper wall</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'erreur relative_sup_Lobbato_V2'!$A$88:$A$97</c:f>
              <c:numCache>
                <c:formatCode>General</c:formatCode>
                <c:ptCount val="10"/>
                <c:pt idx="0">
                  <c:v>3</c:v>
                </c:pt>
                <c:pt idx="1">
                  <c:v>4</c:v>
                </c:pt>
                <c:pt idx="2">
                  <c:v>5</c:v>
                </c:pt>
                <c:pt idx="3">
                  <c:v>6</c:v>
                </c:pt>
                <c:pt idx="4">
                  <c:v>7</c:v>
                </c:pt>
                <c:pt idx="5">
                  <c:v>8</c:v>
                </c:pt>
                <c:pt idx="6">
                  <c:v>9</c:v>
                </c:pt>
                <c:pt idx="7">
                  <c:v>10</c:v>
                </c:pt>
                <c:pt idx="8">
                  <c:v>11</c:v>
                </c:pt>
                <c:pt idx="9">
                  <c:v>12</c:v>
                </c:pt>
              </c:numCache>
            </c:numRef>
          </c:xVal>
          <c:yVal>
            <c:numRef>
              <c:f>'erreur relative_sup_Lobbato_V2'!$B$103:$B$112</c:f>
              <c:numCache>
                <c:formatCode>General</c:formatCode>
                <c:ptCount val="10"/>
                <c:pt idx="0">
                  <c:v>0.49776786499999998</c:v>
                </c:pt>
                <c:pt idx="1">
                  <c:v>0.30766677999999997</c:v>
                </c:pt>
                <c:pt idx="2">
                  <c:v>7.4985734999999998E-2</c:v>
                </c:pt>
                <c:pt idx="3">
                  <c:v>2.5450595999999999E-2</c:v>
                </c:pt>
                <c:pt idx="4">
                  <c:v>2.9246303000000001E-2</c:v>
                </c:pt>
                <c:pt idx="5">
                  <c:v>4.4793184999999999E-2</c:v>
                </c:pt>
                <c:pt idx="6">
                  <c:v>4.3296218999999997E-2</c:v>
                </c:pt>
                <c:pt idx="7">
                  <c:v>4.4819530000000003E-2</c:v>
                </c:pt>
                <c:pt idx="8">
                  <c:v>4.5388151000000002E-2</c:v>
                </c:pt>
                <c:pt idx="9">
                  <c:v>4.5343993999999999E-2</c:v>
                </c:pt>
              </c:numCache>
            </c:numRef>
          </c:yVal>
          <c:smooth val="1"/>
        </c:ser>
        <c:dLbls>
          <c:showLegendKey val="0"/>
          <c:showVal val="0"/>
          <c:showCatName val="0"/>
          <c:showSerName val="0"/>
          <c:showPercent val="0"/>
          <c:showBubbleSize val="0"/>
        </c:dLbls>
        <c:axId val="292407600"/>
        <c:axId val="292405248"/>
      </c:scatterChart>
      <c:valAx>
        <c:axId val="292407600"/>
        <c:scaling>
          <c:orientation val="minMax"/>
          <c:max val="13"/>
          <c:min val="3"/>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fr-FR"/>
                  <a:t>Nb of Lobatto point in Y direction</a:t>
                </a:r>
              </a:p>
            </c:rich>
          </c:tx>
          <c:layout>
            <c:manualLayout>
              <c:xMode val="edge"/>
              <c:yMode val="edge"/>
              <c:x val="0.25928006569897832"/>
              <c:y val="0.8952460256970116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fr-FR"/>
            </a:p>
          </c:txPr>
        </c:title>
        <c:numFmt formatCode="General"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fr-FR"/>
          </a:p>
        </c:txPr>
        <c:crossAx val="292405248"/>
        <c:crosses val="autoZero"/>
        <c:crossBetween val="midCat"/>
        <c:majorUnit val="3"/>
      </c:valAx>
      <c:valAx>
        <c:axId val="292405248"/>
        <c:scaling>
          <c:orientation val="minMax"/>
          <c:max val="0.30000000000000004"/>
          <c:min val="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fr-FR"/>
                  <a:t>relative error </a:t>
                </a:r>
              </a:p>
            </c:rich>
          </c:tx>
          <c:layout>
            <c:manualLayout>
              <c:xMode val="edge"/>
              <c:yMode val="edge"/>
              <c:x val="2.4574541475366939E-2"/>
              <c:y val="0.3006428049383494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fr-FR"/>
            </a:p>
          </c:tx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fr-FR"/>
          </a:p>
        </c:txPr>
        <c:crossAx val="292407600"/>
        <c:crosses val="autoZero"/>
        <c:crossBetween val="midCat"/>
        <c:majorUnit val="0.1"/>
      </c:valAx>
      <c:spPr>
        <a:noFill/>
        <a:ln>
          <a:noFill/>
        </a:ln>
        <a:effectLst/>
      </c:spPr>
    </c:plotArea>
    <c:legend>
      <c:legendPos val="t"/>
      <c:layout>
        <c:manualLayout>
          <c:xMode val="edge"/>
          <c:yMode val="edge"/>
          <c:x val="0.57459775528490797"/>
          <c:y val="0.15511633725293972"/>
          <c:w val="0.34576977812992554"/>
          <c:h val="0.16449896477476214"/>
        </c:manualLayout>
      </c:layout>
      <c:overlay val="0"/>
      <c:spPr>
        <a:solidFill>
          <a:schemeClr val="bg1"/>
        </a:solid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fr-FR"/>
        </a:p>
      </c:txPr>
    </c:legend>
    <c:plotVisOnly val="1"/>
    <c:dispBlanksAs val="gap"/>
    <c:showDLblsOverMax val="0"/>
  </c:chart>
  <c:spPr>
    <a:noFill/>
    <a:ln w="9525" cap="flat" cmpd="sng" algn="ctr">
      <a:noFill/>
      <a:round/>
    </a:ln>
    <a:effectLst/>
  </c:spPr>
  <c:txPr>
    <a:bodyPr/>
    <a:lstStyle/>
    <a:p>
      <a:pPr>
        <a:defRPr>
          <a:solidFill>
            <a:schemeClr val="tx1"/>
          </a:solidFill>
        </a:defRPr>
      </a:pPr>
      <a:endParaRPr lang="fr-FR"/>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1181479625108462"/>
          <c:y val="6.9427661297153984E-2"/>
          <c:w val="0.7171836066692896"/>
          <c:h val="0.7133929187047765"/>
        </c:manualLayout>
      </c:layout>
      <c:scatterChart>
        <c:scatterStyle val="smoothMarker"/>
        <c:varyColors val="0"/>
        <c:ser>
          <c:idx val="0"/>
          <c:order val="0"/>
          <c:tx>
            <c:v>LPCM</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Flux_X_inf!$O$2:$O$11</c:f>
              <c:numCache>
                <c:formatCode>General</c:formatCode>
                <c:ptCount val="10"/>
                <c:pt idx="0">
                  <c:v>3</c:v>
                </c:pt>
                <c:pt idx="1">
                  <c:v>4</c:v>
                </c:pt>
                <c:pt idx="2">
                  <c:v>5</c:v>
                </c:pt>
                <c:pt idx="3">
                  <c:v>6</c:v>
                </c:pt>
                <c:pt idx="4">
                  <c:v>7</c:v>
                </c:pt>
                <c:pt idx="5">
                  <c:v>8</c:v>
                </c:pt>
                <c:pt idx="6">
                  <c:v>9</c:v>
                </c:pt>
                <c:pt idx="7">
                  <c:v>10</c:v>
                </c:pt>
                <c:pt idx="8">
                  <c:v>11</c:v>
                </c:pt>
                <c:pt idx="9">
                  <c:v>12</c:v>
                </c:pt>
              </c:numCache>
            </c:numRef>
          </c:xVal>
          <c:yVal>
            <c:numRef>
              <c:f>Flux_X_inf!$R$2:$R$11</c:f>
              <c:numCache>
                <c:formatCode>General</c:formatCode>
                <c:ptCount val="10"/>
                <c:pt idx="0">
                  <c:v>0.20793390274000001</c:v>
                </c:pt>
                <c:pt idx="1">
                  <c:v>0.20795989036599999</c:v>
                </c:pt>
                <c:pt idx="2">
                  <c:v>0.23851013183600001</c:v>
                </c:pt>
                <c:pt idx="3">
                  <c:v>0.30203604698199998</c:v>
                </c:pt>
                <c:pt idx="4">
                  <c:v>0.34923005104100002</c:v>
                </c:pt>
                <c:pt idx="5">
                  <c:v>0.38876986503599997</c:v>
                </c:pt>
                <c:pt idx="6">
                  <c:v>0.42490601539599998</c:v>
                </c:pt>
                <c:pt idx="7">
                  <c:v>0.494480133057</c:v>
                </c:pt>
                <c:pt idx="8">
                  <c:v>0.53001594543499997</c:v>
                </c:pt>
                <c:pt idx="9">
                  <c:v>0.603885173798</c:v>
                </c:pt>
              </c:numCache>
            </c:numRef>
          </c:yVal>
          <c:smooth val="1"/>
        </c:ser>
        <c:ser>
          <c:idx val="1"/>
          <c:order val="1"/>
          <c:tx>
            <c:v>Reference NDM</c:v>
          </c:tx>
          <c:spPr>
            <a:ln w="19050" cap="rnd">
              <a:solidFill>
                <a:schemeClr val="tx1"/>
              </a:solidFill>
              <a:prstDash val="dash"/>
              <a:round/>
            </a:ln>
            <a:effectLst/>
          </c:spPr>
          <c:marker>
            <c:symbol val="none"/>
          </c:marker>
          <c:xVal>
            <c:numRef>
              <c:f>Flux_X_inf!$O$2:$O$11</c:f>
              <c:numCache>
                <c:formatCode>General</c:formatCode>
                <c:ptCount val="10"/>
                <c:pt idx="0">
                  <c:v>3</c:v>
                </c:pt>
                <c:pt idx="1">
                  <c:v>4</c:v>
                </c:pt>
                <c:pt idx="2">
                  <c:v>5</c:v>
                </c:pt>
                <c:pt idx="3">
                  <c:v>6</c:v>
                </c:pt>
                <c:pt idx="4">
                  <c:v>7</c:v>
                </c:pt>
                <c:pt idx="5">
                  <c:v>8</c:v>
                </c:pt>
                <c:pt idx="6">
                  <c:v>9</c:v>
                </c:pt>
                <c:pt idx="7">
                  <c:v>10</c:v>
                </c:pt>
                <c:pt idx="8">
                  <c:v>11</c:v>
                </c:pt>
                <c:pt idx="9">
                  <c:v>12</c:v>
                </c:pt>
              </c:numCache>
            </c:numRef>
          </c:xVal>
          <c:yVal>
            <c:numRef>
              <c:f>Flux_X_inf!$S$2:$S$11</c:f>
              <c:numCache>
                <c:formatCode>General</c:formatCode>
                <c:ptCount val="10"/>
                <c:pt idx="0">
                  <c:v>1.84449291229</c:v>
                </c:pt>
                <c:pt idx="1">
                  <c:v>1.84449291229</c:v>
                </c:pt>
                <c:pt idx="2">
                  <c:v>1.84449291229</c:v>
                </c:pt>
                <c:pt idx="3">
                  <c:v>1.84449291229</c:v>
                </c:pt>
                <c:pt idx="4">
                  <c:v>1.84449291229</c:v>
                </c:pt>
                <c:pt idx="5">
                  <c:v>1.84449291229</c:v>
                </c:pt>
                <c:pt idx="6">
                  <c:v>1.84449291229</c:v>
                </c:pt>
                <c:pt idx="7">
                  <c:v>1.84449291229</c:v>
                </c:pt>
                <c:pt idx="8">
                  <c:v>1.84449291229</c:v>
                </c:pt>
                <c:pt idx="9">
                  <c:v>1.84449291229</c:v>
                </c:pt>
              </c:numCache>
            </c:numRef>
          </c:yVal>
          <c:smooth val="1"/>
        </c:ser>
        <c:dLbls>
          <c:showLegendKey val="0"/>
          <c:showVal val="0"/>
          <c:showCatName val="0"/>
          <c:showSerName val="0"/>
          <c:showPercent val="0"/>
          <c:showBubbleSize val="0"/>
        </c:dLbls>
        <c:axId val="289595808"/>
        <c:axId val="289599336"/>
      </c:scatterChart>
      <c:valAx>
        <c:axId val="289595808"/>
        <c:scaling>
          <c:orientation val="minMax"/>
          <c:max val="12"/>
          <c:min val="3"/>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fr-FR"/>
                  <a:t>Nb of Lobatto Point in Y direction</a:t>
                </a:r>
              </a:p>
            </c:rich>
          </c:tx>
          <c:layout>
            <c:manualLayout>
              <c:xMode val="edge"/>
              <c:yMode val="edge"/>
              <c:x val="0.24123699116665859"/>
              <c:y val="0.8988989773826432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fr-FR"/>
            </a:p>
          </c:txPr>
        </c:title>
        <c:numFmt formatCode="General" sourceLinked="0"/>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fr-FR"/>
          </a:p>
        </c:txPr>
        <c:crossAx val="289599336"/>
        <c:crosses val="autoZero"/>
        <c:crossBetween val="midCat"/>
        <c:majorUnit val="3"/>
      </c:valAx>
      <c:valAx>
        <c:axId val="2895993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fr-FR"/>
                  <a:t>time [s]</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fr-FR"/>
            </a:p>
          </c:tx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fr-FR"/>
          </a:p>
        </c:txPr>
        <c:crossAx val="289595808"/>
        <c:crosses val="autoZero"/>
        <c:crossBetween val="midCat"/>
      </c:valAx>
      <c:spPr>
        <a:noFill/>
        <a:ln>
          <a:noFill/>
        </a:ln>
        <a:effectLst/>
      </c:spPr>
    </c:plotArea>
    <c:legend>
      <c:legendPos val="t"/>
      <c:layout>
        <c:manualLayout>
          <c:xMode val="edge"/>
          <c:yMode val="edge"/>
          <c:x val="0.44369961968306321"/>
          <c:y val="0.19514635976982736"/>
          <c:w val="0.46852100366304317"/>
          <c:h val="0.15449145914554024"/>
        </c:manualLayout>
      </c:layout>
      <c:overlay val="0"/>
      <c:spPr>
        <a:solidFill>
          <a:schemeClr val="bg1"/>
        </a:solid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chemeClr val="tx1"/>
          </a:solidFill>
        </a:defRPr>
      </a:pPr>
      <a:endParaRPr lang="fr-FR"/>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5942770849871619E-2"/>
          <c:y val="3.479759375694097E-2"/>
          <c:w val="0.88172800020731856"/>
          <c:h val="0.80219234489753566"/>
        </c:manualLayout>
      </c:layout>
      <c:scatterChart>
        <c:scatterStyle val="lineMarker"/>
        <c:varyColors val="0"/>
        <c:ser>
          <c:idx val="1"/>
          <c:order val="1"/>
          <c:tx>
            <c:v>N=4</c:v>
          </c:tx>
          <c:spPr>
            <a:ln w="19050" cap="rnd">
              <a:solidFill>
                <a:schemeClr val="accent2"/>
              </a:solidFill>
              <a:round/>
            </a:ln>
            <a:effectLst/>
          </c:spPr>
          <c:marker>
            <c:symbol val="none"/>
          </c:marker>
          <c:xVal>
            <c:numRef>
              <c:f>'sup_Lobbato_hehs4 (adi)'!$A$2:$A$83</c:f>
              <c:numCache>
                <c:formatCode>0.000000</c:formatCode>
                <c:ptCount val="82"/>
                <c:pt idx="0">
                  <c:v>3.9968028886505604E-15</c:v>
                </c:pt>
                <c:pt idx="1">
                  <c:v>1.2500000000003999E-2</c:v>
                </c:pt>
                <c:pt idx="2">
                  <c:v>2.5000000000002999E-2</c:v>
                </c:pt>
                <c:pt idx="3">
                  <c:v>3.7500000000003003E-2</c:v>
                </c:pt>
                <c:pt idx="4">
                  <c:v>5.0000000000003E-2</c:v>
                </c:pt>
                <c:pt idx="5">
                  <c:v>6.2500000000002998E-2</c:v>
                </c:pt>
                <c:pt idx="6">
                  <c:v>7.5000000000002995E-2</c:v>
                </c:pt>
                <c:pt idx="7">
                  <c:v>8.7500000000003006E-2</c:v>
                </c:pt>
                <c:pt idx="8">
                  <c:v>0.100000000000003</c:v>
                </c:pt>
                <c:pt idx="9">
                  <c:v>0.112500000000003</c:v>
                </c:pt>
                <c:pt idx="10">
                  <c:v>0.125000000000003</c:v>
                </c:pt>
                <c:pt idx="11">
                  <c:v>0.13750000000000301</c:v>
                </c:pt>
                <c:pt idx="12">
                  <c:v>0.15000000000000299</c:v>
                </c:pt>
                <c:pt idx="13">
                  <c:v>0.162500000000003</c:v>
                </c:pt>
                <c:pt idx="14">
                  <c:v>0.17500000000000299</c:v>
                </c:pt>
                <c:pt idx="15">
                  <c:v>0.187500000000003</c:v>
                </c:pt>
                <c:pt idx="16">
                  <c:v>0.20000000000000301</c:v>
                </c:pt>
                <c:pt idx="17">
                  <c:v>0.21250000000000299</c:v>
                </c:pt>
                <c:pt idx="18">
                  <c:v>0.225000000000003</c:v>
                </c:pt>
                <c:pt idx="19">
                  <c:v>0.23750000000000299</c:v>
                </c:pt>
                <c:pt idx="20">
                  <c:v>0.250000000000003</c:v>
                </c:pt>
                <c:pt idx="21">
                  <c:v>0.26250000000000301</c:v>
                </c:pt>
                <c:pt idx="22">
                  <c:v>0.27500000000000302</c:v>
                </c:pt>
                <c:pt idx="23">
                  <c:v>0.28750000000000298</c:v>
                </c:pt>
                <c:pt idx="24">
                  <c:v>0.30000000000000199</c:v>
                </c:pt>
                <c:pt idx="25">
                  <c:v>0.312500000000002</c:v>
                </c:pt>
                <c:pt idx="26">
                  <c:v>0.32500000000000201</c:v>
                </c:pt>
                <c:pt idx="27">
                  <c:v>0.33750000000000202</c:v>
                </c:pt>
                <c:pt idx="28">
                  <c:v>0.35000000000000198</c:v>
                </c:pt>
                <c:pt idx="29">
                  <c:v>0.36250000000000199</c:v>
                </c:pt>
                <c:pt idx="30">
                  <c:v>0.375000000000002</c:v>
                </c:pt>
                <c:pt idx="31">
                  <c:v>0.38750000000000201</c:v>
                </c:pt>
                <c:pt idx="32">
                  <c:v>0.40000000000000202</c:v>
                </c:pt>
                <c:pt idx="33">
                  <c:v>0.41250000000000198</c:v>
                </c:pt>
                <c:pt idx="34">
                  <c:v>0.42500000000000199</c:v>
                </c:pt>
                <c:pt idx="35">
                  <c:v>0.437500000000002</c:v>
                </c:pt>
                <c:pt idx="36">
                  <c:v>0.45000000000000201</c:v>
                </c:pt>
                <c:pt idx="37">
                  <c:v>0.46250000000000202</c:v>
                </c:pt>
                <c:pt idx="38">
                  <c:v>0.47500000000000198</c:v>
                </c:pt>
                <c:pt idx="39">
                  <c:v>0.48750000000000199</c:v>
                </c:pt>
                <c:pt idx="40">
                  <c:v>0.500000000000002</c:v>
                </c:pt>
                <c:pt idx="41">
                  <c:v>0.51250000000000195</c:v>
                </c:pt>
                <c:pt idx="42">
                  <c:v>0.52500000000000202</c:v>
                </c:pt>
                <c:pt idx="43">
                  <c:v>0.53750000000000198</c:v>
                </c:pt>
                <c:pt idx="44">
                  <c:v>0.55000000000000204</c:v>
                </c:pt>
                <c:pt idx="45">
                  <c:v>0.562500000000002</c:v>
                </c:pt>
                <c:pt idx="46">
                  <c:v>0.57500000000000195</c:v>
                </c:pt>
                <c:pt idx="47">
                  <c:v>0.58750000000000102</c:v>
                </c:pt>
                <c:pt idx="48">
                  <c:v>0.60000000000000098</c:v>
                </c:pt>
                <c:pt idx="49">
                  <c:v>0.61250000000000104</c:v>
                </c:pt>
                <c:pt idx="50">
                  <c:v>0.625000000000001</c:v>
                </c:pt>
                <c:pt idx="51">
                  <c:v>0.63750000000000095</c:v>
                </c:pt>
                <c:pt idx="52">
                  <c:v>0.65000000000000102</c:v>
                </c:pt>
                <c:pt idx="53">
                  <c:v>0.66250000000000098</c:v>
                </c:pt>
                <c:pt idx="54">
                  <c:v>0.67500000000000104</c:v>
                </c:pt>
                <c:pt idx="55">
                  <c:v>0.687500000000001</c:v>
                </c:pt>
                <c:pt idx="56">
                  <c:v>0.70000000000000095</c:v>
                </c:pt>
                <c:pt idx="57">
                  <c:v>0.71250000000000102</c:v>
                </c:pt>
                <c:pt idx="58">
                  <c:v>0.72500000000000098</c:v>
                </c:pt>
                <c:pt idx="59">
                  <c:v>0.73750000000000104</c:v>
                </c:pt>
                <c:pt idx="60">
                  <c:v>0.750000000000001</c:v>
                </c:pt>
                <c:pt idx="61">
                  <c:v>0.76250000000000095</c:v>
                </c:pt>
                <c:pt idx="62">
                  <c:v>0.77500000000000102</c:v>
                </c:pt>
                <c:pt idx="63">
                  <c:v>0.78750000000000098</c:v>
                </c:pt>
                <c:pt idx="64">
                  <c:v>0.80000000000000104</c:v>
                </c:pt>
                <c:pt idx="65">
                  <c:v>0.812500000000001</c:v>
                </c:pt>
                <c:pt idx="66">
                  <c:v>0.82500000000000095</c:v>
                </c:pt>
                <c:pt idx="67">
                  <c:v>0.83750000000000102</c:v>
                </c:pt>
                <c:pt idx="68">
                  <c:v>0.85000000000000098</c:v>
                </c:pt>
                <c:pt idx="69">
                  <c:v>0.86250000000000004</c:v>
                </c:pt>
                <c:pt idx="70">
                  <c:v>0.875</c:v>
                </c:pt>
                <c:pt idx="71">
                  <c:v>0.88749999999999996</c:v>
                </c:pt>
                <c:pt idx="72">
                  <c:v>0.9</c:v>
                </c:pt>
                <c:pt idx="73">
                  <c:v>0.91249999999999998</c:v>
                </c:pt>
                <c:pt idx="74">
                  <c:v>0.92500000000000004</c:v>
                </c:pt>
                <c:pt idx="75">
                  <c:v>0.9375</c:v>
                </c:pt>
                <c:pt idx="76">
                  <c:v>0.95</c:v>
                </c:pt>
                <c:pt idx="77">
                  <c:v>0.96250000000000002</c:v>
                </c:pt>
                <c:pt idx="78">
                  <c:v>0.97499999999999998</c:v>
                </c:pt>
                <c:pt idx="79">
                  <c:v>0.98750000000000004</c:v>
                </c:pt>
                <c:pt idx="80">
                  <c:v>1</c:v>
                </c:pt>
              </c:numCache>
            </c:numRef>
          </c:xVal>
          <c:yVal>
            <c:numRef>
              <c:f>'sup_Lobbato_hehs4 (adi)'!$C$2:$C$82</c:f>
              <c:numCache>
                <c:formatCode>0.00E+00</c:formatCode>
                <c:ptCount val="81"/>
                <c:pt idx="0">
                  <c:v>0</c:v>
                </c:pt>
                <c:pt idx="1">
                  <c:v>-4.7941866556405053</c:v>
                </c:pt>
                <c:pt idx="2">
                  <c:v>-4.8054393590964306</c:v>
                </c:pt>
                <c:pt idx="3">
                  <c:v>-4.8156574165275945</c:v>
                </c:pt>
                <c:pt idx="4">
                  <c:v>-4.8248224855269548</c:v>
                </c:pt>
                <c:pt idx="5">
                  <c:v>-4.8329153432703498</c:v>
                </c:pt>
                <c:pt idx="6">
                  <c:v>-4.8399169670940854</c:v>
                </c:pt>
                <c:pt idx="7">
                  <c:v>-4.8458055013961499</c:v>
                </c:pt>
                <c:pt idx="8">
                  <c:v>-4.8505636060712707</c:v>
                </c:pt>
                <c:pt idx="9">
                  <c:v>-4.8541704746683898</c:v>
                </c:pt>
                <c:pt idx="10">
                  <c:v>-4.8566113585490198</c:v>
                </c:pt>
                <c:pt idx="11">
                  <c:v>-4.8578573790858197</c:v>
                </c:pt>
                <c:pt idx="12">
                  <c:v>-4.8578934074120497</c:v>
                </c:pt>
                <c:pt idx="13">
                  <c:v>-4.8567024302066448</c:v>
                </c:pt>
                <c:pt idx="14">
                  <c:v>-4.854261657699225</c:v>
                </c:pt>
                <c:pt idx="15">
                  <c:v>-4.8505484348527199</c:v>
                </c:pt>
                <c:pt idx="16">
                  <c:v>-4.84554140167256</c:v>
                </c:pt>
                <c:pt idx="17">
                  <c:v>-4.8392304526381702</c:v>
                </c:pt>
                <c:pt idx="18">
                  <c:v>-4.8315904249023447</c:v>
                </c:pt>
                <c:pt idx="19">
                  <c:v>-4.8226034390243049</c:v>
                </c:pt>
                <c:pt idx="20">
                  <c:v>-4.8122475652547001</c:v>
                </c:pt>
                <c:pt idx="21">
                  <c:v>-4.8005049230463595</c:v>
                </c:pt>
                <c:pt idx="22">
                  <c:v>-4.7873563501096346</c:v>
                </c:pt>
                <c:pt idx="23">
                  <c:v>-4.7727845311669599</c:v>
                </c:pt>
                <c:pt idx="24">
                  <c:v>-4.75676997293938</c:v>
                </c:pt>
                <c:pt idx="25">
                  <c:v>-4.7393088581504204</c:v>
                </c:pt>
                <c:pt idx="26">
                  <c:v>-4.7203691335247697</c:v>
                </c:pt>
                <c:pt idx="27">
                  <c:v>-4.6998573109019954</c:v>
                </c:pt>
                <c:pt idx="28">
                  <c:v>-4.677658269263155</c:v>
                </c:pt>
                <c:pt idx="29">
                  <c:v>-4.65351910202022</c:v>
                </c:pt>
                <c:pt idx="30">
                  <c:v>-4.6278276410324946</c:v>
                </c:pt>
                <c:pt idx="31">
                  <c:v>-4.6006000303105647</c:v>
                </c:pt>
                <c:pt idx="32">
                  <c:v>-4.5718606060259397</c:v>
                </c:pt>
                <c:pt idx="33">
                  <c:v>-4.5416105209764606</c:v>
                </c:pt>
                <c:pt idx="34">
                  <c:v>-4.509867524663485</c:v>
                </c:pt>
                <c:pt idx="35">
                  <c:v>-4.4766216025131547</c:v>
                </c:pt>
                <c:pt idx="36">
                  <c:v>-4.4418825730448148</c:v>
                </c:pt>
                <c:pt idx="37">
                  <c:v>-4.4056873434347699</c:v>
                </c:pt>
                <c:pt idx="38">
                  <c:v>-4.3680478345429004</c:v>
                </c:pt>
                <c:pt idx="39">
                  <c:v>-4.3289964502496243</c:v>
                </c:pt>
                <c:pt idx="40">
                  <c:v>-4.2885618075242951</c:v>
                </c:pt>
                <c:pt idx="41">
                  <c:v>-4.2468021334630546</c:v>
                </c:pt>
                <c:pt idx="42">
                  <c:v>-4.2037552474393749</c:v>
                </c:pt>
                <c:pt idx="43">
                  <c:v>-4.1594838532129303</c:v>
                </c:pt>
                <c:pt idx="44">
                  <c:v>-4.1140654085695703</c:v>
                </c:pt>
                <c:pt idx="45">
                  <c:v>-4.0675806089220803</c:v>
                </c:pt>
                <c:pt idx="46">
                  <c:v>-4.0201051256586195</c:v>
                </c:pt>
                <c:pt idx="47">
                  <c:v>-3.9717661031073854</c:v>
                </c:pt>
                <c:pt idx="48">
                  <c:v>-3.9226798434910797</c:v>
                </c:pt>
                <c:pt idx="49">
                  <c:v>-3.8729906150503752</c:v>
                </c:pt>
                <c:pt idx="50">
                  <c:v>-3.8228533300533298</c:v>
                </c:pt>
                <c:pt idx="51">
                  <c:v>-3.7724576871000202</c:v>
                </c:pt>
                <c:pt idx="52">
                  <c:v>-3.7220076574566954</c:v>
                </c:pt>
                <c:pt idx="53">
                  <c:v>-3.6717308033183551</c:v>
                </c:pt>
                <c:pt idx="54">
                  <c:v>-3.6219014483766498</c:v>
                </c:pt>
                <c:pt idx="55">
                  <c:v>-3.5728173530821947</c:v>
                </c:pt>
                <c:pt idx="56">
                  <c:v>-3.5248157973125602</c:v>
                </c:pt>
                <c:pt idx="57">
                  <c:v>-3.47827629120221</c:v>
                </c:pt>
                <c:pt idx="58">
                  <c:v>-3.4336341015537899</c:v>
                </c:pt>
                <c:pt idx="59">
                  <c:v>-3.3913747222866499</c:v>
                </c:pt>
                <c:pt idx="60">
                  <c:v>-3.3520456909022798</c:v>
                </c:pt>
                <c:pt idx="61">
                  <c:v>-3.3162694692239851</c:v>
                </c:pt>
                <c:pt idx="62">
                  <c:v>-3.2847435750497502</c:v>
                </c:pt>
                <c:pt idx="63">
                  <c:v>-3.2582593711614649</c:v>
                </c:pt>
                <c:pt idx="64">
                  <c:v>-3.2377095813441996</c:v>
                </c:pt>
                <c:pt idx="65">
                  <c:v>-3.2241044167241499</c:v>
                </c:pt>
                <c:pt idx="66">
                  <c:v>-3.2185866091029047</c:v>
                </c:pt>
                <c:pt idx="67">
                  <c:v>-3.2224548427826649</c:v>
                </c:pt>
                <c:pt idx="68">
                  <c:v>-3.2371771884623599</c:v>
                </c:pt>
                <c:pt idx="69">
                  <c:v>-3.2644231873108902</c:v>
                </c:pt>
                <c:pt idx="70">
                  <c:v>-3.3060973157301499</c:v>
                </c:pt>
                <c:pt idx="71">
                  <c:v>-3.3643630926697954</c:v>
                </c:pt>
                <c:pt idx="72">
                  <c:v>-3.4416965093530152</c:v>
                </c:pt>
                <c:pt idx="73">
                  <c:v>-3.5409270274690798</c:v>
                </c:pt>
                <c:pt idx="74">
                  <c:v>-3.6652980611407302</c:v>
                </c:pt>
                <c:pt idx="75">
                  <c:v>-3.818535259406155</c:v>
                </c:pt>
                <c:pt idx="76">
                  <c:v>-4.0049337344355598</c:v>
                </c:pt>
                <c:pt idx="77">
                  <c:v>-4.22945109377926</c:v>
                </c:pt>
                <c:pt idx="78">
                  <c:v>-4.4978337491975253</c:v>
                </c:pt>
                <c:pt idx="79">
                  <c:v>-4.8167560698767797</c:v>
                </c:pt>
                <c:pt idx="80">
                  <c:v>-5.1750149568921007</c:v>
                </c:pt>
              </c:numCache>
            </c:numRef>
          </c:yVal>
          <c:smooth val="0"/>
        </c:ser>
        <c:ser>
          <c:idx val="3"/>
          <c:order val="3"/>
          <c:tx>
            <c:v>N=6</c:v>
          </c:tx>
          <c:spPr>
            <a:ln w="19050" cap="rnd">
              <a:solidFill>
                <a:schemeClr val="accent4"/>
              </a:solidFill>
              <a:round/>
            </a:ln>
            <a:effectLst/>
          </c:spPr>
          <c:marker>
            <c:symbol val="none"/>
          </c:marker>
          <c:xVal>
            <c:numRef>
              <c:f>'sup_Lobbato_hehs4 (adi)'!$A$2:$A$83</c:f>
              <c:numCache>
                <c:formatCode>0.000000</c:formatCode>
                <c:ptCount val="82"/>
                <c:pt idx="0">
                  <c:v>3.9968028886505604E-15</c:v>
                </c:pt>
                <c:pt idx="1">
                  <c:v>1.2500000000003999E-2</c:v>
                </c:pt>
                <c:pt idx="2">
                  <c:v>2.5000000000002999E-2</c:v>
                </c:pt>
                <c:pt idx="3">
                  <c:v>3.7500000000003003E-2</c:v>
                </c:pt>
                <c:pt idx="4">
                  <c:v>5.0000000000003E-2</c:v>
                </c:pt>
                <c:pt idx="5">
                  <c:v>6.2500000000002998E-2</c:v>
                </c:pt>
                <c:pt idx="6">
                  <c:v>7.5000000000002995E-2</c:v>
                </c:pt>
                <c:pt idx="7">
                  <c:v>8.7500000000003006E-2</c:v>
                </c:pt>
                <c:pt idx="8">
                  <c:v>0.100000000000003</c:v>
                </c:pt>
                <c:pt idx="9">
                  <c:v>0.112500000000003</c:v>
                </c:pt>
                <c:pt idx="10">
                  <c:v>0.125000000000003</c:v>
                </c:pt>
                <c:pt idx="11">
                  <c:v>0.13750000000000301</c:v>
                </c:pt>
                <c:pt idx="12">
                  <c:v>0.15000000000000299</c:v>
                </c:pt>
                <c:pt idx="13">
                  <c:v>0.162500000000003</c:v>
                </c:pt>
                <c:pt idx="14">
                  <c:v>0.17500000000000299</c:v>
                </c:pt>
                <c:pt idx="15">
                  <c:v>0.187500000000003</c:v>
                </c:pt>
                <c:pt idx="16">
                  <c:v>0.20000000000000301</c:v>
                </c:pt>
                <c:pt idx="17">
                  <c:v>0.21250000000000299</c:v>
                </c:pt>
                <c:pt idx="18">
                  <c:v>0.225000000000003</c:v>
                </c:pt>
                <c:pt idx="19">
                  <c:v>0.23750000000000299</c:v>
                </c:pt>
                <c:pt idx="20">
                  <c:v>0.250000000000003</c:v>
                </c:pt>
                <c:pt idx="21">
                  <c:v>0.26250000000000301</c:v>
                </c:pt>
                <c:pt idx="22">
                  <c:v>0.27500000000000302</c:v>
                </c:pt>
                <c:pt idx="23">
                  <c:v>0.28750000000000298</c:v>
                </c:pt>
                <c:pt idx="24">
                  <c:v>0.30000000000000199</c:v>
                </c:pt>
                <c:pt idx="25">
                  <c:v>0.312500000000002</c:v>
                </c:pt>
                <c:pt idx="26">
                  <c:v>0.32500000000000201</c:v>
                </c:pt>
                <c:pt idx="27">
                  <c:v>0.33750000000000202</c:v>
                </c:pt>
                <c:pt idx="28">
                  <c:v>0.35000000000000198</c:v>
                </c:pt>
                <c:pt idx="29">
                  <c:v>0.36250000000000199</c:v>
                </c:pt>
                <c:pt idx="30">
                  <c:v>0.375000000000002</c:v>
                </c:pt>
                <c:pt idx="31">
                  <c:v>0.38750000000000201</c:v>
                </c:pt>
                <c:pt idx="32">
                  <c:v>0.40000000000000202</c:v>
                </c:pt>
                <c:pt idx="33">
                  <c:v>0.41250000000000198</c:v>
                </c:pt>
                <c:pt idx="34">
                  <c:v>0.42500000000000199</c:v>
                </c:pt>
                <c:pt idx="35">
                  <c:v>0.437500000000002</c:v>
                </c:pt>
                <c:pt idx="36">
                  <c:v>0.45000000000000201</c:v>
                </c:pt>
                <c:pt idx="37">
                  <c:v>0.46250000000000202</c:v>
                </c:pt>
                <c:pt idx="38">
                  <c:v>0.47500000000000198</c:v>
                </c:pt>
                <c:pt idx="39">
                  <c:v>0.48750000000000199</c:v>
                </c:pt>
                <c:pt idx="40">
                  <c:v>0.500000000000002</c:v>
                </c:pt>
                <c:pt idx="41">
                  <c:v>0.51250000000000195</c:v>
                </c:pt>
                <c:pt idx="42">
                  <c:v>0.52500000000000202</c:v>
                </c:pt>
                <c:pt idx="43">
                  <c:v>0.53750000000000198</c:v>
                </c:pt>
                <c:pt idx="44">
                  <c:v>0.55000000000000204</c:v>
                </c:pt>
                <c:pt idx="45">
                  <c:v>0.562500000000002</c:v>
                </c:pt>
                <c:pt idx="46">
                  <c:v>0.57500000000000195</c:v>
                </c:pt>
                <c:pt idx="47">
                  <c:v>0.58750000000000102</c:v>
                </c:pt>
                <c:pt idx="48">
                  <c:v>0.60000000000000098</c:v>
                </c:pt>
                <c:pt idx="49">
                  <c:v>0.61250000000000104</c:v>
                </c:pt>
                <c:pt idx="50">
                  <c:v>0.625000000000001</c:v>
                </c:pt>
                <c:pt idx="51">
                  <c:v>0.63750000000000095</c:v>
                </c:pt>
                <c:pt idx="52">
                  <c:v>0.65000000000000102</c:v>
                </c:pt>
                <c:pt idx="53">
                  <c:v>0.66250000000000098</c:v>
                </c:pt>
                <c:pt idx="54">
                  <c:v>0.67500000000000104</c:v>
                </c:pt>
                <c:pt idx="55">
                  <c:v>0.687500000000001</c:v>
                </c:pt>
                <c:pt idx="56">
                  <c:v>0.70000000000000095</c:v>
                </c:pt>
                <c:pt idx="57">
                  <c:v>0.71250000000000102</c:v>
                </c:pt>
                <c:pt idx="58">
                  <c:v>0.72500000000000098</c:v>
                </c:pt>
                <c:pt idx="59">
                  <c:v>0.73750000000000104</c:v>
                </c:pt>
                <c:pt idx="60">
                  <c:v>0.750000000000001</c:v>
                </c:pt>
                <c:pt idx="61">
                  <c:v>0.76250000000000095</c:v>
                </c:pt>
                <c:pt idx="62">
                  <c:v>0.77500000000000102</c:v>
                </c:pt>
                <c:pt idx="63">
                  <c:v>0.78750000000000098</c:v>
                </c:pt>
                <c:pt idx="64">
                  <c:v>0.80000000000000104</c:v>
                </c:pt>
                <c:pt idx="65">
                  <c:v>0.812500000000001</c:v>
                </c:pt>
                <c:pt idx="66">
                  <c:v>0.82500000000000095</c:v>
                </c:pt>
                <c:pt idx="67">
                  <c:v>0.83750000000000102</c:v>
                </c:pt>
                <c:pt idx="68">
                  <c:v>0.85000000000000098</c:v>
                </c:pt>
                <c:pt idx="69">
                  <c:v>0.86250000000000004</c:v>
                </c:pt>
                <c:pt idx="70">
                  <c:v>0.875</c:v>
                </c:pt>
                <c:pt idx="71">
                  <c:v>0.88749999999999996</c:v>
                </c:pt>
                <c:pt idx="72">
                  <c:v>0.9</c:v>
                </c:pt>
                <c:pt idx="73">
                  <c:v>0.91249999999999998</c:v>
                </c:pt>
                <c:pt idx="74">
                  <c:v>0.92500000000000004</c:v>
                </c:pt>
                <c:pt idx="75">
                  <c:v>0.9375</c:v>
                </c:pt>
                <c:pt idx="76">
                  <c:v>0.95</c:v>
                </c:pt>
                <c:pt idx="77">
                  <c:v>0.96250000000000002</c:v>
                </c:pt>
                <c:pt idx="78">
                  <c:v>0.97499999999999998</c:v>
                </c:pt>
                <c:pt idx="79">
                  <c:v>0.98750000000000004</c:v>
                </c:pt>
                <c:pt idx="80">
                  <c:v>1</c:v>
                </c:pt>
              </c:numCache>
            </c:numRef>
          </c:xVal>
          <c:yVal>
            <c:numRef>
              <c:f>'sup_Lobbato_hehs4 (adi)'!$E$2:$E$82</c:f>
              <c:numCache>
                <c:formatCode>0.00E+00</c:formatCode>
                <c:ptCount val="81"/>
                <c:pt idx="0">
                  <c:v>0</c:v>
                </c:pt>
                <c:pt idx="1">
                  <c:v>-4.3326198950698451</c:v>
                </c:pt>
                <c:pt idx="2">
                  <c:v>-4.3140504244868101</c:v>
                </c:pt>
                <c:pt idx="3">
                  <c:v>-4.2923301956130455</c:v>
                </c:pt>
                <c:pt idx="4">
                  <c:v>-4.2674965637216697</c:v>
                </c:pt>
                <c:pt idx="5">
                  <c:v>-4.2395379966846747</c:v>
                </c:pt>
                <c:pt idx="6">
                  <c:v>-4.208457723210925</c:v>
                </c:pt>
                <c:pt idx="7">
                  <c:v>-4.174201329972365</c:v>
                </c:pt>
                <c:pt idx="8">
                  <c:v>-4.13684927192977</c:v>
                </c:pt>
                <c:pt idx="9">
                  <c:v>-4.0963995919781855</c:v>
                </c:pt>
                <c:pt idx="10">
                  <c:v>-4.0529671462663304</c:v>
                </c:pt>
                <c:pt idx="11">
                  <c:v>-4.0064040220532595</c:v>
                </c:pt>
                <c:pt idx="12">
                  <c:v>-3.9568331315641054</c:v>
                </c:pt>
                <c:pt idx="13">
                  <c:v>-3.9043340373258553</c:v>
                </c:pt>
                <c:pt idx="14">
                  <c:v>-3.8488992925813199</c:v>
                </c:pt>
                <c:pt idx="15">
                  <c:v>-3.7905316505157352</c:v>
                </c:pt>
                <c:pt idx="16">
                  <c:v>-3.7292573842178647</c:v>
                </c:pt>
                <c:pt idx="17">
                  <c:v>-3.6652501404218247</c:v>
                </c:pt>
                <c:pt idx="18">
                  <c:v>-3.5984953502152899</c:v>
                </c:pt>
                <c:pt idx="19">
                  <c:v>-3.5294516668260649</c:v>
                </c:pt>
                <c:pt idx="20">
                  <c:v>-3.4579371367411</c:v>
                </c:pt>
                <c:pt idx="21">
                  <c:v>-3.3840613932194201</c:v>
                </c:pt>
                <c:pt idx="22">
                  <c:v>-3.3079338164979197</c:v>
                </c:pt>
                <c:pt idx="23">
                  <c:v>-3.2296858656134249</c:v>
                </c:pt>
                <c:pt idx="24">
                  <c:v>-3.1494493234623748</c:v>
                </c:pt>
                <c:pt idx="25">
                  <c:v>-3.0674337405280698</c:v>
                </c:pt>
                <c:pt idx="26">
                  <c:v>-2.983770548159995</c:v>
                </c:pt>
                <c:pt idx="27">
                  <c:v>-2.8985517017232802</c:v>
                </c:pt>
                <c:pt idx="28">
                  <c:v>-2.8121472735282449</c:v>
                </c:pt>
                <c:pt idx="29">
                  <c:v>-2.7246131648476597</c:v>
                </c:pt>
                <c:pt idx="30">
                  <c:v>-2.6362789609057149</c:v>
                </c:pt>
                <c:pt idx="31">
                  <c:v>-2.547330134475065</c:v>
                </c:pt>
                <c:pt idx="32">
                  <c:v>-2.458085682140795</c:v>
                </c:pt>
                <c:pt idx="33">
                  <c:v>-2.368768591816155</c:v>
                </c:pt>
                <c:pt idx="34">
                  <c:v>-2.2797012646164201</c:v>
                </c:pt>
                <c:pt idx="35">
                  <c:v>-2.1910298771613248</c:v>
                </c:pt>
                <c:pt idx="36">
                  <c:v>-2.1032547258823602</c:v>
                </c:pt>
                <c:pt idx="37">
                  <c:v>-2.01696967611193</c:v>
                </c:pt>
                <c:pt idx="38">
                  <c:v>-1.932187531333295</c:v>
                </c:pt>
                <c:pt idx="39">
                  <c:v>-1.8496781075564599</c:v>
                </c:pt>
                <c:pt idx="40">
                  <c:v>-1.76975760036519</c:v>
                </c:pt>
                <c:pt idx="41">
                  <c:v>-1.69333379509476</c:v>
                </c:pt>
                <c:pt idx="42">
                  <c:v>-1.620551370887555</c:v>
                </c:pt>
                <c:pt idx="43">
                  <c:v>-1.552130001181705</c:v>
                </c:pt>
                <c:pt idx="44">
                  <c:v>-1.4888092989004948</c:v>
                </c:pt>
                <c:pt idx="45">
                  <c:v>-1.431200415151145</c:v>
                </c:pt>
                <c:pt idx="46">
                  <c:v>-1.3797667477122499</c:v>
                </c:pt>
                <c:pt idx="47">
                  <c:v>-1.3356018377450549</c:v>
                </c:pt>
                <c:pt idx="48">
                  <c:v>-1.2993955721594901</c:v>
                </c:pt>
                <c:pt idx="49">
                  <c:v>-1.27206944493588</c:v>
                </c:pt>
                <c:pt idx="50">
                  <c:v>-1.25449537739312</c:v>
                </c:pt>
                <c:pt idx="51">
                  <c:v>-1.2477713710864902</c:v>
                </c:pt>
                <c:pt idx="52">
                  <c:v>-1.2529348731752201</c:v>
                </c:pt>
                <c:pt idx="53">
                  <c:v>-1.2710809008380901</c:v>
                </c:pt>
                <c:pt idx="54">
                  <c:v>-1.3035578449063649</c:v>
                </c:pt>
                <c:pt idx="55">
                  <c:v>-1.3516745556312599</c:v>
                </c:pt>
                <c:pt idx="56">
                  <c:v>-1.4168556313543799</c:v>
                </c:pt>
                <c:pt idx="57">
                  <c:v>-1.5006277360637799</c:v>
                </c:pt>
                <c:pt idx="58">
                  <c:v>-1.6046972638794048</c:v>
                </c:pt>
                <c:pt idx="59">
                  <c:v>-1.7308504214005151</c:v>
                </c:pt>
                <c:pt idx="60">
                  <c:v>-1.8810181393700749</c:v>
                </c:pt>
                <c:pt idx="61">
                  <c:v>-2.0573265804776399</c:v>
                </c:pt>
                <c:pt idx="62">
                  <c:v>-2.26203663223143</c:v>
                </c:pt>
                <c:pt idx="63">
                  <c:v>-2.4976336151209599</c:v>
                </c:pt>
                <c:pt idx="64">
                  <c:v>-2.7668086418984501</c:v>
                </c:pt>
                <c:pt idx="65">
                  <c:v>-3.0725020971882548</c:v>
                </c:pt>
                <c:pt idx="66">
                  <c:v>-3.4179240208268</c:v>
                </c:pt>
                <c:pt idx="67">
                  <c:v>-3.80662226687918</c:v>
                </c:pt>
                <c:pt idx="68">
                  <c:v>-4.2424595332030899</c:v>
                </c:pt>
                <c:pt idx="69">
                  <c:v>-4.7297151005463203</c:v>
                </c:pt>
                <c:pt idx="70">
                  <c:v>-5.2731649854610501</c:v>
                </c:pt>
                <c:pt idx="71">
                  <c:v>-5.8780673395622003</c:v>
                </c:pt>
                <c:pt idx="72">
                  <c:v>-6.5503401567214494</c:v>
                </c:pt>
                <c:pt idx="73">
                  <c:v>-7.29659667241215</c:v>
                </c:pt>
                <c:pt idx="74">
                  <c:v>-8.1242873418411001</c:v>
                </c:pt>
                <c:pt idx="75">
                  <c:v>-9.0418393857574006</c:v>
                </c:pt>
                <c:pt idx="76">
                  <c:v>-10.05887374331415</c:v>
                </c:pt>
                <c:pt idx="77">
                  <c:v>-11.18636743072765</c:v>
                </c:pt>
                <c:pt idx="78">
                  <c:v>-12.4369837776319</c:v>
                </c:pt>
                <c:pt idx="79">
                  <c:v>-13.82534398151105</c:v>
                </c:pt>
                <c:pt idx="80">
                  <c:v>-15.3315457101825</c:v>
                </c:pt>
              </c:numCache>
            </c:numRef>
          </c:yVal>
          <c:smooth val="0"/>
        </c:ser>
        <c:ser>
          <c:idx val="5"/>
          <c:order val="5"/>
          <c:tx>
            <c:v>N=8</c:v>
          </c:tx>
          <c:marker>
            <c:symbol val="none"/>
          </c:marker>
          <c:xVal>
            <c:numRef>
              <c:f>'sup_Lobbato_hehs4 (adi)'!$A$2:$A$83</c:f>
              <c:numCache>
                <c:formatCode>0.000000</c:formatCode>
                <c:ptCount val="82"/>
                <c:pt idx="0">
                  <c:v>3.9968028886505604E-15</c:v>
                </c:pt>
                <c:pt idx="1">
                  <c:v>1.2500000000003999E-2</c:v>
                </c:pt>
                <c:pt idx="2">
                  <c:v>2.5000000000002999E-2</c:v>
                </c:pt>
                <c:pt idx="3">
                  <c:v>3.7500000000003003E-2</c:v>
                </c:pt>
                <c:pt idx="4">
                  <c:v>5.0000000000003E-2</c:v>
                </c:pt>
                <c:pt idx="5">
                  <c:v>6.2500000000002998E-2</c:v>
                </c:pt>
                <c:pt idx="6">
                  <c:v>7.5000000000002995E-2</c:v>
                </c:pt>
                <c:pt idx="7">
                  <c:v>8.7500000000003006E-2</c:v>
                </c:pt>
                <c:pt idx="8">
                  <c:v>0.100000000000003</c:v>
                </c:pt>
                <c:pt idx="9">
                  <c:v>0.112500000000003</c:v>
                </c:pt>
                <c:pt idx="10">
                  <c:v>0.125000000000003</c:v>
                </c:pt>
                <c:pt idx="11">
                  <c:v>0.13750000000000301</c:v>
                </c:pt>
                <c:pt idx="12">
                  <c:v>0.15000000000000299</c:v>
                </c:pt>
                <c:pt idx="13">
                  <c:v>0.162500000000003</c:v>
                </c:pt>
                <c:pt idx="14">
                  <c:v>0.17500000000000299</c:v>
                </c:pt>
                <c:pt idx="15">
                  <c:v>0.187500000000003</c:v>
                </c:pt>
                <c:pt idx="16">
                  <c:v>0.20000000000000301</c:v>
                </c:pt>
                <c:pt idx="17">
                  <c:v>0.21250000000000299</c:v>
                </c:pt>
                <c:pt idx="18">
                  <c:v>0.225000000000003</c:v>
                </c:pt>
                <c:pt idx="19">
                  <c:v>0.23750000000000299</c:v>
                </c:pt>
                <c:pt idx="20">
                  <c:v>0.250000000000003</c:v>
                </c:pt>
                <c:pt idx="21">
                  <c:v>0.26250000000000301</c:v>
                </c:pt>
                <c:pt idx="22">
                  <c:v>0.27500000000000302</c:v>
                </c:pt>
                <c:pt idx="23">
                  <c:v>0.28750000000000298</c:v>
                </c:pt>
                <c:pt idx="24">
                  <c:v>0.30000000000000199</c:v>
                </c:pt>
                <c:pt idx="25">
                  <c:v>0.312500000000002</c:v>
                </c:pt>
                <c:pt idx="26">
                  <c:v>0.32500000000000201</c:v>
                </c:pt>
                <c:pt idx="27">
                  <c:v>0.33750000000000202</c:v>
                </c:pt>
                <c:pt idx="28">
                  <c:v>0.35000000000000198</c:v>
                </c:pt>
                <c:pt idx="29">
                  <c:v>0.36250000000000199</c:v>
                </c:pt>
                <c:pt idx="30">
                  <c:v>0.375000000000002</c:v>
                </c:pt>
                <c:pt idx="31">
                  <c:v>0.38750000000000201</c:v>
                </c:pt>
                <c:pt idx="32">
                  <c:v>0.40000000000000202</c:v>
                </c:pt>
                <c:pt idx="33">
                  <c:v>0.41250000000000198</c:v>
                </c:pt>
                <c:pt idx="34">
                  <c:v>0.42500000000000199</c:v>
                </c:pt>
                <c:pt idx="35">
                  <c:v>0.437500000000002</c:v>
                </c:pt>
                <c:pt idx="36">
                  <c:v>0.45000000000000201</c:v>
                </c:pt>
                <c:pt idx="37">
                  <c:v>0.46250000000000202</c:v>
                </c:pt>
                <c:pt idx="38">
                  <c:v>0.47500000000000198</c:v>
                </c:pt>
                <c:pt idx="39">
                  <c:v>0.48750000000000199</c:v>
                </c:pt>
                <c:pt idx="40">
                  <c:v>0.500000000000002</c:v>
                </c:pt>
                <c:pt idx="41">
                  <c:v>0.51250000000000195</c:v>
                </c:pt>
                <c:pt idx="42">
                  <c:v>0.52500000000000202</c:v>
                </c:pt>
                <c:pt idx="43">
                  <c:v>0.53750000000000198</c:v>
                </c:pt>
                <c:pt idx="44">
                  <c:v>0.55000000000000204</c:v>
                </c:pt>
                <c:pt idx="45">
                  <c:v>0.562500000000002</c:v>
                </c:pt>
                <c:pt idx="46">
                  <c:v>0.57500000000000195</c:v>
                </c:pt>
                <c:pt idx="47">
                  <c:v>0.58750000000000102</c:v>
                </c:pt>
                <c:pt idx="48">
                  <c:v>0.60000000000000098</c:v>
                </c:pt>
                <c:pt idx="49">
                  <c:v>0.61250000000000104</c:v>
                </c:pt>
                <c:pt idx="50">
                  <c:v>0.625000000000001</c:v>
                </c:pt>
                <c:pt idx="51">
                  <c:v>0.63750000000000095</c:v>
                </c:pt>
                <c:pt idx="52">
                  <c:v>0.65000000000000102</c:v>
                </c:pt>
                <c:pt idx="53">
                  <c:v>0.66250000000000098</c:v>
                </c:pt>
                <c:pt idx="54">
                  <c:v>0.67500000000000104</c:v>
                </c:pt>
                <c:pt idx="55">
                  <c:v>0.687500000000001</c:v>
                </c:pt>
                <c:pt idx="56">
                  <c:v>0.70000000000000095</c:v>
                </c:pt>
                <c:pt idx="57">
                  <c:v>0.71250000000000102</c:v>
                </c:pt>
                <c:pt idx="58">
                  <c:v>0.72500000000000098</c:v>
                </c:pt>
                <c:pt idx="59">
                  <c:v>0.73750000000000104</c:v>
                </c:pt>
                <c:pt idx="60">
                  <c:v>0.750000000000001</c:v>
                </c:pt>
                <c:pt idx="61">
                  <c:v>0.76250000000000095</c:v>
                </c:pt>
                <c:pt idx="62">
                  <c:v>0.77500000000000102</c:v>
                </c:pt>
                <c:pt idx="63">
                  <c:v>0.78750000000000098</c:v>
                </c:pt>
                <c:pt idx="64">
                  <c:v>0.80000000000000104</c:v>
                </c:pt>
                <c:pt idx="65">
                  <c:v>0.812500000000001</c:v>
                </c:pt>
                <c:pt idx="66">
                  <c:v>0.82500000000000095</c:v>
                </c:pt>
                <c:pt idx="67">
                  <c:v>0.83750000000000102</c:v>
                </c:pt>
                <c:pt idx="68">
                  <c:v>0.85000000000000098</c:v>
                </c:pt>
                <c:pt idx="69">
                  <c:v>0.86250000000000004</c:v>
                </c:pt>
                <c:pt idx="70">
                  <c:v>0.875</c:v>
                </c:pt>
                <c:pt idx="71">
                  <c:v>0.88749999999999996</c:v>
                </c:pt>
                <c:pt idx="72">
                  <c:v>0.9</c:v>
                </c:pt>
                <c:pt idx="73">
                  <c:v>0.91249999999999998</c:v>
                </c:pt>
                <c:pt idx="74">
                  <c:v>0.92500000000000004</c:v>
                </c:pt>
                <c:pt idx="75">
                  <c:v>0.9375</c:v>
                </c:pt>
                <c:pt idx="76">
                  <c:v>0.95</c:v>
                </c:pt>
                <c:pt idx="77">
                  <c:v>0.96250000000000002</c:v>
                </c:pt>
                <c:pt idx="78">
                  <c:v>0.97499999999999998</c:v>
                </c:pt>
                <c:pt idx="79">
                  <c:v>0.98750000000000004</c:v>
                </c:pt>
                <c:pt idx="80">
                  <c:v>1</c:v>
                </c:pt>
              </c:numCache>
            </c:numRef>
          </c:xVal>
          <c:yVal>
            <c:numRef>
              <c:f>'sup_Lobbato_hehs4 (adi)'!$G$2:$G$82</c:f>
              <c:numCache>
                <c:formatCode>0.00E+00</c:formatCode>
                <c:ptCount val="81"/>
                <c:pt idx="0">
                  <c:v>0</c:v>
                </c:pt>
                <c:pt idx="1">
                  <c:v>-4.4357721530404755</c:v>
                </c:pt>
                <c:pt idx="2">
                  <c:v>-4.3963579027788251</c:v>
                </c:pt>
                <c:pt idx="3">
                  <c:v>-4.3545457294856202</c:v>
                </c:pt>
                <c:pt idx="4">
                  <c:v>-4.3105702095303799</c:v>
                </c:pt>
                <c:pt idx="5">
                  <c:v>-4.2644597373798652</c:v>
                </c:pt>
                <c:pt idx="6">
                  <c:v>-4.2162943632176502</c:v>
                </c:pt>
                <c:pt idx="7">
                  <c:v>-4.1659118997782745</c:v>
                </c:pt>
                <c:pt idx="8">
                  <c:v>-4.1136415475913299</c:v>
                </c:pt>
                <c:pt idx="9">
                  <c:v>-4.0595126606849004</c:v>
                </c:pt>
                <c:pt idx="10">
                  <c:v>-4.0039442904242097</c:v>
                </c:pt>
                <c:pt idx="11">
                  <c:v>-3.9465056987901002</c:v>
                </c:pt>
                <c:pt idx="12">
                  <c:v>-3.8875470609070049</c:v>
                </c:pt>
                <c:pt idx="13">
                  <c:v>-3.8272626440589903</c:v>
                </c:pt>
                <c:pt idx="14">
                  <c:v>-3.7657059053023851</c:v>
                </c:pt>
                <c:pt idx="15">
                  <c:v>-3.7028850711642298</c:v>
                </c:pt>
                <c:pt idx="16">
                  <c:v>-3.638873806718375</c:v>
                </c:pt>
                <c:pt idx="17">
                  <c:v>-3.5741137599964552</c:v>
                </c:pt>
                <c:pt idx="18">
                  <c:v>-3.5085767105715902</c:v>
                </c:pt>
                <c:pt idx="19">
                  <c:v>-3.4424449696108446</c:v>
                </c:pt>
                <c:pt idx="20">
                  <c:v>-3.3758018289963099</c:v>
                </c:pt>
                <c:pt idx="21">
                  <c:v>-3.308819582295</c:v>
                </c:pt>
                <c:pt idx="22">
                  <c:v>-3.241645275217965</c:v>
                </c:pt>
                <c:pt idx="23">
                  <c:v>-3.174456740145565</c:v>
                </c:pt>
                <c:pt idx="24">
                  <c:v>-3.10740654953509</c:v>
                </c:pt>
                <c:pt idx="25">
                  <c:v>-3.0408321762456003</c:v>
                </c:pt>
                <c:pt idx="26">
                  <c:v>-2.9748623807258849</c:v>
                </c:pt>
                <c:pt idx="27">
                  <c:v>-2.90947473583774</c:v>
                </c:pt>
                <c:pt idx="28">
                  <c:v>-2.8452667687106148</c:v>
                </c:pt>
                <c:pt idx="29">
                  <c:v>-2.7821409346772299</c:v>
                </c:pt>
                <c:pt idx="30">
                  <c:v>-2.7205124235072899</c:v>
                </c:pt>
                <c:pt idx="31">
                  <c:v>-2.6605023080687653</c:v>
                </c:pt>
                <c:pt idx="32">
                  <c:v>-2.6024181078787949</c:v>
                </c:pt>
                <c:pt idx="33">
                  <c:v>-2.5463532169158603</c:v>
                </c:pt>
                <c:pt idx="34">
                  <c:v>-2.492822459661685</c:v>
                </c:pt>
                <c:pt idx="35">
                  <c:v>-2.4418437856980448</c:v>
                </c:pt>
                <c:pt idx="36">
                  <c:v>-2.3938510416338898</c:v>
                </c:pt>
                <c:pt idx="37">
                  <c:v>-2.3493441162328099</c:v>
                </c:pt>
                <c:pt idx="38">
                  <c:v>-2.3082979474785099</c:v>
                </c:pt>
                <c:pt idx="39">
                  <c:v>-2.2712168250615301</c:v>
                </c:pt>
                <c:pt idx="40">
                  <c:v>-2.238297349849955</c:v>
                </c:pt>
                <c:pt idx="41">
                  <c:v>-2.2103987863813099</c:v>
                </c:pt>
                <c:pt idx="42">
                  <c:v>-2.1874137664925497</c:v>
                </c:pt>
                <c:pt idx="43">
                  <c:v>-2.1699330703364548</c:v>
                </c:pt>
                <c:pt idx="44">
                  <c:v>-2.1584647536454851</c:v>
                </c:pt>
                <c:pt idx="45">
                  <c:v>-2.15334059232443</c:v>
                </c:pt>
                <c:pt idx="46">
                  <c:v>-2.1547587890502999</c:v>
                </c:pt>
                <c:pt idx="47">
                  <c:v>-2.1637343088877801</c:v>
                </c:pt>
                <c:pt idx="48">
                  <c:v>-2.1805227482128999</c:v>
                </c:pt>
                <c:pt idx="49">
                  <c:v>-2.2058001849524751</c:v>
                </c:pt>
                <c:pt idx="50">
                  <c:v>-2.2401015471897652</c:v>
                </c:pt>
                <c:pt idx="51">
                  <c:v>-2.2842546514698299</c:v>
                </c:pt>
                <c:pt idx="52">
                  <c:v>-2.3389155300421449</c:v>
                </c:pt>
                <c:pt idx="53">
                  <c:v>-2.4048311836267997</c:v>
                </c:pt>
                <c:pt idx="54">
                  <c:v>-2.48306472649015</c:v>
                </c:pt>
                <c:pt idx="55">
                  <c:v>-2.5745257705128801</c:v>
                </c:pt>
                <c:pt idx="56">
                  <c:v>-2.6802910866177299</c:v>
                </c:pt>
                <c:pt idx="57">
                  <c:v>-2.801552554920435</c:v>
                </c:pt>
                <c:pt idx="58">
                  <c:v>-2.9397273367659551</c:v>
                </c:pt>
                <c:pt idx="59">
                  <c:v>-3.0962937833090303</c:v>
                </c:pt>
                <c:pt idx="60">
                  <c:v>-3.2729309041984402</c:v>
                </c:pt>
                <c:pt idx="61">
                  <c:v>-3.4715890612206848</c:v>
                </c:pt>
                <c:pt idx="62">
                  <c:v>-3.6943854353893451</c:v>
                </c:pt>
                <c:pt idx="63">
                  <c:v>-3.9437825189025149</c:v>
                </c:pt>
                <c:pt idx="64">
                  <c:v>-4.2225431016395802</c:v>
                </c:pt>
                <c:pt idx="65">
                  <c:v>-4.5338244193111645</c:v>
                </c:pt>
                <c:pt idx="66">
                  <c:v>-4.8812176390144648</c:v>
                </c:pt>
                <c:pt idx="67">
                  <c:v>-5.2688872729643998</c:v>
                </c:pt>
                <c:pt idx="68">
                  <c:v>-5.7015128508255</c:v>
                </c:pt>
                <c:pt idx="69">
                  <c:v>-6.1845274179504006</c:v>
                </c:pt>
                <c:pt idx="70">
                  <c:v>-6.7242715509326008</c:v>
                </c:pt>
                <c:pt idx="71">
                  <c:v>-7.3279238535472997</c:v>
                </c:pt>
                <c:pt idx="72">
                  <c:v>-8.0039478331498</c:v>
                </c:pt>
                <c:pt idx="73">
                  <c:v>-8.7620956323360506</c:v>
                </c:pt>
                <c:pt idx="74">
                  <c:v>-9.6137452104011505</c:v>
                </c:pt>
                <c:pt idx="75">
                  <c:v>-10.572187835459999</c:v>
                </c:pt>
                <c:pt idx="76">
                  <c:v>-11.65312457517655</c:v>
                </c:pt>
                <c:pt idx="77">
                  <c:v>-12.8749448327472</c:v>
                </c:pt>
                <c:pt idx="78">
                  <c:v>-14.2595380307373</c:v>
                </c:pt>
                <c:pt idx="79">
                  <c:v>-15.832807065459098</c:v>
                </c:pt>
                <c:pt idx="80">
                  <c:v>-17.589666643284552</c:v>
                </c:pt>
              </c:numCache>
            </c:numRef>
          </c:yVal>
          <c:smooth val="0"/>
        </c:ser>
        <c:ser>
          <c:idx val="8"/>
          <c:order val="7"/>
          <c:tx>
            <c:v>N=10</c:v>
          </c:tx>
          <c:marker>
            <c:symbol val="none"/>
          </c:marker>
          <c:xVal>
            <c:numRef>
              <c:f>'sup_Lobbato_hehs4 (adi)'!$A$2:$A$83</c:f>
              <c:numCache>
                <c:formatCode>0.000000</c:formatCode>
                <c:ptCount val="82"/>
                <c:pt idx="0">
                  <c:v>3.9968028886505604E-15</c:v>
                </c:pt>
                <c:pt idx="1">
                  <c:v>1.2500000000003999E-2</c:v>
                </c:pt>
                <c:pt idx="2">
                  <c:v>2.5000000000002999E-2</c:v>
                </c:pt>
                <c:pt idx="3">
                  <c:v>3.7500000000003003E-2</c:v>
                </c:pt>
                <c:pt idx="4">
                  <c:v>5.0000000000003E-2</c:v>
                </c:pt>
                <c:pt idx="5">
                  <c:v>6.2500000000002998E-2</c:v>
                </c:pt>
                <c:pt idx="6">
                  <c:v>7.5000000000002995E-2</c:v>
                </c:pt>
                <c:pt idx="7">
                  <c:v>8.7500000000003006E-2</c:v>
                </c:pt>
                <c:pt idx="8">
                  <c:v>0.100000000000003</c:v>
                </c:pt>
                <c:pt idx="9">
                  <c:v>0.112500000000003</c:v>
                </c:pt>
                <c:pt idx="10">
                  <c:v>0.125000000000003</c:v>
                </c:pt>
                <c:pt idx="11">
                  <c:v>0.13750000000000301</c:v>
                </c:pt>
                <c:pt idx="12">
                  <c:v>0.15000000000000299</c:v>
                </c:pt>
                <c:pt idx="13">
                  <c:v>0.162500000000003</c:v>
                </c:pt>
                <c:pt idx="14">
                  <c:v>0.17500000000000299</c:v>
                </c:pt>
                <c:pt idx="15">
                  <c:v>0.187500000000003</c:v>
                </c:pt>
                <c:pt idx="16">
                  <c:v>0.20000000000000301</c:v>
                </c:pt>
                <c:pt idx="17">
                  <c:v>0.21250000000000299</c:v>
                </c:pt>
                <c:pt idx="18">
                  <c:v>0.225000000000003</c:v>
                </c:pt>
                <c:pt idx="19">
                  <c:v>0.23750000000000299</c:v>
                </c:pt>
                <c:pt idx="20">
                  <c:v>0.250000000000003</c:v>
                </c:pt>
                <c:pt idx="21">
                  <c:v>0.26250000000000301</c:v>
                </c:pt>
                <c:pt idx="22">
                  <c:v>0.27500000000000302</c:v>
                </c:pt>
                <c:pt idx="23">
                  <c:v>0.28750000000000298</c:v>
                </c:pt>
                <c:pt idx="24">
                  <c:v>0.30000000000000199</c:v>
                </c:pt>
                <c:pt idx="25">
                  <c:v>0.312500000000002</c:v>
                </c:pt>
                <c:pt idx="26">
                  <c:v>0.32500000000000201</c:v>
                </c:pt>
                <c:pt idx="27">
                  <c:v>0.33750000000000202</c:v>
                </c:pt>
                <c:pt idx="28">
                  <c:v>0.35000000000000198</c:v>
                </c:pt>
                <c:pt idx="29">
                  <c:v>0.36250000000000199</c:v>
                </c:pt>
                <c:pt idx="30">
                  <c:v>0.375000000000002</c:v>
                </c:pt>
                <c:pt idx="31">
                  <c:v>0.38750000000000201</c:v>
                </c:pt>
                <c:pt idx="32">
                  <c:v>0.40000000000000202</c:v>
                </c:pt>
                <c:pt idx="33">
                  <c:v>0.41250000000000198</c:v>
                </c:pt>
                <c:pt idx="34">
                  <c:v>0.42500000000000199</c:v>
                </c:pt>
                <c:pt idx="35">
                  <c:v>0.437500000000002</c:v>
                </c:pt>
                <c:pt idx="36">
                  <c:v>0.45000000000000201</c:v>
                </c:pt>
                <c:pt idx="37">
                  <c:v>0.46250000000000202</c:v>
                </c:pt>
                <c:pt idx="38">
                  <c:v>0.47500000000000198</c:v>
                </c:pt>
                <c:pt idx="39">
                  <c:v>0.48750000000000199</c:v>
                </c:pt>
                <c:pt idx="40">
                  <c:v>0.500000000000002</c:v>
                </c:pt>
                <c:pt idx="41">
                  <c:v>0.51250000000000195</c:v>
                </c:pt>
                <c:pt idx="42">
                  <c:v>0.52500000000000202</c:v>
                </c:pt>
                <c:pt idx="43">
                  <c:v>0.53750000000000198</c:v>
                </c:pt>
                <c:pt idx="44">
                  <c:v>0.55000000000000204</c:v>
                </c:pt>
                <c:pt idx="45">
                  <c:v>0.562500000000002</c:v>
                </c:pt>
                <c:pt idx="46">
                  <c:v>0.57500000000000195</c:v>
                </c:pt>
                <c:pt idx="47">
                  <c:v>0.58750000000000102</c:v>
                </c:pt>
                <c:pt idx="48">
                  <c:v>0.60000000000000098</c:v>
                </c:pt>
                <c:pt idx="49">
                  <c:v>0.61250000000000104</c:v>
                </c:pt>
                <c:pt idx="50">
                  <c:v>0.625000000000001</c:v>
                </c:pt>
                <c:pt idx="51">
                  <c:v>0.63750000000000095</c:v>
                </c:pt>
                <c:pt idx="52">
                  <c:v>0.65000000000000102</c:v>
                </c:pt>
                <c:pt idx="53">
                  <c:v>0.66250000000000098</c:v>
                </c:pt>
                <c:pt idx="54">
                  <c:v>0.67500000000000104</c:v>
                </c:pt>
                <c:pt idx="55">
                  <c:v>0.687500000000001</c:v>
                </c:pt>
                <c:pt idx="56">
                  <c:v>0.70000000000000095</c:v>
                </c:pt>
                <c:pt idx="57">
                  <c:v>0.71250000000000102</c:v>
                </c:pt>
                <c:pt idx="58">
                  <c:v>0.72500000000000098</c:v>
                </c:pt>
                <c:pt idx="59">
                  <c:v>0.73750000000000104</c:v>
                </c:pt>
                <c:pt idx="60">
                  <c:v>0.750000000000001</c:v>
                </c:pt>
                <c:pt idx="61">
                  <c:v>0.76250000000000095</c:v>
                </c:pt>
                <c:pt idx="62">
                  <c:v>0.77500000000000102</c:v>
                </c:pt>
                <c:pt idx="63">
                  <c:v>0.78750000000000098</c:v>
                </c:pt>
                <c:pt idx="64">
                  <c:v>0.80000000000000104</c:v>
                </c:pt>
                <c:pt idx="65">
                  <c:v>0.812500000000001</c:v>
                </c:pt>
                <c:pt idx="66">
                  <c:v>0.82500000000000095</c:v>
                </c:pt>
                <c:pt idx="67">
                  <c:v>0.83750000000000102</c:v>
                </c:pt>
                <c:pt idx="68">
                  <c:v>0.85000000000000098</c:v>
                </c:pt>
                <c:pt idx="69">
                  <c:v>0.86250000000000004</c:v>
                </c:pt>
                <c:pt idx="70">
                  <c:v>0.875</c:v>
                </c:pt>
                <c:pt idx="71">
                  <c:v>0.88749999999999996</c:v>
                </c:pt>
                <c:pt idx="72">
                  <c:v>0.9</c:v>
                </c:pt>
                <c:pt idx="73">
                  <c:v>0.91249999999999998</c:v>
                </c:pt>
                <c:pt idx="74">
                  <c:v>0.92500000000000004</c:v>
                </c:pt>
                <c:pt idx="75">
                  <c:v>0.9375</c:v>
                </c:pt>
                <c:pt idx="76">
                  <c:v>0.95</c:v>
                </c:pt>
                <c:pt idx="77">
                  <c:v>0.96250000000000002</c:v>
                </c:pt>
                <c:pt idx="78">
                  <c:v>0.97499999999999998</c:v>
                </c:pt>
                <c:pt idx="79">
                  <c:v>0.98750000000000004</c:v>
                </c:pt>
                <c:pt idx="80">
                  <c:v>1</c:v>
                </c:pt>
              </c:numCache>
            </c:numRef>
          </c:xVal>
          <c:yVal>
            <c:numRef>
              <c:f>'sup_Lobbato_hehs4 (adi)'!$I$2:$I$82</c:f>
              <c:numCache>
                <c:formatCode>0.00E+00</c:formatCode>
                <c:ptCount val="81"/>
                <c:pt idx="0">
                  <c:v>0</c:v>
                </c:pt>
                <c:pt idx="1">
                  <c:v>-3.891489275495835</c:v>
                </c:pt>
                <c:pt idx="2">
                  <c:v>-3.8734990005293755</c:v>
                </c:pt>
                <c:pt idx="3">
                  <c:v>-3.853393032013245</c:v>
                </c:pt>
                <c:pt idx="4">
                  <c:v>-3.8315899109144551</c:v>
                </c:pt>
                <c:pt idx="5">
                  <c:v>-3.8080648612715251</c:v>
                </c:pt>
                <c:pt idx="6">
                  <c:v>-3.7829621678656205</c:v>
                </c:pt>
                <c:pt idx="7">
                  <c:v>-3.7556535749871349</c:v>
                </c:pt>
                <c:pt idx="8">
                  <c:v>-3.7267878575911197</c:v>
                </c:pt>
                <c:pt idx="9">
                  <c:v>-3.696031865947885</c:v>
                </c:pt>
                <c:pt idx="10">
                  <c:v>-3.6643591468828247</c:v>
                </c:pt>
                <c:pt idx="11">
                  <c:v>-3.6306134438088549</c:v>
                </c:pt>
                <c:pt idx="12">
                  <c:v>-3.5952667697064546</c:v>
                </c:pt>
                <c:pt idx="13">
                  <c:v>-3.5586943691237698</c:v>
                </c:pt>
                <c:pt idx="14">
                  <c:v>-3.5207991490108448</c:v>
                </c:pt>
                <c:pt idx="15">
                  <c:v>-3.4814555683487098</c:v>
                </c:pt>
                <c:pt idx="16">
                  <c:v>-3.4405042066222</c:v>
                </c:pt>
                <c:pt idx="17">
                  <c:v>-3.3985216355891503</c:v>
                </c:pt>
                <c:pt idx="18">
                  <c:v>-3.3553282909774551</c:v>
                </c:pt>
                <c:pt idx="19">
                  <c:v>-3.3110671551281845</c:v>
                </c:pt>
                <c:pt idx="20">
                  <c:v>-3.2657148797674749</c:v>
                </c:pt>
                <c:pt idx="21">
                  <c:v>-3.219372334389905</c:v>
                </c:pt>
                <c:pt idx="22">
                  <c:v>-3.1720970343121353</c:v>
                </c:pt>
                <c:pt idx="23">
                  <c:v>-3.1239854947381103</c:v>
                </c:pt>
                <c:pt idx="24">
                  <c:v>-3.075060905121425</c:v>
                </c:pt>
                <c:pt idx="25">
                  <c:v>-3.0256299344199049</c:v>
                </c:pt>
                <c:pt idx="26">
                  <c:v>-2.9757629983316649</c:v>
                </c:pt>
                <c:pt idx="27">
                  <c:v>-2.9252208036814951</c:v>
                </c:pt>
                <c:pt idx="28">
                  <c:v>-2.8746476670793948</c:v>
                </c:pt>
                <c:pt idx="29">
                  <c:v>-2.8237620351981603</c:v>
                </c:pt>
                <c:pt idx="30">
                  <c:v>-2.77249410801033</c:v>
                </c:pt>
                <c:pt idx="31">
                  <c:v>-2.72138195113792</c:v>
                </c:pt>
                <c:pt idx="32">
                  <c:v>-2.6707404626679447</c:v>
                </c:pt>
                <c:pt idx="33">
                  <c:v>-2.6206769267567198</c:v>
                </c:pt>
                <c:pt idx="34">
                  <c:v>-2.5714837749651451</c:v>
                </c:pt>
                <c:pt idx="35">
                  <c:v>-2.5231507221418301</c:v>
                </c:pt>
                <c:pt idx="36">
                  <c:v>-2.4760599494215798</c:v>
                </c:pt>
                <c:pt idx="37">
                  <c:v>-2.4307033201355552</c:v>
                </c:pt>
                <c:pt idx="38">
                  <c:v>-2.3871019413146497</c:v>
                </c:pt>
                <c:pt idx="39">
                  <c:v>-2.3457328745311798</c:v>
                </c:pt>
                <c:pt idx="40">
                  <c:v>-2.3068473433203649</c:v>
                </c:pt>
                <c:pt idx="41">
                  <c:v>-2.2711235360665851</c:v>
                </c:pt>
                <c:pt idx="42">
                  <c:v>-2.23869966929266</c:v>
                </c:pt>
                <c:pt idx="43">
                  <c:v>-2.2102163937786203</c:v>
                </c:pt>
                <c:pt idx="44">
                  <c:v>-2.18623570656248</c:v>
                </c:pt>
                <c:pt idx="45">
                  <c:v>-2.1672252838977699</c:v>
                </c:pt>
                <c:pt idx="46">
                  <c:v>-2.1535574304699998</c:v>
                </c:pt>
                <c:pt idx="47">
                  <c:v>-2.1463398408360002</c:v>
                </c:pt>
                <c:pt idx="48">
                  <c:v>-2.1460166788981647</c:v>
                </c:pt>
                <c:pt idx="49">
                  <c:v>-2.1534827011079152</c:v>
                </c:pt>
                <c:pt idx="50">
                  <c:v>-2.1695026024081949</c:v>
                </c:pt>
                <c:pt idx="51">
                  <c:v>-2.1951610323778747</c:v>
                </c:pt>
                <c:pt idx="52">
                  <c:v>-2.2313871773743252</c:v>
                </c:pt>
                <c:pt idx="53">
                  <c:v>-2.2792461888560549</c:v>
                </c:pt>
                <c:pt idx="54">
                  <c:v>-2.3401453466862852</c:v>
                </c:pt>
                <c:pt idx="55">
                  <c:v>-2.4153321271127202</c:v>
                </c:pt>
                <c:pt idx="56">
                  <c:v>-2.5062790467548401</c:v>
                </c:pt>
                <c:pt idx="57">
                  <c:v>-2.6145867478995251</c:v>
                </c:pt>
                <c:pt idx="58">
                  <c:v>-2.742110803112185</c:v>
                </c:pt>
                <c:pt idx="59">
                  <c:v>-2.8907626918981952</c:v>
                </c:pt>
                <c:pt idx="60">
                  <c:v>-3.0626883894168451</c:v>
                </c:pt>
                <c:pt idx="61">
                  <c:v>-3.2603249860013848</c:v>
                </c:pt>
                <c:pt idx="62">
                  <c:v>-3.4862605281714898</c:v>
                </c:pt>
                <c:pt idx="63">
                  <c:v>-3.7434595403754947</c:v>
                </c:pt>
                <c:pt idx="64">
                  <c:v>-4.0351701927291099</c:v>
                </c:pt>
                <c:pt idx="65">
                  <c:v>-4.3650395350699149</c:v>
                </c:pt>
                <c:pt idx="66">
                  <c:v>-4.7371365635720553</c:v>
                </c:pt>
                <c:pt idx="67">
                  <c:v>-5.1561075253084505</c:v>
                </c:pt>
                <c:pt idx="68">
                  <c:v>-5.6270670126115494</c:v>
                </c:pt>
                <c:pt idx="69">
                  <c:v>-6.15590142801965</c:v>
                </c:pt>
                <c:pt idx="70">
                  <c:v>-6.7494002810295992</c:v>
                </c:pt>
                <c:pt idx="71">
                  <c:v>-7.4151306856689008</c:v>
                </c:pt>
                <c:pt idx="72">
                  <c:v>-8.1620129975904998</c:v>
                </c:pt>
                <c:pt idx="73">
                  <c:v>-9.000225199960699</c:v>
                </c:pt>
                <c:pt idx="74">
                  <c:v>-9.9416321424201008</c:v>
                </c:pt>
                <c:pt idx="75">
                  <c:v>-11.00008541922605</c:v>
                </c:pt>
                <c:pt idx="76">
                  <c:v>-12.191997113162049</c:v>
                </c:pt>
                <c:pt idx="77">
                  <c:v>-13.536612088206601</c:v>
                </c:pt>
                <c:pt idx="78">
                  <c:v>-15.05700751800345</c:v>
                </c:pt>
                <c:pt idx="79">
                  <c:v>-16.7806213263503</c:v>
                </c:pt>
                <c:pt idx="80">
                  <c:v>-18.7091033425856</c:v>
                </c:pt>
              </c:numCache>
            </c:numRef>
          </c:yVal>
          <c:smooth val="0"/>
        </c:ser>
        <c:ser>
          <c:idx val="10"/>
          <c:order val="9"/>
          <c:tx>
            <c:v>N=12</c:v>
          </c:tx>
          <c:marker>
            <c:symbol val="none"/>
          </c:marker>
          <c:xVal>
            <c:numRef>
              <c:f>'sup_Lobbato_hehs4 (adi)'!$A$2:$A$83</c:f>
              <c:numCache>
                <c:formatCode>0.000000</c:formatCode>
                <c:ptCount val="82"/>
                <c:pt idx="0">
                  <c:v>3.9968028886505604E-15</c:v>
                </c:pt>
                <c:pt idx="1">
                  <c:v>1.2500000000003999E-2</c:v>
                </c:pt>
                <c:pt idx="2">
                  <c:v>2.5000000000002999E-2</c:v>
                </c:pt>
                <c:pt idx="3">
                  <c:v>3.7500000000003003E-2</c:v>
                </c:pt>
                <c:pt idx="4">
                  <c:v>5.0000000000003E-2</c:v>
                </c:pt>
                <c:pt idx="5">
                  <c:v>6.2500000000002998E-2</c:v>
                </c:pt>
                <c:pt idx="6">
                  <c:v>7.5000000000002995E-2</c:v>
                </c:pt>
                <c:pt idx="7">
                  <c:v>8.7500000000003006E-2</c:v>
                </c:pt>
                <c:pt idx="8">
                  <c:v>0.100000000000003</c:v>
                </c:pt>
                <c:pt idx="9">
                  <c:v>0.112500000000003</c:v>
                </c:pt>
                <c:pt idx="10">
                  <c:v>0.125000000000003</c:v>
                </c:pt>
                <c:pt idx="11">
                  <c:v>0.13750000000000301</c:v>
                </c:pt>
                <c:pt idx="12">
                  <c:v>0.15000000000000299</c:v>
                </c:pt>
                <c:pt idx="13">
                  <c:v>0.162500000000003</c:v>
                </c:pt>
                <c:pt idx="14">
                  <c:v>0.17500000000000299</c:v>
                </c:pt>
                <c:pt idx="15">
                  <c:v>0.187500000000003</c:v>
                </c:pt>
                <c:pt idx="16">
                  <c:v>0.20000000000000301</c:v>
                </c:pt>
                <c:pt idx="17">
                  <c:v>0.21250000000000299</c:v>
                </c:pt>
                <c:pt idx="18">
                  <c:v>0.225000000000003</c:v>
                </c:pt>
                <c:pt idx="19">
                  <c:v>0.23750000000000299</c:v>
                </c:pt>
                <c:pt idx="20">
                  <c:v>0.250000000000003</c:v>
                </c:pt>
                <c:pt idx="21">
                  <c:v>0.26250000000000301</c:v>
                </c:pt>
                <c:pt idx="22">
                  <c:v>0.27500000000000302</c:v>
                </c:pt>
                <c:pt idx="23">
                  <c:v>0.28750000000000298</c:v>
                </c:pt>
                <c:pt idx="24">
                  <c:v>0.30000000000000199</c:v>
                </c:pt>
                <c:pt idx="25">
                  <c:v>0.312500000000002</c:v>
                </c:pt>
                <c:pt idx="26">
                  <c:v>0.32500000000000201</c:v>
                </c:pt>
                <c:pt idx="27">
                  <c:v>0.33750000000000202</c:v>
                </c:pt>
                <c:pt idx="28">
                  <c:v>0.35000000000000198</c:v>
                </c:pt>
                <c:pt idx="29">
                  <c:v>0.36250000000000199</c:v>
                </c:pt>
                <c:pt idx="30">
                  <c:v>0.375000000000002</c:v>
                </c:pt>
                <c:pt idx="31">
                  <c:v>0.38750000000000201</c:v>
                </c:pt>
                <c:pt idx="32">
                  <c:v>0.40000000000000202</c:v>
                </c:pt>
                <c:pt idx="33">
                  <c:v>0.41250000000000198</c:v>
                </c:pt>
                <c:pt idx="34">
                  <c:v>0.42500000000000199</c:v>
                </c:pt>
                <c:pt idx="35">
                  <c:v>0.437500000000002</c:v>
                </c:pt>
                <c:pt idx="36">
                  <c:v>0.45000000000000201</c:v>
                </c:pt>
                <c:pt idx="37">
                  <c:v>0.46250000000000202</c:v>
                </c:pt>
                <c:pt idx="38">
                  <c:v>0.47500000000000198</c:v>
                </c:pt>
                <c:pt idx="39">
                  <c:v>0.48750000000000199</c:v>
                </c:pt>
                <c:pt idx="40">
                  <c:v>0.500000000000002</c:v>
                </c:pt>
                <c:pt idx="41">
                  <c:v>0.51250000000000195</c:v>
                </c:pt>
                <c:pt idx="42">
                  <c:v>0.52500000000000202</c:v>
                </c:pt>
                <c:pt idx="43">
                  <c:v>0.53750000000000198</c:v>
                </c:pt>
                <c:pt idx="44">
                  <c:v>0.55000000000000204</c:v>
                </c:pt>
                <c:pt idx="45">
                  <c:v>0.562500000000002</c:v>
                </c:pt>
                <c:pt idx="46">
                  <c:v>0.57500000000000195</c:v>
                </c:pt>
                <c:pt idx="47">
                  <c:v>0.58750000000000102</c:v>
                </c:pt>
                <c:pt idx="48">
                  <c:v>0.60000000000000098</c:v>
                </c:pt>
                <c:pt idx="49">
                  <c:v>0.61250000000000104</c:v>
                </c:pt>
                <c:pt idx="50">
                  <c:v>0.625000000000001</c:v>
                </c:pt>
                <c:pt idx="51">
                  <c:v>0.63750000000000095</c:v>
                </c:pt>
                <c:pt idx="52">
                  <c:v>0.65000000000000102</c:v>
                </c:pt>
                <c:pt idx="53">
                  <c:v>0.66250000000000098</c:v>
                </c:pt>
                <c:pt idx="54">
                  <c:v>0.67500000000000104</c:v>
                </c:pt>
                <c:pt idx="55">
                  <c:v>0.687500000000001</c:v>
                </c:pt>
                <c:pt idx="56">
                  <c:v>0.70000000000000095</c:v>
                </c:pt>
                <c:pt idx="57">
                  <c:v>0.71250000000000102</c:v>
                </c:pt>
                <c:pt idx="58">
                  <c:v>0.72500000000000098</c:v>
                </c:pt>
                <c:pt idx="59">
                  <c:v>0.73750000000000104</c:v>
                </c:pt>
                <c:pt idx="60">
                  <c:v>0.750000000000001</c:v>
                </c:pt>
                <c:pt idx="61">
                  <c:v>0.76250000000000095</c:v>
                </c:pt>
                <c:pt idx="62">
                  <c:v>0.77500000000000102</c:v>
                </c:pt>
                <c:pt idx="63">
                  <c:v>0.78750000000000098</c:v>
                </c:pt>
                <c:pt idx="64">
                  <c:v>0.80000000000000104</c:v>
                </c:pt>
                <c:pt idx="65">
                  <c:v>0.812500000000001</c:v>
                </c:pt>
                <c:pt idx="66">
                  <c:v>0.82500000000000095</c:v>
                </c:pt>
                <c:pt idx="67">
                  <c:v>0.83750000000000102</c:v>
                </c:pt>
                <c:pt idx="68">
                  <c:v>0.85000000000000098</c:v>
                </c:pt>
                <c:pt idx="69">
                  <c:v>0.86250000000000004</c:v>
                </c:pt>
                <c:pt idx="70">
                  <c:v>0.875</c:v>
                </c:pt>
                <c:pt idx="71">
                  <c:v>0.88749999999999996</c:v>
                </c:pt>
                <c:pt idx="72">
                  <c:v>0.9</c:v>
                </c:pt>
                <c:pt idx="73">
                  <c:v>0.91249999999999998</c:v>
                </c:pt>
                <c:pt idx="74">
                  <c:v>0.92500000000000004</c:v>
                </c:pt>
                <c:pt idx="75">
                  <c:v>0.9375</c:v>
                </c:pt>
                <c:pt idx="76">
                  <c:v>0.95</c:v>
                </c:pt>
                <c:pt idx="77">
                  <c:v>0.96250000000000002</c:v>
                </c:pt>
                <c:pt idx="78">
                  <c:v>0.97499999999999998</c:v>
                </c:pt>
                <c:pt idx="79">
                  <c:v>0.98750000000000004</c:v>
                </c:pt>
                <c:pt idx="80">
                  <c:v>1</c:v>
                </c:pt>
              </c:numCache>
            </c:numRef>
          </c:xVal>
          <c:yVal>
            <c:numRef>
              <c:f>'sup_Lobbato_hehs4 (adi)'!$K$2:$K$82</c:f>
              <c:numCache>
                <c:formatCode>0.00E+00</c:formatCode>
                <c:ptCount val="81"/>
                <c:pt idx="0">
                  <c:v>0</c:v>
                </c:pt>
                <c:pt idx="1">
                  <c:v>-3.888420413886025</c:v>
                </c:pt>
                <c:pt idx="2">
                  <c:v>-3.8714993864580003</c:v>
                </c:pt>
                <c:pt idx="3">
                  <c:v>-3.8530452142874205</c:v>
                </c:pt>
                <c:pt idx="4">
                  <c:v>-3.8331556118988503</c:v>
                </c:pt>
                <c:pt idx="5">
                  <c:v>-3.8117500345645348</c:v>
                </c:pt>
                <c:pt idx="6">
                  <c:v>-3.7890904900303246</c:v>
                </c:pt>
                <c:pt idx="7">
                  <c:v>-3.7644564312798798</c:v>
                </c:pt>
                <c:pt idx="8">
                  <c:v>-3.7383075855664201</c:v>
                </c:pt>
                <c:pt idx="9">
                  <c:v>-3.71027437624684</c:v>
                </c:pt>
                <c:pt idx="10">
                  <c:v>-3.6813720488635702</c:v>
                </c:pt>
                <c:pt idx="11">
                  <c:v>-3.6503155278272401</c:v>
                </c:pt>
                <c:pt idx="12">
                  <c:v>-3.6175176467000854</c:v>
                </c:pt>
                <c:pt idx="13">
                  <c:v>-3.5833270980170555</c:v>
                </c:pt>
                <c:pt idx="14">
                  <c:v>-3.54761876989375</c:v>
                </c:pt>
                <c:pt idx="15">
                  <c:v>-3.5102488748079601</c:v>
                </c:pt>
                <c:pt idx="16">
                  <c:v>-3.4709825471838598</c:v>
                </c:pt>
                <c:pt idx="17">
                  <c:v>-3.4303993771042052</c:v>
                </c:pt>
                <c:pt idx="18">
                  <c:v>-3.3882898557477903</c:v>
                </c:pt>
                <c:pt idx="19">
                  <c:v>-3.3447893404618805</c:v>
                </c:pt>
                <c:pt idx="20">
                  <c:v>-3.2998622136489097</c:v>
                </c:pt>
                <c:pt idx="21">
                  <c:v>-3.2536040884309401</c:v>
                </c:pt>
                <c:pt idx="22">
                  <c:v>-3.2060689758599752</c:v>
                </c:pt>
                <c:pt idx="23">
                  <c:v>-3.1573566508157951</c:v>
                </c:pt>
                <c:pt idx="24">
                  <c:v>-3.10747989743804</c:v>
                </c:pt>
                <c:pt idx="25">
                  <c:v>-3.0567330603848601</c:v>
                </c:pt>
                <c:pt idx="26">
                  <c:v>-3.0055151323403599</c:v>
                </c:pt>
                <c:pt idx="27">
                  <c:v>-2.9534858392870449</c:v>
                </c:pt>
                <c:pt idx="28">
                  <c:v>-2.9012619487555353</c:v>
                </c:pt>
                <c:pt idx="29">
                  <c:v>-2.8486316376357501</c:v>
                </c:pt>
                <c:pt idx="30">
                  <c:v>-2.7960131743825047</c:v>
                </c:pt>
                <c:pt idx="31">
                  <c:v>-2.74347685642373</c:v>
                </c:pt>
                <c:pt idx="32">
                  <c:v>-2.691360807684005</c:v>
                </c:pt>
                <c:pt idx="33">
                  <c:v>-2.639799610593025</c:v>
                </c:pt>
                <c:pt idx="34">
                  <c:v>-2.5891185884588399</c:v>
                </c:pt>
                <c:pt idx="35">
                  <c:v>-2.5391662655704401</c:v>
                </c:pt>
                <c:pt idx="36">
                  <c:v>-2.490404464270715</c:v>
                </c:pt>
                <c:pt idx="37">
                  <c:v>-2.4436212577014347</c:v>
                </c:pt>
                <c:pt idx="38">
                  <c:v>-2.3988207523274148</c:v>
                </c:pt>
                <c:pt idx="39">
                  <c:v>-2.3565266298923353</c:v>
                </c:pt>
                <c:pt idx="40">
                  <c:v>-2.3170308322638848</c:v>
                </c:pt>
                <c:pt idx="41">
                  <c:v>-2.281052655893625</c:v>
                </c:pt>
                <c:pt idx="42">
                  <c:v>-2.2487077150451049</c:v>
                </c:pt>
                <c:pt idx="43">
                  <c:v>-2.2206630930105198</c:v>
                </c:pt>
                <c:pt idx="44">
                  <c:v>-2.1974975512045853</c:v>
                </c:pt>
                <c:pt idx="45">
                  <c:v>-2.17968871579947</c:v>
                </c:pt>
                <c:pt idx="46">
                  <c:v>-2.1676010105564449</c:v>
                </c:pt>
                <c:pt idx="47">
                  <c:v>-2.16228866522634</c:v>
                </c:pt>
                <c:pt idx="48">
                  <c:v>-2.1642009742177599</c:v>
                </c:pt>
                <c:pt idx="49">
                  <c:v>-2.1741802451901053</c:v>
                </c:pt>
                <c:pt idx="50">
                  <c:v>-2.19294407985769</c:v>
                </c:pt>
                <c:pt idx="51">
                  <c:v>-2.2215022122052099</c:v>
                </c:pt>
                <c:pt idx="52">
                  <c:v>-2.2607184165059198</c:v>
                </c:pt>
                <c:pt idx="53">
                  <c:v>-2.3115737099332447</c:v>
                </c:pt>
                <c:pt idx="54">
                  <c:v>-2.3753654681946048</c:v>
                </c:pt>
                <c:pt idx="55">
                  <c:v>-2.4532468908775398</c:v>
                </c:pt>
                <c:pt idx="56">
                  <c:v>-2.5465813249558797</c:v>
                </c:pt>
                <c:pt idx="57">
                  <c:v>-2.6568535218206053</c:v>
                </c:pt>
                <c:pt idx="58">
                  <c:v>-2.7857969686036501</c:v>
                </c:pt>
                <c:pt idx="59">
                  <c:v>-2.9352128337687899</c:v>
                </c:pt>
                <c:pt idx="60">
                  <c:v>-3.10714210452312</c:v>
                </c:pt>
                <c:pt idx="61">
                  <c:v>-3.3039234524355598</c:v>
                </c:pt>
                <c:pt idx="62">
                  <c:v>-3.528070746302685</c:v>
                </c:pt>
                <c:pt idx="63">
                  <c:v>-3.7824959417720101</c:v>
                </c:pt>
                <c:pt idx="64">
                  <c:v>-4.0704276187981501</c:v>
                </c:pt>
                <c:pt idx="65">
                  <c:v>-4.395534679698275</c:v>
                </c:pt>
                <c:pt idx="66">
                  <c:v>-4.7619577435471196</c:v>
                </c:pt>
                <c:pt idx="67">
                  <c:v>-5.1744724020495498</c:v>
                </c:pt>
                <c:pt idx="68">
                  <c:v>-5.6383954448397997</c:v>
                </c:pt>
                <c:pt idx="69">
                  <c:v>-6.1598952368203497</c:v>
                </c:pt>
                <c:pt idx="70">
                  <c:v>-6.7461284654030491</c:v>
                </c:pt>
                <c:pt idx="71">
                  <c:v>-7.4051334459386497</c:v>
                </c:pt>
                <c:pt idx="72">
                  <c:v>-8.1464129979309501</c:v>
                </c:pt>
                <c:pt idx="73">
                  <c:v>-8.9808393260908996</c:v>
                </c:pt>
                <c:pt idx="74">
                  <c:v>-9.9210994163733996</c:v>
                </c:pt>
                <c:pt idx="75">
                  <c:v>-10.9819906432267</c:v>
                </c:pt>
                <c:pt idx="76">
                  <c:v>-12.18099748318075</c:v>
                </c:pt>
                <c:pt idx="77">
                  <c:v>-13.53855873706325</c:v>
                </c:pt>
                <c:pt idx="78">
                  <c:v>-15.079067495089351</c:v>
                </c:pt>
                <c:pt idx="79">
                  <c:v>-16.831374646640448</c:v>
                </c:pt>
                <c:pt idx="80">
                  <c:v>-18.794925601908098</c:v>
                </c:pt>
              </c:numCache>
            </c:numRef>
          </c:yVal>
          <c:smooth val="0"/>
        </c:ser>
        <c:ser>
          <c:idx val="11"/>
          <c:order val="10"/>
          <c:tx>
            <c:v>N=14</c:v>
          </c:tx>
          <c:spPr>
            <a:ln>
              <a:solidFill>
                <a:schemeClr val="bg1">
                  <a:lumMod val="50000"/>
                </a:schemeClr>
              </a:solidFill>
            </a:ln>
          </c:spPr>
          <c:marker>
            <c:symbol val="none"/>
          </c:marker>
          <c:xVal>
            <c:numRef>
              <c:f>'sup_Lobbato_hehs4 (adi)'!$A$2:$A$82</c:f>
              <c:numCache>
                <c:formatCode>0.000000</c:formatCode>
                <c:ptCount val="81"/>
                <c:pt idx="0">
                  <c:v>3.9968028886505604E-15</c:v>
                </c:pt>
                <c:pt idx="1">
                  <c:v>1.2500000000003999E-2</c:v>
                </c:pt>
                <c:pt idx="2">
                  <c:v>2.5000000000002999E-2</c:v>
                </c:pt>
                <c:pt idx="3">
                  <c:v>3.7500000000003003E-2</c:v>
                </c:pt>
                <c:pt idx="4">
                  <c:v>5.0000000000003E-2</c:v>
                </c:pt>
                <c:pt idx="5">
                  <c:v>6.2500000000002998E-2</c:v>
                </c:pt>
                <c:pt idx="6">
                  <c:v>7.5000000000002995E-2</c:v>
                </c:pt>
                <c:pt idx="7">
                  <c:v>8.7500000000003006E-2</c:v>
                </c:pt>
                <c:pt idx="8">
                  <c:v>0.100000000000003</c:v>
                </c:pt>
                <c:pt idx="9">
                  <c:v>0.112500000000003</c:v>
                </c:pt>
                <c:pt idx="10">
                  <c:v>0.125000000000003</c:v>
                </c:pt>
                <c:pt idx="11">
                  <c:v>0.13750000000000301</c:v>
                </c:pt>
                <c:pt idx="12">
                  <c:v>0.15000000000000299</c:v>
                </c:pt>
                <c:pt idx="13">
                  <c:v>0.162500000000003</c:v>
                </c:pt>
                <c:pt idx="14">
                  <c:v>0.17500000000000299</c:v>
                </c:pt>
                <c:pt idx="15">
                  <c:v>0.187500000000003</c:v>
                </c:pt>
                <c:pt idx="16">
                  <c:v>0.20000000000000301</c:v>
                </c:pt>
                <c:pt idx="17">
                  <c:v>0.21250000000000299</c:v>
                </c:pt>
                <c:pt idx="18">
                  <c:v>0.225000000000003</c:v>
                </c:pt>
                <c:pt idx="19">
                  <c:v>0.23750000000000299</c:v>
                </c:pt>
                <c:pt idx="20">
                  <c:v>0.250000000000003</c:v>
                </c:pt>
                <c:pt idx="21">
                  <c:v>0.26250000000000301</c:v>
                </c:pt>
                <c:pt idx="22">
                  <c:v>0.27500000000000302</c:v>
                </c:pt>
                <c:pt idx="23">
                  <c:v>0.28750000000000298</c:v>
                </c:pt>
                <c:pt idx="24">
                  <c:v>0.30000000000000199</c:v>
                </c:pt>
                <c:pt idx="25">
                  <c:v>0.312500000000002</c:v>
                </c:pt>
                <c:pt idx="26">
                  <c:v>0.32500000000000201</c:v>
                </c:pt>
                <c:pt idx="27">
                  <c:v>0.33750000000000202</c:v>
                </c:pt>
                <c:pt idx="28">
                  <c:v>0.35000000000000198</c:v>
                </c:pt>
                <c:pt idx="29">
                  <c:v>0.36250000000000199</c:v>
                </c:pt>
                <c:pt idx="30">
                  <c:v>0.375000000000002</c:v>
                </c:pt>
                <c:pt idx="31">
                  <c:v>0.38750000000000201</c:v>
                </c:pt>
                <c:pt idx="32">
                  <c:v>0.40000000000000202</c:v>
                </c:pt>
                <c:pt idx="33">
                  <c:v>0.41250000000000198</c:v>
                </c:pt>
                <c:pt idx="34">
                  <c:v>0.42500000000000199</c:v>
                </c:pt>
                <c:pt idx="35">
                  <c:v>0.437500000000002</c:v>
                </c:pt>
                <c:pt idx="36">
                  <c:v>0.45000000000000201</c:v>
                </c:pt>
                <c:pt idx="37">
                  <c:v>0.46250000000000202</c:v>
                </c:pt>
                <c:pt idx="38">
                  <c:v>0.47500000000000198</c:v>
                </c:pt>
                <c:pt idx="39">
                  <c:v>0.48750000000000199</c:v>
                </c:pt>
                <c:pt idx="40">
                  <c:v>0.500000000000002</c:v>
                </c:pt>
                <c:pt idx="41">
                  <c:v>0.51250000000000195</c:v>
                </c:pt>
                <c:pt idx="42">
                  <c:v>0.52500000000000202</c:v>
                </c:pt>
                <c:pt idx="43">
                  <c:v>0.53750000000000198</c:v>
                </c:pt>
                <c:pt idx="44">
                  <c:v>0.55000000000000204</c:v>
                </c:pt>
                <c:pt idx="45">
                  <c:v>0.562500000000002</c:v>
                </c:pt>
                <c:pt idx="46">
                  <c:v>0.57500000000000195</c:v>
                </c:pt>
                <c:pt idx="47">
                  <c:v>0.58750000000000102</c:v>
                </c:pt>
                <c:pt idx="48">
                  <c:v>0.60000000000000098</c:v>
                </c:pt>
                <c:pt idx="49">
                  <c:v>0.61250000000000104</c:v>
                </c:pt>
                <c:pt idx="50">
                  <c:v>0.625000000000001</c:v>
                </c:pt>
                <c:pt idx="51">
                  <c:v>0.63750000000000095</c:v>
                </c:pt>
                <c:pt idx="52">
                  <c:v>0.65000000000000102</c:v>
                </c:pt>
                <c:pt idx="53">
                  <c:v>0.66250000000000098</c:v>
                </c:pt>
                <c:pt idx="54">
                  <c:v>0.67500000000000104</c:v>
                </c:pt>
                <c:pt idx="55">
                  <c:v>0.687500000000001</c:v>
                </c:pt>
                <c:pt idx="56">
                  <c:v>0.70000000000000095</c:v>
                </c:pt>
                <c:pt idx="57">
                  <c:v>0.71250000000000102</c:v>
                </c:pt>
                <c:pt idx="58">
                  <c:v>0.72500000000000098</c:v>
                </c:pt>
                <c:pt idx="59">
                  <c:v>0.73750000000000104</c:v>
                </c:pt>
                <c:pt idx="60">
                  <c:v>0.750000000000001</c:v>
                </c:pt>
                <c:pt idx="61">
                  <c:v>0.76250000000000095</c:v>
                </c:pt>
                <c:pt idx="62">
                  <c:v>0.77500000000000102</c:v>
                </c:pt>
                <c:pt idx="63">
                  <c:v>0.78750000000000098</c:v>
                </c:pt>
                <c:pt idx="64">
                  <c:v>0.80000000000000104</c:v>
                </c:pt>
                <c:pt idx="65">
                  <c:v>0.812500000000001</c:v>
                </c:pt>
                <c:pt idx="66">
                  <c:v>0.82500000000000095</c:v>
                </c:pt>
                <c:pt idx="67">
                  <c:v>0.83750000000000102</c:v>
                </c:pt>
                <c:pt idx="68">
                  <c:v>0.85000000000000098</c:v>
                </c:pt>
                <c:pt idx="69">
                  <c:v>0.86250000000000004</c:v>
                </c:pt>
                <c:pt idx="70">
                  <c:v>0.875</c:v>
                </c:pt>
                <c:pt idx="71">
                  <c:v>0.88749999999999996</c:v>
                </c:pt>
                <c:pt idx="72">
                  <c:v>0.9</c:v>
                </c:pt>
                <c:pt idx="73">
                  <c:v>0.91249999999999998</c:v>
                </c:pt>
                <c:pt idx="74">
                  <c:v>0.92500000000000004</c:v>
                </c:pt>
                <c:pt idx="75">
                  <c:v>0.9375</c:v>
                </c:pt>
                <c:pt idx="76">
                  <c:v>0.95</c:v>
                </c:pt>
                <c:pt idx="77">
                  <c:v>0.96250000000000002</c:v>
                </c:pt>
                <c:pt idx="78">
                  <c:v>0.97499999999999998</c:v>
                </c:pt>
                <c:pt idx="79">
                  <c:v>0.98750000000000004</c:v>
                </c:pt>
                <c:pt idx="80">
                  <c:v>1</c:v>
                </c:pt>
              </c:numCache>
            </c:numRef>
          </c:xVal>
          <c:yVal>
            <c:numRef>
              <c:f>'sup_Lobbato_hehs4 (adi)'!$L$2:$L$82</c:f>
              <c:numCache>
                <c:formatCode>0.00E+00</c:formatCode>
                <c:ptCount val="81"/>
                <c:pt idx="0">
                  <c:v>0</c:v>
                </c:pt>
                <c:pt idx="1">
                  <c:v>-3.8536177044881201</c:v>
                </c:pt>
                <c:pt idx="2">
                  <c:v>-3.828194228468135</c:v>
                </c:pt>
                <c:pt idx="3">
                  <c:v>-3.8154151308404254</c:v>
                </c:pt>
                <c:pt idx="4">
                  <c:v>-3.80291102033613</c:v>
                </c:pt>
                <c:pt idx="5">
                  <c:v>-3.7887923110945154</c:v>
                </c:pt>
                <c:pt idx="6">
                  <c:v>-3.7728812749494152</c:v>
                </c:pt>
                <c:pt idx="7">
                  <c:v>-3.75432950859348</c:v>
                </c:pt>
                <c:pt idx="8">
                  <c:v>-3.73359353068822</c:v>
                </c:pt>
                <c:pt idx="9">
                  <c:v>-3.710263115891665</c:v>
                </c:pt>
                <c:pt idx="10">
                  <c:v>-3.6854152782349852</c:v>
                </c:pt>
                <c:pt idx="11">
                  <c:v>-3.65787107527317</c:v>
                </c:pt>
                <c:pt idx="12">
                  <c:v>-3.6280253468343147</c:v>
                </c:pt>
                <c:pt idx="13">
                  <c:v>-3.5962468942687105</c:v>
                </c:pt>
                <c:pt idx="14">
                  <c:v>-3.5624726307418699</c:v>
                </c:pt>
                <c:pt idx="15">
                  <c:v>-3.5266292514293496</c:v>
                </c:pt>
                <c:pt idx="16">
                  <c:v>-3.4885269106085097</c:v>
                </c:pt>
                <c:pt idx="17">
                  <c:v>-3.4487441228019748</c:v>
                </c:pt>
                <c:pt idx="18">
                  <c:v>-3.4071335287619249</c:v>
                </c:pt>
                <c:pt idx="19">
                  <c:v>-3.3638657913340753</c:v>
                </c:pt>
                <c:pt idx="20">
                  <c:v>-3.3189578378830751</c:v>
                </c:pt>
                <c:pt idx="21">
                  <c:v>-3.2725539523842451</c:v>
                </c:pt>
                <c:pt idx="22">
                  <c:v>-3.2247674596648848</c:v>
                </c:pt>
                <c:pt idx="23">
                  <c:v>-3.1755478799695451</c:v>
                </c:pt>
                <c:pt idx="24">
                  <c:v>-3.1251221367036401</c:v>
                </c:pt>
                <c:pt idx="25">
                  <c:v>-3.073815367873145</c:v>
                </c:pt>
                <c:pt idx="26">
                  <c:v>-3.021766077267535</c:v>
                </c:pt>
                <c:pt idx="27">
                  <c:v>-2.9688162040687849</c:v>
                </c:pt>
                <c:pt idx="28">
                  <c:v>-2.9155976140768551</c:v>
                </c:pt>
                <c:pt idx="29">
                  <c:v>-2.8619396021437851</c:v>
                </c:pt>
                <c:pt idx="30">
                  <c:v>-2.808234644813755</c:v>
                </c:pt>
                <c:pt idx="31">
                  <c:v>-2.7545550157072247</c:v>
                </c:pt>
                <c:pt idx="32">
                  <c:v>-2.7012227456349303</c:v>
                </c:pt>
                <c:pt idx="33">
                  <c:v>-2.6485840552765598</c:v>
                </c:pt>
                <c:pt idx="34">
                  <c:v>-2.5968062439838349</c:v>
                </c:pt>
                <c:pt idx="35">
                  <c:v>-2.5459293771205349</c:v>
                </c:pt>
                <c:pt idx="36">
                  <c:v>-2.4963872535981197</c:v>
                </c:pt>
                <c:pt idx="37">
                  <c:v>-2.4487348356564151</c:v>
                </c:pt>
                <c:pt idx="38">
                  <c:v>-2.402919884065525</c:v>
                </c:pt>
                <c:pt idx="39">
                  <c:v>-2.3595670338664698</c:v>
                </c:pt>
                <c:pt idx="40">
                  <c:v>-2.3189303265178052</c:v>
                </c:pt>
                <c:pt idx="41">
                  <c:v>-2.2817628519110698</c:v>
                </c:pt>
                <c:pt idx="42">
                  <c:v>-2.2481349548022953</c:v>
                </c:pt>
                <c:pt idx="43">
                  <c:v>-2.2187091959832097</c:v>
                </c:pt>
                <c:pt idx="44">
                  <c:v>-2.1940711451882899</c:v>
                </c:pt>
                <c:pt idx="45">
                  <c:v>-2.1746901311847</c:v>
                </c:pt>
                <c:pt idx="46">
                  <c:v>-2.1609252433526498</c:v>
                </c:pt>
                <c:pt idx="47">
                  <c:v>-2.1538433685881651</c:v>
                </c:pt>
                <c:pt idx="48">
                  <c:v>-2.1539050249936897</c:v>
                </c:pt>
                <c:pt idx="49">
                  <c:v>-2.1619608104933397</c:v>
                </c:pt>
                <c:pt idx="50">
                  <c:v>-2.1787489191458347</c:v>
                </c:pt>
                <c:pt idx="51">
                  <c:v>-2.2053044015213148</c:v>
                </c:pt>
                <c:pt idx="52">
                  <c:v>-2.24252622556084</c:v>
                </c:pt>
                <c:pt idx="53">
                  <c:v>-2.29143213543361</c:v>
                </c:pt>
                <c:pt idx="54">
                  <c:v>-2.3533646785145748</c:v>
                </c:pt>
                <c:pt idx="55">
                  <c:v>-2.42953459480947</c:v>
                </c:pt>
                <c:pt idx="56">
                  <c:v>-2.52136181993143</c:v>
                </c:pt>
                <c:pt idx="57">
                  <c:v>-2.6303953403931453</c:v>
                </c:pt>
                <c:pt idx="58">
                  <c:v>-2.7584378770054698</c:v>
                </c:pt>
                <c:pt idx="59">
                  <c:v>-2.9073664260568299</c:v>
                </c:pt>
                <c:pt idx="60">
                  <c:v>-3.0792963142763248</c:v>
                </c:pt>
                <c:pt idx="61">
                  <c:v>-3.2766406851858347</c:v>
                </c:pt>
                <c:pt idx="62">
                  <c:v>-3.5019884756492652</c:v>
                </c:pt>
                <c:pt idx="63">
                  <c:v>-3.7583185675467852</c:v>
                </c:pt>
                <c:pt idx="64">
                  <c:v>-4.0489209286684051</c:v>
                </c:pt>
                <c:pt idx="65">
                  <c:v>-4.3775137807377851</c:v>
                </c:pt>
                <c:pt idx="66">
                  <c:v>-4.748272912888595</c:v>
                </c:pt>
                <c:pt idx="67">
                  <c:v>-5.1659898506372004</c:v>
                </c:pt>
                <c:pt idx="68">
                  <c:v>-5.6359788657807002</c:v>
                </c:pt>
                <c:pt idx="69">
                  <c:v>-6.1643766160936</c:v>
                </c:pt>
                <c:pt idx="70">
                  <c:v>-6.7582802699342492</c:v>
                </c:pt>
                <c:pt idx="71">
                  <c:v>-7.4256438628330006</c:v>
                </c:pt>
                <c:pt idx="72">
                  <c:v>-8.1758463430365005</c:v>
                </c:pt>
                <c:pt idx="73">
                  <c:v>-9.0196099339481997</c:v>
                </c:pt>
                <c:pt idx="74">
                  <c:v>-9.969439040606499</c:v>
                </c:pt>
                <c:pt idx="75">
                  <c:v>-11.039921972554051</c:v>
                </c:pt>
                <c:pt idx="76">
                  <c:v>-12.248312171572449</c:v>
                </c:pt>
                <c:pt idx="77">
                  <c:v>-13.614812154228749</c:v>
                </c:pt>
                <c:pt idx="78">
                  <c:v>-15.163575842046299</c:v>
                </c:pt>
                <c:pt idx="79">
                  <c:v>-16.923240171624151</c:v>
                </c:pt>
                <c:pt idx="80">
                  <c:v>-18.892625358975049</c:v>
                </c:pt>
              </c:numCache>
            </c:numRef>
          </c:yVal>
          <c:smooth val="0"/>
        </c:ser>
        <c:ser>
          <c:idx val="12"/>
          <c:order val="11"/>
          <c:tx>
            <c:v>N=16</c:v>
          </c:tx>
          <c:spPr>
            <a:ln>
              <a:solidFill>
                <a:schemeClr val="tx2"/>
              </a:solidFill>
            </a:ln>
          </c:spPr>
          <c:marker>
            <c:symbol val="none"/>
          </c:marker>
          <c:xVal>
            <c:numRef>
              <c:f>'sup_Lobbato_hehs4 (adi)'!$A$2:$A$82</c:f>
              <c:numCache>
                <c:formatCode>0.000000</c:formatCode>
                <c:ptCount val="81"/>
                <c:pt idx="0">
                  <c:v>3.9968028886505604E-15</c:v>
                </c:pt>
                <c:pt idx="1">
                  <c:v>1.2500000000003999E-2</c:v>
                </c:pt>
                <c:pt idx="2">
                  <c:v>2.5000000000002999E-2</c:v>
                </c:pt>
                <c:pt idx="3">
                  <c:v>3.7500000000003003E-2</c:v>
                </c:pt>
                <c:pt idx="4">
                  <c:v>5.0000000000003E-2</c:v>
                </c:pt>
                <c:pt idx="5">
                  <c:v>6.2500000000002998E-2</c:v>
                </c:pt>
                <c:pt idx="6">
                  <c:v>7.5000000000002995E-2</c:v>
                </c:pt>
                <c:pt idx="7">
                  <c:v>8.7500000000003006E-2</c:v>
                </c:pt>
                <c:pt idx="8">
                  <c:v>0.100000000000003</c:v>
                </c:pt>
                <c:pt idx="9">
                  <c:v>0.112500000000003</c:v>
                </c:pt>
                <c:pt idx="10">
                  <c:v>0.125000000000003</c:v>
                </c:pt>
                <c:pt idx="11">
                  <c:v>0.13750000000000301</c:v>
                </c:pt>
                <c:pt idx="12">
                  <c:v>0.15000000000000299</c:v>
                </c:pt>
                <c:pt idx="13">
                  <c:v>0.162500000000003</c:v>
                </c:pt>
                <c:pt idx="14">
                  <c:v>0.17500000000000299</c:v>
                </c:pt>
                <c:pt idx="15">
                  <c:v>0.187500000000003</c:v>
                </c:pt>
                <c:pt idx="16">
                  <c:v>0.20000000000000301</c:v>
                </c:pt>
                <c:pt idx="17">
                  <c:v>0.21250000000000299</c:v>
                </c:pt>
                <c:pt idx="18">
                  <c:v>0.225000000000003</c:v>
                </c:pt>
                <c:pt idx="19">
                  <c:v>0.23750000000000299</c:v>
                </c:pt>
                <c:pt idx="20">
                  <c:v>0.250000000000003</c:v>
                </c:pt>
                <c:pt idx="21">
                  <c:v>0.26250000000000301</c:v>
                </c:pt>
                <c:pt idx="22">
                  <c:v>0.27500000000000302</c:v>
                </c:pt>
                <c:pt idx="23">
                  <c:v>0.28750000000000298</c:v>
                </c:pt>
                <c:pt idx="24">
                  <c:v>0.30000000000000199</c:v>
                </c:pt>
                <c:pt idx="25">
                  <c:v>0.312500000000002</c:v>
                </c:pt>
                <c:pt idx="26">
                  <c:v>0.32500000000000201</c:v>
                </c:pt>
                <c:pt idx="27">
                  <c:v>0.33750000000000202</c:v>
                </c:pt>
                <c:pt idx="28">
                  <c:v>0.35000000000000198</c:v>
                </c:pt>
                <c:pt idx="29">
                  <c:v>0.36250000000000199</c:v>
                </c:pt>
                <c:pt idx="30">
                  <c:v>0.375000000000002</c:v>
                </c:pt>
                <c:pt idx="31">
                  <c:v>0.38750000000000201</c:v>
                </c:pt>
                <c:pt idx="32">
                  <c:v>0.40000000000000202</c:v>
                </c:pt>
                <c:pt idx="33">
                  <c:v>0.41250000000000198</c:v>
                </c:pt>
                <c:pt idx="34">
                  <c:v>0.42500000000000199</c:v>
                </c:pt>
                <c:pt idx="35">
                  <c:v>0.437500000000002</c:v>
                </c:pt>
                <c:pt idx="36">
                  <c:v>0.45000000000000201</c:v>
                </c:pt>
                <c:pt idx="37">
                  <c:v>0.46250000000000202</c:v>
                </c:pt>
                <c:pt idx="38">
                  <c:v>0.47500000000000198</c:v>
                </c:pt>
                <c:pt idx="39">
                  <c:v>0.48750000000000199</c:v>
                </c:pt>
                <c:pt idx="40">
                  <c:v>0.500000000000002</c:v>
                </c:pt>
                <c:pt idx="41">
                  <c:v>0.51250000000000195</c:v>
                </c:pt>
                <c:pt idx="42">
                  <c:v>0.52500000000000202</c:v>
                </c:pt>
                <c:pt idx="43">
                  <c:v>0.53750000000000198</c:v>
                </c:pt>
                <c:pt idx="44">
                  <c:v>0.55000000000000204</c:v>
                </c:pt>
                <c:pt idx="45">
                  <c:v>0.562500000000002</c:v>
                </c:pt>
                <c:pt idx="46">
                  <c:v>0.57500000000000195</c:v>
                </c:pt>
                <c:pt idx="47">
                  <c:v>0.58750000000000102</c:v>
                </c:pt>
                <c:pt idx="48">
                  <c:v>0.60000000000000098</c:v>
                </c:pt>
                <c:pt idx="49">
                  <c:v>0.61250000000000104</c:v>
                </c:pt>
                <c:pt idx="50">
                  <c:v>0.625000000000001</c:v>
                </c:pt>
                <c:pt idx="51">
                  <c:v>0.63750000000000095</c:v>
                </c:pt>
                <c:pt idx="52">
                  <c:v>0.65000000000000102</c:v>
                </c:pt>
                <c:pt idx="53">
                  <c:v>0.66250000000000098</c:v>
                </c:pt>
                <c:pt idx="54">
                  <c:v>0.67500000000000104</c:v>
                </c:pt>
                <c:pt idx="55">
                  <c:v>0.687500000000001</c:v>
                </c:pt>
                <c:pt idx="56">
                  <c:v>0.70000000000000095</c:v>
                </c:pt>
                <c:pt idx="57">
                  <c:v>0.71250000000000102</c:v>
                </c:pt>
                <c:pt idx="58">
                  <c:v>0.72500000000000098</c:v>
                </c:pt>
                <c:pt idx="59">
                  <c:v>0.73750000000000104</c:v>
                </c:pt>
                <c:pt idx="60">
                  <c:v>0.750000000000001</c:v>
                </c:pt>
                <c:pt idx="61">
                  <c:v>0.76250000000000095</c:v>
                </c:pt>
                <c:pt idx="62">
                  <c:v>0.77500000000000102</c:v>
                </c:pt>
                <c:pt idx="63">
                  <c:v>0.78750000000000098</c:v>
                </c:pt>
                <c:pt idx="64">
                  <c:v>0.80000000000000104</c:v>
                </c:pt>
                <c:pt idx="65">
                  <c:v>0.812500000000001</c:v>
                </c:pt>
                <c:pt idx="66">
                  <c:v>0.82500000000000095</c:v>
                </c:pt>
                <c:pt idx="67">
                  <c:v>0.83750000000000102</c:v>
                </c:pt>
                <c:pt idx="68">
                  <c:v>0.85000000000000098</c:v>
                </c:pt>
                <c:pt idx="69">
                  <c:v>0.86250000000000004</c:v>
                </c:pt>
                <c:pt idx="70">
                  <c:v>0.875</c:v>
                </c:pt>
                <c:pt idx="71">
                  <c:v>0.88749999999999996</c:v>
                </c:pt>
                <c:pt idx="72">
                  <c:v>0.9</c:v>
                </c:pt>
                <c:pt idx="73">
                  <c:v>0.91249999999999998</c:v>
                </c:pt>
                <c:pt idx="74">
                  <c:v>0.92500000000000004</c:v>
                </c:pt>
                <c:pt idx="75">
                  <c:v>0.9375</c:v>
                </c:pt>
                <c:pt idx="76">
                  <c:v>0.95</c:v>
                </c:pt>
                <c:pt idx="77">
                  <c:v>0.96250000000000002</c:v>
                </c:pt>
                <c:pt idx="78">
                  <c:v>0.97499999999999998</c:v>
                </c:pt>
                <c:pt idx="79">
                  <c:v>0.98750000000000004</c:v>
                </c:pt>
                <c:pt idx="80">
                  <c:v>1</c:v>
                </c:pt>
              </c:numCache>
            </c:numRef>
          </c:xVal>
          <c:yVal>
            <c:numRef>
              <c:f>'sup_Lobbato_hehs4 (adi)'!$M$2:$M$82</c:f>
              <c:numCache>
                <c:formatCode>0.00E+00</c:formatCode>
                <c:ptCount val="81"/>
                <c:pt idx="0">
                  <c:v>0</c:v>
                </c:pt>
                <c:pt idx="1">
                  <c:v>-3.8185487156364304</c:v>
                </c:pt>
                <c:pt idx="2">
                  <c:v>-3.8608933644791001</c:v>
                </c:pt>
                <c:pt idx="3">
                  <c:v>-3.8624316416493998</c:v>
                </c:pt>
                <c:pt idx="4">
                  <c:v>-3.8513920090729696</c:v>
                </c:pt>
                <c:pt idx="5">
                  <c:v>-3.8350285445774199</c:v>
                </c:pt>
                <c:pt idx="6">
                  <c:v>-3.8157638874781497</c:v>
                </c:pt>
                <c:pt idx="7">
                  <c:v>-3.7936762815374001</c:v>
                </c:pt>
                <c:pt idx="8">
                  <c:v>-3.7694790647249645</c:v>
                </c:pt>
                <c:pt idx="9">
                  <c:v>-3.7428920885336199</c:v>
                </c:pt>
                <c:pt idx="10">
                  <c:v>-3.7149122724180899</c:v>
                </c:pt>
                <c:pt idx="11">
                  <c:v>-3.6844166387997346</c:v>
                </c:pt>
                <c:pt idx="12">
                  <c:v>-3.6517940709514001</c:v>
                </c:pt>
                <c:pt idx="13">
                  <c:v>-3.6173852641849651</c:v>
                </c:pt>
                <c:pt idx="14">
                  <c:v>-3.5811111118032399</c:v>
                </c:pt>
                <c:pt idx="15">
                  <c:v>-3.5428905675291551</c:v>
                </c:pt>
                <c:pt idx="16">
                  <c:v>-3.502547910124945</c:v>
                </c:pt>
                <c:pt idx="17">
                  <c:v>-3.4606506248601852</c:v>
                </c:pt>
                <c:pt idx="18">
                  <c:v>-3.4170447046374099</c:v>
                </c:pt>
                <c:pt idx="19">
                  <c:v>-3.3718811155972146</c:v>
                </c:pt>
                <c:pt idx="20">
                  <c:v>-3.32530577719738</c:v>
                </c:pt>
                <c:pt idx="21">
                  <c:v>-3.2773522939002198</c:v>
                </c:pt>
                <c:pt idx="22">
                  <c:v>-3.228107055512865</c:v>
                </c:pt>
                <c:pt idx="23">
                  <c:v>-3.1777069139438301</c:v>
                </c:pt>
                <c:pt idx="24">
                  <c:v>-3.126212022659475</c:v>
                </c:pt>
                <c:pt idx="25">
                  <c:v>-3.0739405439406502</c:v>
                </c:pt>
                <c:pt idx="26">
                  <c:v>-3.021018129754335</c:v>
                </c:pt>
                <c:pt idx="27">
                  <c:v>-2.967278862790045</c:v>
                </c:pt>
                <c:pt idx="28">
                  <c:v>-2.913355575310375</c:v>
                </c:pt>
                <c:pt idx="29">
                  <c:v>-2.8590660462037798</c:v>
                </c:pt>
                <c:pt idx="30">
                  <c:v>-2.80464830927064</c:v>
                </c:pt>
                <c:pt idx="31">
                  <c:v>-2.7503172923219248</c:v>
                </c:pt>
                <c:pt idx="32">
                  <c:v>-2.6964790111797101</c:v>
                </c:pt>
                <c:pt idx="33">
                  <c:v>-2.6432833481332301</c:v>
                </c:pt>
                <c:pt idx="34">
                  <c:v>-2.59103853713412</c:v>
                </c:pt>
                <c:pt idx="35">
                  <c:v>-2.5397612731402299</c:v>
                </c:pt>
                <c:pt idx="36">
                  <c:v>-2.489919704104985</c:v>
                </c:pt>
                <c:pt idx="37">
                  <c:v>-2.4420197887112352</c:v>
                </c:pt>
                <c:pt idx="38">
                  <c:v>-2.3960950951904048</c:v>
                </c:pt>
                <c:pt idx="39">
                  <c:v>-2.3526839197168448</c:v>
                </c:pt>
                <c:pt idx="40">
                  <c:v>-2.3120897237220501</c:v>
                </c:pt>
                <c:pt idx="41">
                  <c:v>-2.2750203570949701</c:v>
                </c:pt>
                <c:pt idx="42">
                  <c:v>-2.2415688941198098</c:v>
                </c:pt>
                <c:pt idx="43">
                  <c:v>-2.2123886908236399</c:v>
                </c:pt>
                <c:pt idx="44">
                  <c:v>-2.1880712705000152</c:v>
                </c:pt>
                <c:pt idx="45">
                  <c:v>-2.1690843408026401</c:v>
                </c:pt>
                <c:pt idx="46">
                  <c:v>-2.1557881137266302</c:v>
                </c:pt>
                <c:pt idx="47">
                  <c:v>-2.1492525308894153</c:v>
                </c:pt>
                <c:pt idx="48">
                  <c:v>-2.1499302528546353</c:v>
                </c:pt>
                <c:pt idx="49">
                  <c:v>-2.1586700597312301</c:v>
                </c:pt>
                <c:pt idx="50">
                  <c:v>-2.1762052670219201</c:v>
                </c:pt>
                <c:pt idx="51">
                  <c:v>-2.2035648723955901</c:v>
                </c:pt>
                <c:pt idx="52">
                  <c:v>-2.2416379702487799</c:v>
                </c:pt>
                <c:pt idx="53">
                  <c:v>-2.29143072129505</c:v>
                </c:pt>
                <c:pt idx="54">
                  <c:v>-2.3542730582488249</c:v>
                </c:pt>
                <c:pt idx="55">
                  <c:v>-2.43135925817039</c:v>
                </c:pt>
                <c:pt idx="56">
                  <c:v>-2.5240900513768398</c:v>
                </c:pt>
                <c:pt idx="57">
                  <c:v>-2.6339942955345901</c:v>
                </c:pt>
                <c:pt idx="58">
                  <c:v>-2.7628524688044749</c:v>
                </c:pt>
                <c:pt idx="59">
                  <c:v>-2.9125176793282201</c:v>
                </c:pt>
                <c:pt idx="60">
                  <c:v>-3.0850797226447151</c:v>
                </c:pt>
                <c:pt idx="61">
                  <c:v>-3.2829265997799899</c:v>
                </c:pt>
                <c:pt idx="62">
                  <c:v>-3.50862301287109</c:v>
                </c:pt>
                <c:pt idx="63">
                  <c:v>-3.7651243882766847</c:v>
                </c:pt>
                <c:pt idx="64">
                  <c:v>-4.05570098828598</c:v>
                </c:pt>
                <c:pt idx="65">
                  <c:v>-4.3840549452997948</c:v>
                </c:pt>
                <c:pt idx="66">
                  <c:v>-4.7543518432381999</c:v>
                </c:pt>
                <c:pt idx="67">
                  <c:v>-5.1713798946131</c:v>
                </c:pt>
                <c:pt idx="68">
                  <c:v>-5.6404594574404001</c:v>
                </c:pt>
                <c:pt idx="69">
                  <c:v>-6.1677422017975996</c:v>
                </c:pt>
                <c:pt idx="70">
                  <c:v>-6.7603528696268498</c:v>
                </c:pt>
                <c:pt idx="71">
                  <c:v>-7.4262865085000502</c:v>
                </c:pt>
                <c:pt idx="72">
                  <c:v>-8.1749744569446001</c:v>
                </c:pt>
                <c:pt idx="73">
                  <c:v>-9.0172079987683507</c:v>
                </c:pt>
                <c:pt idx="74">
                  <c:v>-9.9655730819320496</c:v>
                </c:pt>
                <c:pt idx="75">
                  <c:v>-11.0347535914277</c:v>
                </c:pt>
                <c:pt idx="76">
                  <c:v>-12.242110519594799</c:v>
                </c:pt>
                <c:pt idx="77">
                  <c:v>-13.607965040508052</c:v>
                </c:pt>
                <c:pt idx="78">
                  <c:v>-15.156595300573098</c:v>
                </c:pt>
                <c:pt idx="79">
                  <c:v>-16.916768360291449</c:v>
                </c:pt>
                <c:pt idx="80">
                  <c:v>-18.887008631854847</c:v>
                </c:pt>
              </c:numCache>
            </c:numRef>
          </c:yVal>
          <c:smooth val="0"/>
        </c:ser>
        <c:ser>
          <c:idx val="13"/>
          <c:order val="12"/>
          <c:tx>
            <c:v>N=18</c:v>
          </c:tx>
          <c:spPr>
            <a:ln>
              <a:solidFill>
                <a:srgbClr val="92D050"/>
              </a:solidFill>
            </a:ln>
          </c:spPr>
          <c:marker>
            <c:symbol val="none"/>
          </c:marker>
          <c:xVal>
            <c:numRef>
              <c:f>'sup_Lobbato_hehs4 (adi)'!$A$2:$A$82</c:f>
              <c:numCache>
                <c:formatCode>0.000000</c:formatCode>
                <c:ptCount val="81"/>
                <c:pt idx="0">
                  <c:v>3.9968028886505604E-15</c:v>
                </c:pt>
                <c:pt idx="1">
                  <c:v>1.2500000000003999E-2</c:v>
                </c:pt>
                <c:pt idx="2">
                  <c:v>2.5000000000002999E-2</c:v>
                </c:pt>
                <c:pt idx="3">
                  <c:v>3.7500000000003003E-2</c:v>
                </c:pt>
                <c:pt idx="4">
                  <c:v>5.0000000000003E-2</c:v>
                </c:pt>
                <c:pt idx="5">
                  <c:v>6.2500000000002998E-2</c:v>
                </c:pt>
                <c:pt idx="6">
                  <c:v>7.5000000000002995E-2</c:v>
                </c:pt>
                <c:pt idx="7">
                  <c:v>8.7500000000003006E-2</c:v>
                </c:pt>
                <c:pt idx="8">
                  <c:v>0.100000000000003</c:v>
                </c:pt>
                <c:pt idx="9">
                  <c:v>0.112500000000003</c:v>
                </c:pt>
                <c:pt idx="10">
                  <c:v>0.125000000000003</c:v>
                </c:pt>
                <c:pt idx="11">
                  <c:v>0.13750000000000301</c:v>
                </c:pt>
                <c:pt idx="12">
                  <c:v>0.15000000000000299</c:v>
                </c:pt>
                <c:pt idx="13">
                  <c:v>0.162500000000003</c:v>
                </c:pt>
                <c:pt idx="14">
                  <c:v>0.17500000000000299</c:v>
                </c:pt>
                <c:pt idx="15">
                  <c:v>0.187500000000003</c:v>
                </c:pt>
                <c:pt idx="16">
                  <c:v>0.20000000000000301</c:v>
                </c:pt>
                <c:pt idx="17">
                  <c:v>0.21250000000000299</c:v>
                </c:pt>
                <c:pt idx="18">
                  <c:v>0.225000000000003</c:v>
                </c:pt>
                <c:pt idx="19">
                  <c:v>0.23750000000000299</c:v>
                </c:pt>
                <c:pt idx="20">
                  <c:v>0.250000000000003</c:v>
                </c:pt>
                <c:pt idx="21">
                  <c:v>0.26250000000000301</c:v>
                </c:pt>
                <c:pt idx="22">
                  <c:v>0.27500000000000302</c:v>
                </c:pt>
                <c:pt idx="23">
                  <c:v>0.28750000000000298</c:v>
                </c:pt>
                <c:pt idx="24">
                  <c:v>0.30000000000000199</c:v>
                </c:pt>
                <c:pt idx="25">
                  <c:v>0.312500000000002</c:v>
                </c:pt>
                <c:pt idx="26">
                  <c:v>0.32500000000000201</c:v>
                </c:pt>
                <c:pt idx="27">
                  <c:v>0.33750000000000202</c:v>
                </c:pt>
                <c:pt idx="28">
                  <c:v>0.35000000000000198</c:v>
                </c:pt>
                <c:pt idx="29">
                  <c:v>0.36250000000000199</c:v>
                </c:pt>
                <c:pt idx="30">
                  <c:v>0.375000000000002</c:v>
                </c:pt>
                <c:pt idx="31">
                  <c:v>0.38750000000000201</c:v>
                </c:pt>
                <c:pt idx="32">
                  <c:v>0.40000000000000202</c:v>
                </c:pt>
                <c:pt idx="33">
                  <c:v>0.41250000000000198</c:v>
                </c:pt>
                <c:pt idx="34">
                  <c:v>0.42500000000000199</c:v>
                </c:pt>
                <c:pt idx="35">
                  <c:v>0.437500000000002</c:v>
                </c:pt>
                <c:pt idx="36">
                  <c:v>0.45000000000000201</c:v>
                </c:pt>
                <c:pt idx="37">
                  <c:v>0.46250000000000202</c:v>
                </c:pt>
                <c:pt idx="38">
                  <c:v>0.47500000000000198</c:v>
                </c:pt>
                <c:pt idx="39">
                  <c:v>0.48750000000000199</c:v>
                </c:pt>
                <c:pt idx="40">
                  <c:v>0.500000000000002</c:v>
                </c:pt>
                <c:pt idx="41">
                  <c:v>0.51250000000000195</c:v>
                </c:pt>
                <c:pt idx="42">
                  <c:v>0.52500000000000202</c:v>
                </c:pt>
                <c:pt idx="43">
                  <c:v>0.53750000000000198</c:v>
                </c:pt>
                <c:pt idx="44">
                  <c:v>0.55000000000000204</c:v>
                </c:pt>
                <c:pt idx="45">
                  <c:v>0.562500000000002</c:v>
                </c:pt>
                <c:pt idx="46">
                  <c:v>0.57500000000000195</c:v>
                </c:pt>
                <c:pt idx="47">
                  <c:v>0.58750000000000102</c:v>
                </c:pt>
                <c:pt idx="48">
                  <c:v>0.60000000000000098</c:v>
                </c:pt>
                <c:pt idx="49">
                  <c:v>0.61250000000000104</c:v>
                </c:pt>
                <c:pt idx="50">
                  <c:v>0.625000000000001</c:v>
                </c:pt>
                <c:pt idx="51">
                  <c:v>0.63750000000000095</c:v>
                </c:pt>
                <c:pt idx="52">
                  <c:v>0.65000000000000102</c:v>
                </c:pt>
                <c:pt idx="53">
                  <c:v>0.66250000000000098</c:v>
                </c:pt>
                <c:pt idx="54">
                  <c:v>0.67500000000000104</c:v>
                </c:pt>
                <c:pt idx="55">
                  <c:v>0.687500000000001</c:v>
                </c:pt>
                <c:pt idx="56">
                  <c:v>0.70000000000000095</c:v>
                </c:pt>
                <c:pt idx="57">
                  <c:v>0.71250000000000102</c:v>
                </c:pt>
                <c:pt idx="58">
                  <c:v>0.72500000000000098</c:v>
                </c:pt>
                <c:pt idx="59">
                  <c:v>0.73750000000000104</c:v>
                </c:pt>
                <c:pt idx="60">
                  <c:v>0.750000000000001</c:v>
                </c:pt>
                <c:pt idx="61">
                  <c:v>0.76250000000000095</c:v>
                </c:pt>
                <c:pt idx="62">
                  <c:v>0.77500000000000102</c:v>
                </c:pt>
                <c:pt idx="63">
                  <c:v>0.78750000000000098</c:v>
                </c:pt>
                <c:pt idx="64">
                  <c:v>0.80000000000000104</c:v>
                </c:pt>
                <c:pt idx="65">
                  <c:v>0.812500000000001</c:v>
                </c:pt>
                <c:pt idx="66">
                  <c:v>0.82500000000000095</c:v>
                </c:pt>
                <c:pt idx="67">
                  <c:v>0.83750000000000102</c:v>
                </c:pt>
                <c:pt idx="68">
                  <c:v>0.85000000000000098</c:v>
                </c:pt>
                <c:pt idx="69">
                  <c:v>0.86250000000000004</c:v>
                </c:pt>
                <c:pt idx="70">
                  <c:v>0.875</c:v>
                </c:pt>
                <c:pt idx="71">
                  <c:v>0.88749999999999996</c:v>
                </c:pt>
                <c:pt idx="72">
                  <c:v>0.9</c:v>
                </c:pt>
                <c:pt idx="73">
                  <c:v>0.91249999999999998</c:v>
                </c:pt>
                <c:pt idx="74">
                  <c:v>0.92500000000000004</c:v>
                </c:pt>
                <c:pt idx="75">
                  <c:v>0.9375</c:v>
                </c:pt>
                <c:pt idx="76">
                  <c:v>0.95</c:v>
                </c:pt>
                <c:pt idx="77">
                  <c:v>0.96250000000000002</c:v>
                </c:pt>
                <c:pt idx="78">
                  <c:v>0.97499999999999998</c:v>
                </c:pt>
                <c:pt idx="79">
                  <c:v>0.98750000000000004</c:v>
                </c:pt>
                <c:pt idx="80">
                  <c:v>1</c:v>
                </c:pt>
              </c:numCache>
            </c:numRef>
          </c:xVal>
          <c:yVal>
            <c:numRef>
              <c:f>'sup_Lobbato_hehs4 (adi)'!$N$2:$N$82</c:f>
              <c:numCache>
                <c:formatCode>0.00E+00</c:formatCode>
                <c:ptCount val="81"/>
                <c:pt idx="0">
                  <c:v>0</c:v>
                </c:pt>
                <c:pt idx="1">
                  <c:v>-3.9409110677405601</c:v>
                </c:pt>
                <c:pt idx="2">
                  <c:v>-3.8829572761899498</c:v>
                </c:pt>
                <c:pt idx="3">
                  <c:v>-3.8558570675366903</c:v>
                </c:pt>
                <c:pt idx="4">
                  <c:v>-3.8377524841812254</c:v>
                </c:pt>
                <c:pt idx="5">
                  <c:v>-3.8212690096422102</c:v>
                </c:pt>
                <c:pt idx="6">
                  <c:v>-3.803965083209055</c:v>
                </c:pt>
                <c:pt idx="7">
                  <c:v>-3.7842138762783599</c:v>
                </c:pt>
                <c:pt idx="8">
                  <c:v>-3.7621114046543198</c:v>
                </c:pt>
                <c:pt idx="9">
                  <c:v>-3.73721637646794</c:v>
                </c:pt>
                <c:pt idx="10">
                  <c:v>-3.7104766941952851</c:v>
                </c:pt>
                <c:pt idx="11">
                  <c:v>-3.680872076552975</c:v>
                </c:pt>
                <c:pt idx="12">
                  <c:v>-3.6488480130673651</c:v>
                </c:pt>
                <c:pt idx="13">
                  <c:v>-3.6148009157020149</c:v>
                </c:pt>
                <c:pt idx="14">
                  <c:v>-3.5787169860356749</c:v>
                </c:pt>
                <c:pt idx="15">
                  <c:v>-3.54057326884026</c:v>
                </c:pt>
                <c:pt idx="16">
                  <c:v>-3.5002675055237953</c:v>
                </c:pt>
                <c:pt idx="17">
                  <c:v>-3.4583349926162099</c:v>
                </c:pt>
                <c:pt idx="18">
                  <c:v>-3.4146465834452249</c:v>
                </c:pt>
                <c:pt idx="19">
                  <c:v>-3.36942634890561</c:v>
                </c:pt>
                <c:pt idx="20">
                  <c:v>-3.3227003136299502</c:v>
                </c:pt>
                <c:pt idx="21">
                  <c:v>-3.2746038470712397</c:v>
                </c:pt>
                <c:pt idx="22">
                  <c:v>-3.2252322199377801</c:v>
                </c:pt>
                <c:pt idx="23">
                  <c:v>-3.1747202541641051</c:v>
                </c:pt>
                <c:pt idx="24">
                  <c:v>-3.1231287708493101</c:v>
                </c:pt>
                <c:pt idx="25">
                  <c:v>-3.0707682179145097</c:v>
                </c:pt>
                <c:pt idx="26">
                  <c:v>-3.0177522421590899</c:v>
                </c:pt>
                <c:pt idx="27">
                  <c:v>-2.9639212808659701</c:v>
                </c:pt>
                <c:pt idx="28">
                  <c:v>-2.9100925183867301</c:v>
                </c:pt>
                <c:pt idx="29">
                  <c:v>-2.8559403813082351</c:v>
                </c:pt>
                <c:pt idx="30">
                  <c:v>-2.8018688137792949</c:v>
                </c:pt>
                <c:pt idx="31">
                  <c:v>-2.7479579390598099</c:v>
                </c:pt>
                <c:pt idx="32">
                  <c:v>-2.6945272851036051</c:v>
                </c:pt>
                <c:pt idx="33">
                  <c:v>-2.641702881893595</c:v>
                </c:pt>
                <c:pt idx="34">
                  <c:v>-2.5896453127441701</c:v>
                </c:pt>
                <c:pt idx="35">
                  <c:v>-2.5385557822042499</c:v>
                </c:pt>
                <c:pt idx="36">
                  <c:v>-2.4888978927393701</c:v>
                </c:pt>
                <c:pt idx="37">
                  <c:v>-2.44120707019218</c:v>
                </c:pt>
                <c:pt idx="38">
                  <c:v>-2.3954980457595951</c:v>
                </c:pt>
                <c:pt idx="39">
                  <c:v>-2.3522881577072798</c:v>
                </c:pt>
                <c:pt idx="40">
                  <c:v>-2.3118603889771401</c:v>
                </c:pt>
                <c:pt idx="41">
                  <c:v>-2.2749849154587247</c:v>
                </c:pt>
                <c:pt idx="42">
                  <c:v>-2.2417052082049049</c:v>
                </c:pt>
                <c:pt idx="43">
                  <c:v>-2.2126799952295451</c:v>
                </c:pt>
                <c:pt idx="44">
                  <c:v>-2.18849746912956</c:v>
                </c:pt>
                <c:pt idx="45">
                  <c:v>-2.1696243761518099</c:v>
                </c:pt>
                <c:pt idx="46">
                  <c:v>-2.15641933577409</c:v>
                </c:pt>
                <c:pt idx="47">
                  <c:v>-2.1499494721901948</c:v>
                </c:pt>
                <c:pt idx="48">
                  <c:v>-2.1506664411035148</c:v>
                </c:pt>
                <c:pt idx="49">
                  <c:v>-2.15941931492205</c:v>
                </c:pt>
                <c:pt idx="50">
                  <c:v>-2.1769408094725398</c:v>
                </c:pt>
                <c:pt idx="51">
                  <c:v>-2.204260212105825</c:v>
                </c:pt>
                <c:pt idx="52">
                  <c:v>-2.24226735962056</c:v>
                </c:pt>
                <c:pt idx="53">
                  <c:v>-2.2919704775231349</c:v>
                </c:pt>
                <c:pt idx="54">
                  <c:v>-2.3547020380848402</c:v>
                </c:pt>
                <c:pt idx="55">
                  <c:v>-2.43165925455944</c:v>
                </c:pt>
                <c:pt idx="56">
                  <c:v>-2.5242473777278298</c:v>
                </c:pt>
                <c:pt idx="57">
                  <c:v>-2.6340003860059098</c:v>
                </c:pt>
                <c:pt idx="58">
                  <c:v>-2.7627045063689799</c:v>
                </c:pt>
                <c:pt idx="59">
                  <c:v>-2.91221913715539</c:v>
                </c:pt>
                <c:pt idx="60">
                  <c:v>-3.0846412122375551</c:v>
                </c:pt>
                <c:pt idx="61">
                  <c:v>-3.2823662812040295</c:v>
                </c:pt>
                <c:pt idx="62">
                  <c:v>-3.5079664976525002</c:v>
                </c:pt>
                <c:pt idx="63">
                  <c:v>-3.7644047799460503</c:v>
                </c:pt>
                <c:pt idx="64">
                  <c:v>-4.0549583765962849</c:v>
                </c:pt>
                <c:pt idx="65">
                  <c:v>-4.383335555368455</c:v>
                </c:pt>
                <c:pt idx="66">
                  <c:v>-4.7537068703676049</c:v>
                </c:pt>
                <c:pt idx="67">
                  <c:v>-5.1708639173663</c:v>
                </c:pt>
                <c:pt idx="68">
                  <c:v>-5.64012837765915</c:v>
                </c:pt>
                <c:pt idx="69">
                  <c:v>-6.1676510098131505</c:v>
                </c:pt>
                <c:pt idx="70">
                  <c:v>-6.76055314158575</c:v>
                </c:pt>
                <c:pt idx="71">
                  <c:v>-7.4268234623764</c:v>
                </c:pt>
                <c:pt idx="72">
                  <c:v>-8.1758843324881489</c:v>
                </c:pt>
                <c:pt idx="73">
                  <c:v>-9.0185157042076991</c:v>
                </c:pt>
                <c:pt idx="74">
                  <c:v>-9.9672898770992511</c:v>
                </c:pt>
                <c:pt idx="75">
                  <c:v>-11.036875928747401</c:v>
                </c:pt>
                <c:pt idx="76">
                  <c:v>-12.244619645983949</c:v>
                </c:pt>
                <c:pt idx="77">
                  <c:v>-13.610828064041149</c:v>
                </c:pt>
                <c:pt idx="78">
                  <c:v>-15.1597678395906</c:v>
                </c:pt>
                <c:pt idx="79">
                  <c:v>-16.920199529472601</c:v>
                </c:pt>
                <c:pt idx="80">
                  <c:v>-18.8906748196714</c:v>
                </c:pt>
              </c:numCache>
            </c:numRef>
          </c:yVal>
          <c:smooth val="0"/>
        </c:ser>
        <c:ser>
          <c:idx val="7"/>
          <c:order val="13"/>
          <c:tx>
            <c:v>Reference</c:v>
          </c:tx>
          <c:spPr>
            <a:ln w="25400">
              <a:solidFill>
                <a:schemeClr val="tx1"/>
              </a:solidFill>
              <a:prstDash val="lgDash"/>
            </a:ln>
          </c:spPr>
          <c:marker>
            <c:symbol val="none"/>
          </c:marker>
          <c:xVal>
            <c:numRef>
              <c:f>'sup_Lobbato_hehs4 (adi)'!$A$2:$A$83</c:f>
              <c:numCache>
                <c:formatCode>0.000000</c:formatCode>
                <c:ptCount val="82"/>
                <c:pt idx="0">
                  <c:v>3.9968028886505604E-15</c:v>
                </c:pt>
                <c:pt idx="1">
                  <c:v>1.2500000000003999E-2</c:v>
                </c:pt>
                <c:pt idx="2">
                  <c:v>2.5000000000002999E-2</c:v>
                </c:pt>
                <c:pt idx="3">
                  <c:v>3.7500000000003003E-2</c:v>
                </c:pt>
                <c:pt idx="4">
                  <c:v>5.0000000000003E-2</c:v>
                </c:pt>
                <c:pt idx="5">
                  <c:v>6.2500000000002998E-2</c:v>
                </c:pt>
                <c:pt idx="6">
                  <c:v>7.5000000000002995E-2</c:v>
                </c:pt>
                <c:pt idx="7">
                  <c:v>8.7500000000003006E-2</c:v>
                </c:pt>
                <c:pt idx="8">
                  <c:v>0.100000000000003</c:v>
                </c:pt>
                <c:pt idx="9">
                  <c:v>0.112500000000003</c:v>
                </c:pt>
                <c:pt idx="10">
                  <c:v>0.125000000000003</c:v>
                </c:pt>
                <c:pt idx="11">
                  <c:v>0.13750000000000301</c:v>
                </c:pt>
                <c:pt idx="12">
                  <c:v>0.15000000000000299</c:v>
                </c:pt>
                <c:pt idx="13">
                  <c:v>0.162500000000003</c:v>
                </c:pt>
                <c:pt idx="14">
                  <c:v>0.17500000000000299</c:v>
                </c:pt>
                <c:pt idx="15">
                  <c:v>0.187500000000003</c:v>
                </c:pt>
                <c:pt idx="16">
                  <c:v>0.20000000000000301</c:v>
                </c:pt>
                <c:pt idx="17">
                  <c:v>0.21250000000000299</c:v>
                </c:pt>
                <c:pt idx="18">
                  <c:v>0.225000000000003</c:v>
                </c:pt>
                <c:pt idx="19">
                  <c:v>0.23750000000000299</c:v>
                </c:pt>
                <c:pt idx="20">
                  <c:v>0.250000000000003</c:v>
                </c:pt>
                <c:pt idx="21">
                  <c:v>0.26250000000000301</c:v>
                </c:pt>
                <c:pt idx="22">
                  <c:v>0.27500000000000302</c:v>
                </c:pt>
                <c:pt idx="23">
                  <c:v>0.28750000000000298</c:v>
                </c:pt>
                <c:pt idx="24">
                  <c:v>0.30000000000000199</c:v>
                </c:pt>
                <c:pt idx="25">
                  <c:v>0.312500000000002</c:v>
                </c:pt>
                <c:pt idx="26">
                  <c:v>0.32500000000000201</c:v>
                </c:pt>
                <c:pt idx="27">
                  <c:v>0.33750000000000202</c:v>
                </c:pt>
                <c:pt idx="28">
                  <c:v>0.35000000000000198</c:v>
                </c:pt>
                <c:pt idx="29">
                  <c:v>0.36250000000000199</c:v>
                </c:pt>
                <c:pt idx="30">
                  <c:v>0.375000000000002</c:v>
                </c:pt>
                <c:pt idx="31">
                  <c:v>0.38750000000000201</c:v>
                </c:pt>
                <c:pt idx="32">
                  <c:v>0.40000000000000202</c:v>
                </c:pt>
                <c:pt idx="33">
                  <c:v>0.41250000000000198</c:v>
                </c:pt>
                <c:pt idx="34">
                  <c:v>0.42500000000000199</c:v>
                </c:pt>
                <c:pt idx="35">
                  <c:v>0.437500000000002</c:v>
                </c:pt>
                <c:pt idx="36">
                  <c:v>0.45000000000000201</c:v>
                </c:pt>
                <c:pt idx="37">
                  <c:v>0.46250000000000202</c:v>
                </c:pt>
                <c:pt idx="38">
                  <c:v>0.47500000000000198</c:v>
                </c:pt>
                <c:pt idx="39">
                  <c:v>0.48750000000000199</c:v>
                </c:pt>
                <c:pt idx="40">
                  <c:v>0.500000000000002</c:v>
                </c:pt>
                <c:pt idx="41">
                  <c:v>0.51250000000000195</c:v>
                </c:pt>
                <c:pt idx="42">
                  <c:v>0.52500000000000202</c:v>
                </c:pt>
                <c:pt idx="43">
                  <c:v>0.53750000000000198</c:v>
                </c:pt>
                <c:pt idx="44">
                  <c:v>0.55000000000000204</c:v>
                </c:pt>
                <c:pt idx="45">
                  <c:v>0.562500000000002</c:v>
                </c:pt>
                <c:pt idx="46">
                  <c:v>0.57500000000000195</c:v>
                </c:pt>
                <c:pt idx="47">
                  <c:v>0.58750000000000102</c:v>
                </c:pt>
                <c:pt idx="48">
                  <c:v>0.60000000000000098</c:v>
                </c:pt>
                <c:pt idx="49">
                  <c:v>0.61250000000000104</c:v>
                </c:pt>
                <c:pt idx="50">
                  <c:v>0.625000000000001</c:v>
                </c:pt>
                <c:pt idx="51">
                  <c:v>0.63750000000000095</c:v>
                </c:pt>
                <c:pt idx="52">
                  <c:v>0.65000000000000102</c:v>
                </c:pt>
                <c:pt idx="53">
                  <c:v>0.66250000000000098</c:v>
                </c:pt>
                <c:pt idx="54">
                  <c:v>0.67500000000000104</c:v>
                </c:pt>
                <c:pt idx="55">
                  <c:v>0.687500000000001</c:v>
                </c:pt>
                <c:pt idx="56">
                  <c:v>0.70000000000000095</c:v>
                </c:pt>
                <c:pt idx="57">
                  <c:v>0.71250000000000102</c:v>
                </c:pt>
                <c:pt idx="58">
                  <c:v>0.72500000000000098</c:v>
                </c:pt>
                <c:pt idx="59">
                  <c:v>0.73750000000000104</c:v>
                </c:pt>
                <c:pt idx="60">
                  <c:v>0.750000000000001</c:v>
                </c:pt>
                <c:pt idx="61">
                  <c:v>0.76250000000000095</c:v>
                </c:pt>
                <c:pt idx="62">
                  <c:v>0.77500000000000102</c:v>
                </c:pt>
                <c:pt idx="63">
                  <c:v>0.78750000000000098</c:v>
                </c:pt>
                <c:pt idx="64">
                  <c:v>0.80000000000000104</c:v>
                </c:pt>
                <c:pt idx="65">
                  <c:v>0.812500000000001</c:v>
                </c:pt>
                <c:pt idx="66">
                  <c:v>0.82500000000000095</c:v>
                </c:pt>
                <c:pt idx="67">
                  <c:v>0.83750000000000102</c:v>
                </c:pt>
                <c:pt idx="68">
                  <c:v>0.85000000000000098</c:v>
                </c:pt>
                <c:pt idx="69">
                  <c:v>0.86250000000000004</c:v>
                </c:pt>
                <c:pt idx="70">
                  <c:v>0.875</c:v>
                </c:pt>
                <c:pt idx="71">
                  <c:v>0.88749999999999996</c:v>
                </c:pt>
                <c:pt idx="72">
                  <c:v>0.9</c:v>
                </c:pt>
                <c:pt idx="73">
                  <c:v>0.91249999999999998</c:v>
                </c:pt>
                <c:pt idx="74">
                  <c:v>0.92500000000000004</c:v>
                </c:pt>
                <c:pt idx="75">
                  <c:v>0.9375</c:v>
                </c:pt>
                <c:pt idx="76">
                  <c:v>0.95</c:v>
                </c:pt>
                <c:pt idx="77">
                  <c:v>0.96250000000000002</c:v>
                </c:pt>
                <c:pt idx="78">
                  <c:v>0.97499999999999998</c:v>
                </c:pt>
                <c:pt idx="79">
                  <c:v>0.98750000000000004</c:v>
                </c:pt>
                <c:pt idx="80">
                  <c:v>1</c:v>
                </c:pt>
              </c:numCache>
            </c:numRef>
          </c:xVal>
          <c:yVal>
            <c:numRef>
              <c:f>'sup_Lobbato_hehs4 (adi)'!$O$2:$O$82</c:f>
              <c:numCache>
                <c:formatCode>0.00E+00</c:formatCode>
                <c:ptCount val="81"/>
                <c:pt idx="0">
                  <c:v>0</c:v>
                </c:pt>
                <c:pt idx="1">
                  <c:v>-3.7648648869806998</c:v>
                </c:pt>
                <c:pt idx="2">
                  <c:v>-3.7592677052291252</c:v>
                </c:pt>
                <c:pt idx="3">
                  <c:v>-3.7509561525120096</c:v>
                </c:pt>
                <c:pt idx="4">
                  <c:v>-3.7400280073008196</c:v>
                </c:pt>
                <c:pt idx="5">
                  <c:v>-3.7265659009472052</c:v>
                </c:pt>
                <c:pt idx="6">
                  <c:v>-3.7106433452431249</c:v>
                </c:pt>
                <c:pt idx="7">
                  <c:v>-3.6923280692501548</c:v>
                </c:pt>
                <c:pt idx="8">
                  <c:v>-3.6716841407010348</c:v>
                </c:pt>
                <c:pt idx="9">
                  <c:v>-3.6487736518099099</c:v>
                </c:pt>
                <c:pt idx="10">
                  <c:v>-3.6236578474884196</c:v>
                </c:pt>
                <c:pt idx="11">
                  <c:v>-3.5963980988756097</c:v>
                </c:pt>
                <c:pt idx="12">
                  <c:v>-3.5670567610012647</c:v>
                </c:pt>
                <c:pt idx="13">
                  <c:v>-3.5356978235808598</c:v>
                </c:pt>
                <c:pt idx="14">
                  <c:v>-3.5023875598993102</c:v>
                </c:pt>
                <c:pt idx="15">
                  <c:v>-3.4671950969206451</c:v>
                </c:pt>
                <c:pt idx="16">
                  <c:v>-3.4301929974660048</c:v>
                </c:pt>
                <c:pt idx="17">
                  <c:v>-3.3914577499148599</c:v>
                </c:pt>
                <c:pt idx="18">
                  <c:v>-3.3510702792608149</c:v>
                </c:pt>
                <c:pt idx="19">
                  <c:v>-3.3091164849700001</c:v>
                </c:pt>
                <c:pt idx="20">
                  <c:v>-3.2656877412228602</c:v>
                </c:pt>
                <c:pt idx="21">
                  <c:v>-3.2208814111496045</c:v>
                </c:pt>
                <c:pt idx="22">
                  <c:v>-3.1748014266706899</c:v>
                </c:pt>
                <c:pt idx="23">
                  <c:v>-3.127558844801825</c:v>
                </c:pt>
                <c:pt idx="24">
                  <c:v>-3.07927242716449</c:v>
                </c:pt>
                <c:pt idx="25">
                  <c:v>-3.0300693166480697</c:v>
                </c:pt>
                <c:pt idx="26">
                  <c:v>-2.9800856122672998</c:v>
                </c:pt>
                <c:pt idx="27">
                  <c:v>-2.9294671814971798</c:v>
                </c:pt>
                <c:pt idx="28">
                  <c:v>-2.878370451937895</c:v>
                </c:pt>
                <c:pt idx="29">
                  <c:v>-2.8269632710078652</c:v>
                </c:pt>
                <c:pt idx="30">
                  <c:v>-2.7754259597939051</c:v>
                </c:pt>
                <c:pt idx="31">
                  <c:v>-2.7239525483388851</c:v>
                </c:pt>
                <c:pt idx="32">
                  <c:v>-2.672751705526295</c:v>
                </c:pt>
                <c:pt idx="33">
                  <c:v>-2.6220488008038201</c:v>
                </c:pt>
                <c:pt idx="34">
                  <c:v>-2.5720871243730747</c:v>
                </c:pt>
                <c:pt idx="35">
                  <c:v>-2.5231303344004248</c:v>
                </c:pt>
                <c:pt idx="36">
                  <c:v>-2.4754646809242651</c:v>
                </c:pt>
                <c:pt idx="37">
                  <c:v>-2.4294019758563898</c:v>
                </c:pt>
                <c:pt idx="38">
                  <c:v>-2.38528184691038</c:v>
                </c:pt>
                <c:pt idx="39">
                  <c:v>-2.34347418261844</c:v>
                </c:pt>
                <c:pt idx="40">
                  <c:v>-2.3043783204544601</c:v>
                </c:pt>
                <c:pt idx="41">
                  <c:v>-2.2684197232684502</c:v>
                </c:pt>
                <c:pt idx="42">
                  <c:v>-2.2360420105210101</c:v>
                </c:pt>
                <c:pt idx="43">
                  <c:v>-2.2076443903242149</c:v>
                </c:pt>
                <c:pt idx="44">
                  <c:v>-2.183672253753385</c:v>
                </c:pt>
                <c:pt idx="45">
                  <c:v>-2.1647351668056549</c:v>
                </c:pt>
                <c:pt idx="46">
                  <c:v>-2.1514484713767947</c:v>
                </c:pt>
                <c:pt idx="47">
                  <c:v>-2.1444595614614648</c:v>
                </c:pt>
                <c:pt idx="48">
                  <c:v>-2.144459261192285</c:v>
                </c:pt>
                <c:pt idx="49">
                  <c:v>-2.1521900965814202</c:v>
                </c:pt>
                <c:pt idx="50">
                  <c:v>-2.16845389435814</c:v>
                </c:pt>
                <c:pt idx="51">
                  <c:v>-2.1941195297861751</c:v>
                </c:pt>
                <c:pt idx="52">
                  <c:v>-2.2301313106889951</c:v>
                </c:pt>
                <c:pt idx="53">
                  <c:v>-2.27751823403853</c:v>
                </c:pt>
                <c:pt idx="54">
                  <c:v>-2.3374044521521098</c:v>
                </c:pt>
                <c:pt idx="55">
                  <c:v>-2.4110211451262797</c:v>
                </c:pt>
                <c:pt idx="56">
                  <c:v>-2.4997200309424601</c:v>
                </c:pt>
                <c:pt idx="57">
                  <c:v>-2.6049889677887696</c:v>
                </c:pt>
                <c:pt idx="58">
                  <c:v>-2.7284698362466351</c:v>
                </c:pt>
                <c:pt idx="59">
                  <c:v>-2.871979272865985</c:v>
                </c:pt>
                <c:pt idx="60">
                  <c:v>-3.0375326661414048</c:v>
                </c:pt>
                <c:pt idx="61">
                  <c:v>-3.2273721156182198</c:v>
                </c:pt>
                <c:pt idx="62">
                  <c:v>-3.4439989556482651</c:v>
                </c:pt>
                <c:pt idx="63">
                  <c:v>-3.6902119044536952</c:v>
                </c:pt>
                <c:pt idx="64">
                  <c:v>-3.96915179666642</c:v>
                </c:pt>
                <c:pt idx="65">
                  <c:v>-4.2843542647250352</c:v>
                </c:pt>
                <c:pt idx="66">
                  <c:v>-4.6398120204059605</c:v>
                </c:pt>
                <c:pt idx="67">
                  <c:v>-5.04004866300955</c:v>
                </c:pt>
                <c:pt idx="68">
                  <c:v>-5.4902066273573507</c:v>
                </c:pt>
                <c:pt idx="69">
                  <c:v>-5.9961523936953496</c:v>
                </c:pt>
                <c:pt idx="70">
                  <c:v>-6.5646024552217002</c:v>
                </c:pt>
                <c:pt idx="71">
                  <c:v>-7.2032756353962499</c:v>
                </c:pt>
                <c:pt idx="72">
                  <c:v>-7.9210772951504493</c:v>
                </c:pt>
                <c:pt idx="73">
                  <c:v>-8.7283236770875003</c:v>
                </c:pt>
                <c:pt idx="74">
                  <c:v>-9.6370167713406012</c:v>
                </c:pt>
                <c:pt idx="75">
                  <c:v>-10.6611823500236</c:v>
                </c:pt>
                <c:pt idx="76">
                  <c:v>-11.817288600496699</c:v>
                </c:pt>
                <c:pt idx="77">
                  <c:v>-13.124767951890499</c:v>
                </c:pt>
                <c:pt idx="78">
                  <c:v>-14.60667176319985</c:v>
                </c:pt>
                <c:pt idx="79">
                  <c:v>-16.290497751605599</c:v>
                </c:pt>
                <c:pt idx="80">
                  <c:v>-18.173655217611447</c:v>
                </c:pt>
              </c:numCache>
            </c:numRef>
          </c:yVal>
          <c:smooth val="0"/>
        </c:ser>
        <c:dLbls>
          <c:showLegendKey val="0"/>
          <c:showVal val="0"/>
          <c:showCatName val="0"/>
          <c:showSerName val="0"/>
          <c:showPercent val="0"/>
          <c:showBubbleSize val="0"/>
        </c:dLbls>
        <c:axId val="598887056"/>
        <c:axId val="598876864"/>
        <c:extLst>
          <c:ext xmlns:c15="http://schemas.microsoft.com/office/drawing/2012/chart" uri="{02D57815-91ED-43cb-92C2-25804820EDAC}">
            <c15:filteredScatterSeries>
              <c15:ser>
                <c:idx val="0"/>
                <c:order val="0"/>
                <c:tx>
                  <c:v>N=3</c:v>
                </c:tx>
                <c:spPr>
                  <a:ln w="19050" cap="rnd">
                    <a:solidFill>
                      <a:schemeClr val="accent1"/>
                    </a:solidFill>
                    <a:round/>
                  </a:ln>
                  <a:effectLst/>
                </c:spPr>
                <c:marker>
                  <c:symbol val="none"/>
                </c:marker>
                <c:xVal>
                  <c:numRef>
                    <c:extLst>
                      <c:ext uri="{02D57815-91ED-43cb-92C2-25804820EDAC}">
                        <c15:formulaRef>
                          <c15:sqref>'sup_Lobbato_hehs4 (adi)'!$A$2:$A$82</c15:sqref>
                        </c15:formulaRef>
                      </c:ext>
                    </c:extLst>
                    <c:numCache>
                      <c:formatCode>0.000000</c:formatCode>
                      <c:ptCount val="81"/>
                      <c:pt idx="0">
                        <c:v>3.9968028886505604E-15</c:v>
                      </c:pt>
                      <c:pt idx="1">
                        <c:v>1.2500000000003999E-2</c:v>
                      </c:pt>
                      <c:pt idx="2">
                        <c:v>2.5000000000002999E-2</c:v>
                      </c:pt>
                      <c:pt idx="3">
                        <c:v>3.7500000000003003E-2</c:v>
                      </c:pt>
                      <c:pt idx="4">
                        <c:v>5.0000000000003E-2</c:v>
                      </c:pt>
                      <c:pt idx="5">
                        <c:v>6.2500000000002998E-2</c:v>
                      </c:pt>
                      <c:pt idx="6">
                        <c:v>7.5000000000002995E-2</c:v>
                      </c:pt>
                      <c:pt idx="7">
                        <c:v>8.7500000000003006E-2</c:v>
                      </c:pt>
                      <c:pt idx="8">
                        <c:v>0.100000000000003</c:v>
                      </c:pt>
                      <c:pt idx="9">
                        <c:v>0.112500000000003</c:v>
                      </c:pt>
                      <c:pt idx="10">
                        <c:v>0.125000000000003</c:v>
                      </c:pt>
                      <c:pt idx="11">
                        <c:v>0.13750000000000301</c:v>
                      </c:pt>
                      <c:pt idx="12">
                        <c:v>0.15000000000000299</c:v>
                      </c:pt>
                      <c:pt idx="13">
                        <c:v>0.162500000000003</c:v>
                      </c:pt>
                      <c:pt idx="14">
                        <c:v>0.17500000000000299</c:v>
                      </c:pt>
                      <c:pt idx="15">
                        <c:v>0.187500000000003</c:v>
                      </c:pt>
                      <c:pt idx="16">
                        <c:v>0.20000000000000301</c:v>
                      </c:pt>
                      <c:pt idx="17">
                        <c:v>0.21250000000000299</c:v>
                      </c:pt>
                      <c:pt idx="18">
                        <c:v>0.225000000000003</c:v>
                      </c:pt>
                      <c:pt idx="19">
                        <c:v>0.23750000000000299</c:v>
                      </c:pt>
                      <c:pt idx="20">
                        <c:v>0.250000000000003</c:v>
                      </c:pt>
                      <c:pt idx="21">
                        <c:v>0.26250000000000301</c:v>
                      </c:pt>
                      <c:pt idx="22">
                        <c:v>0.27500000000000302</c:v>
                      </c:pt>
                      <c:pt idx="23">
                        <c:v>0.28750000000000298</c:v>
                      </c:pt>
                      <c:pt idx="24">
                        <c:v>0.30000000000000199</c:v>
                      </c:pt>
                      <c:pt idx="25">
                        <c:v>0.312500000000002</c:v>
                      </c:pt>
                      <c:pt idx="26">
                        <c:v>0.32500000000000201</c:v>
                      </c:pt>
                      <c:pt idx="27">
                        <c:v>0.33750000000000202</c:v>
                      </c:pt>
                      <c:pt idx="28">
                        <c:v>0.35000000000000198</c:v>
                      </c:pt>
                      <c:pt idx="29">
                        <c:v>0.36250000000000199</c:v>
                      </c:pt>
                      <c:pt idx="30">
                        <c:v>0.375000000000002</c:v>
                      </c:pt>
                      <c:pt idx="31">
                        <c:v>0.38750000000000201</c:v>
                      </c:pt>
                      <c:pt idx="32">
                        <c:v>0.40000000000000202</c:v>
                      </c:pt>
                      <c:pt idx="33">
                        <c:v>0.41250000000000198</c:v>
                      </c:pt>
                      <c:pt idx="34">
                        <c:v>0.42500000000000199</c:v>
                      </c:pt>
                      <c:pt idx="35">
                        <c:v>0.437500000000002</c:v>
                      </c:pt>
                      <c:pt idx="36">
                        <c:v>0.45000000000000201</c:v>
                      </c:pt>
                      <c:pt idx="37">
                        <c:v>0.46250000000000202</c:v>
                      </c:pt>
                      <c:pt idx="38">
                        <c:v>0.47500000000000198</c:v>
                      </c:pt>
                      <c:pt idx="39">
                        <c:v>0.48750000000000199</c:v>
                      </c:pt>
                      <c:pt idx="40">
                        <c:v>0.500000000000002</c:v>
                      </c:pt>
                      <c:pt idx="41">
                        <c:v>0.51250000000000195</c:v>
                      </c:pt>
                      <c:pt idx="42">
                        <c:v>0.52500000000000202</c:v>
                      </c:pt>
                      <c:pt idx="43">
                        <c:v>0.53750000000000198</c:v>
                      </c:pt>
                      <c:pt idx="44">
                        <c:v>0.55000000000000204</c:v>
                      </c:pt>
                      <c:pt idx="45">
                        <c:v>0.562500000000002</c:v>
                      </c:pt>
                      <c:pt idx="46">
                        <c:v>0.57500000000000195</c:v>
                      </c:pt>
                      <c:pt idx="47">
                        <c:v>0.58750000000000102</c:v>
                      </c:pt>
                      <c:pt idx="48">
                        <c:v>0.60000000000000098</c:v>
                      </c:pt>
                      <c:pt idx="49">
                        <c:v>0.61250000000000104</c:v>
                      </c:pt>
                      <c:pt idx="50">
                        <c:v>0.625000000000001</c:v>
                      </c:pt>
                      <c:pt idx="51">
                        <c:v>0.63750000000000095</c:v>
                      </c:pt>
                      <c:pt idx="52">
                        <c:v>0.65000000000000102</c:v>
                      </c:pt>
                      <c:pt idx="53">
                        <c:v>0.66250000000000098</c:v>
                      </c:pt>
                      <c:pt idx="54">
                        <c:v>0.67500000000000104</c:v>
                      </c:pt>
                      <c:pt idx="55">
                        <c:v>0.687500000000001</c:v>
                      </c:pt>
                      <c:pt idx="56">
                        <c:v>0.70000000000000095</c:v>
                      </c:pt>
                      <c:pt idx="57">
                        <c:v>0.71250000000000102</c:v>
                      </c:pt>
                      <c:pt idx="58">
                        <c:v>0.72500000000000098</c:v>
                      </c:pt>
                      <c:pt idx="59">
                        <c:v>0.73750000000000104</c:v>
                      </c:pt>
                      <c:pt idx="60">
                        <c:v>0.750000000000001</c:v>
                      </c:pt>
                      <c:pt idx="61">
                        <c:v>0.76250000000000095</c:v>
                      </c:pt>
                      <c:pt idx="62">
                        <c:v>0.77500000000000102</c:v>
                      </c:pt>
                      <c:pt idx="63">
                        <c:v>0.78750000000000098</c:v>
                      </c:pt>
                      <c:pt idx="64">
                        <c:v>0.80000000000000104</c:v>
                      </c:pt>
                      <c:pt idx="65">
                        <c:v>0.812500000000001</c:v>
                      </c:pt>
                      <c:pt idx="66">
                        <c:v>0.82500000000000095</c:v>
                      </c:pt>
                      <c:pt idx="67">
                        <c:v>0.83750000000000102</c:v>
                      </c:pt>
                      <c:pt idx="68">
                        <c:v>0.85000000000000098</c:v>
                      </c:pt>
                      <c:pt idx="69">
                        <c:v>0.86250000000000004</c:v>
                      </c:pt>
                      <c:pt idx="70">
                        <c:v>0.875</c:v>
                      </c:pt>
                      <c:pt idx="71">
                        <c:v>0.88749999999999996</c:v>
                      </c:pt>
                      <c:pt idx="72">
                        <c:v>0.9</c:v>
                      </c:pt>
                      <c:pt idx="73">
                        <c:v>0.91249999999999998</c:v>
                      </c:pt>
                      <c:pt idx="74">
                        <c:v>0.92500000000000004</c:v>
                      </c:pt>
                      <c:pt idx="75">
                        <c:v>0.9375</c:v>
                      </c:pt>
                      <c:pt idx="76">
                        <c:v>0.95</c:v>
                      </c:pt>
                      <c:pt idx="77">
                        <c:v>0.96250000000000002</c:v>
                      </c:pt>
                      <c:pt idx="78">
                        <c:v>0.97499999999999998</c:v>
                      </c:pt>
                      <c:pt idx="79">
                        <c:v>0.98750000000000004</c:v>
                      </c:pt>
                      <c:pt idx="80">
                        <c:v>1</c:v>
                      </c:pt>
                    </c:numCache>
                  </c:numRef>
                </c:xVal>
                <c:yVal>
                  <c:numRef>
                    <c:extLst>
                      <c:ext uri="{02D57815-91ED-43cb-92C2-25804820EDAC}">
                        <c15:formulaRef>
                          <c15:sqref>'sup_Lobbato_hehs4 (adi)'!$B$2:$B$82</c15:sqref>
                        </c15:formulaRef>
                      </c:ext>
                    </c:extLst>
                    <c:numCache>
                      <c:formatCode>0.00E+00</c:formatCode>
                      <c:ptCount val="81"/>
                      <c:pt idx="0">
                        <c:v>0</c:v>
                      </c:pt>
                      <c:pt idx="1">
                        <c:v>-0.1058269991966945</c:v>
                      </c:pt>
                      <c:pt idx="2">
                        <c:v>-0.207377742786097</c:v>
                      </c:pt>
                      <c:pt idx="3">
                        <c:v>-0.30503480134580852</c:v>
                      </c:pt>
                      <c:pt idx="4">
                        <c:v>-0.3991341135142335</c:v>
                      </c:pt>
                      <c:pt idx="5">
                        <c:v>-0.48997226795532056</c:v>
                      </c:pt>
                      <c:pt idx="6">
                        <c:v>-0.57781242931097498</c:v>
                      </c:pt>
                      <c:pt idx="7">
                        <c:v>-0.66288919440323002</c:v>
                      </c:pt>
                      <c:pt idx="8">
                        <c:v>-0.74541260529536502</c:v>
                      </c:pt>
                      <c:pt idx="9">
                        <c:v>-0.82557148715915996</c:v>
                      </c:pt>
                      <c:pt idx="10">
                        <c:v>-0.90353624256474507</c:v>
                      </c:pt>
                      <c:pt idx="11">
                        <c:v>-0.97946120491363509</c:v>
                      </c:pt>
                      <c:pt idx="12">
                        <c:v>-1.0534866323503</c:v>
                      </c:pt>
                      <c:pt idx="13">
                        <c:v>-1.1257404056787699</c:v>
                      </c:pt>
                      <c:pt idx="14">
                        <c:v>-1.196339481407835</c:v>
                      </c:pt>
                      <c:pt idx="15">
                        <c:v>-1.2653911404547249</c:v>
                      </c:pt>
                      <c:pt idx="16">
                        <c:v>-1.33299406771174</c:v>
                      </c:pt>
                      <c:pt idx="17">
                        <c:v>-1.3992392884008999</c:v>
                      </c:pt>
                      <c:pt idx="18">
                        <c:v>-1.4642109824931651</c:v>
                      </c:pt>
                      <c:pt idx="19">
                        <c:v>-1.5279871984426801</c:v>
                      </c:pt>
                      <c:pt idx="20">
                        <c:v>-1.59064047761392</c:v>
                      </c:pt>
                      <c:pt idx="21">
                        <c:v>-1.6522384057634749</c:v>
                      </c:pt>
                      <c:pt idx="22">
                        <c:v>-1.71284409934638</c:v>
                      </c:pt>
                      <c:pt idx="23">
                        <c:v>-1.7725166376002601</c:v>
                      </c:pt>
                      <c:pt idx="24">
                        <c:v>-1.8313114461057751</c:v>
                      </c:pt>
                      <c:pt idx="25">
                        <c:v>-1.88928063930931</c:v>
                      </c:pt>
                      <c:pt idx="26">
                        <c:v>-1.9464733274623101</c:v>
                      </c:pt>
                      <c:pt idx="27">
                        <c:v>-2.00293589194716</c:v>
                      </c:pt>
                      <c:pt idx="28">
                        <c:v>-2.05871223333487</c:v>
                      </c:pt>
                      <c:pt idx="29">
                        <c:v>-2.113843995565345</c:v>
                      </c:pt>
                      <c:pt idx="30">
                        <c:v>-2.1683707688567848</c:v>
                      </c:pt>
                      <c:pt idx="31">
                        <c:v>-2.2223302746584297</c:v>
                      </c:pt>
                      <c:pt idx="32">
                        <c:v>-2.2757585341177902</c:v>
                      </c:pt>
                      <c:pt idx="33">
                        <c:v>-2.3286900223135301</c:v>
                      </c:pt>
                      <c:pt idx="34">
                        <c:v>-2.3811578098830801</c:v>
                      </c:pt>
                      <c:pt idx="35">
                        <c:v>-2.433193693460185</c:v>
                      </c:pt>
                      <c:pt idx="36">
                        <c:v>-2.4848283167393648</c:v>
                      </c:pt>
                      <c:pt idx="37">
                        <c:v>-2.5360912825692101</c:v>
                      </c:pt>
                      <c:pt idx="38">
                        <c:v>-2.5870112577574149</c:v>
                      </c:pt>
                      <c:pt idx="39">
                        <c:v>-2.6376160712314998</c:v>
                      </c:pt>
                      <c:pt idx="40">
                        <c:v>-2.687932806320025</c:v>
                      </c:pt>
                      <c:pt idx="41">
                        <c:v>-2.7379878884717952</c:v>
                      </c:pt>
                      <c:pt idx="42">
                        <c:v>-2.7878071682541301</c:v>
                      </c:pt>
                      <c:pt idx="43">
                        <c:v>-2.8374160012568703</c:v>
                      </c:pt>
                      <c:pt idx="44">
                        <c:v>-2.8868393245821649</c:v>
                      </c:pt>
                      <c:pt idx="45">
                        <c:v>-2.93610173137521</c:v>
                      </c:pt>
                      <c:pt idx="46">
                        <c:v>-2.9852275431119599</c:v>
                      </c:pt>
                      <c:pt idx="47">
                        <c:v>-3.0342408808702999</c:v>
                      </c:pt>
                      <c:pt idx="48">
                        <c:v>-3.0831657357288753</c:v>
                      </c:pt>
                      <c:pt idx="49">
                        <c:v>-3.132026038743545</c:v>
                      </c:pt>
                      <c:pt idx="50">
                        <c:v>-3.1808457315821803</c:v>
                      </c:pt>
                      <c:pt idx="51">
                        <c:v>-3.2296488374402252</c:v>
                      </c:pt>
                      <c:pt idx="52">
                        <c:v>-3.278459533592045</c:v>
                      </c:pt>
                      <c:pt idx="53">
                        <c:v>-3.327302225671315</c:v>
                      </c:pt>
                      <c:pt idx="54">
                        <c:v>-3.3762016245255402</c:v>
                      </c:pt>
                      <c:pt idx="55">
                        <c:v>-3.4251828260646597</c:v>
                      </c:pt>
                      <c:pt idx="56">
                        <c:v>-3.4742713950466353</c:v>
                      </c:pt>
                      <c:pt idx="57">
                        <c:v>-3.5234934533868651</c:v>
                      </c:pt>
                      <c:pt idx="58">
                        <c:v>-3.5728757737695802</c:v>
                      </c:pt>
                      <c:pt idx="59">
                        <c:v>-3.6224458798776551</c:v>
                      </c:pt>
                      <c:pt idx="60">
                        <c:v>-3.67223215364137</c:v>
                      </c:pt>
                      <c:pt idx="61">
                        <c:v>-3.7222639513304303</c:v>
                      </c:pt>
                      <c:pt idx="62">
                        <c:v>-3.7725717294190146</c:v>
                      </c:pt>
                      <c:pt idx="63">
                        <c:v>-3.823187181983605</c:v>
                      </c:pt>
                      <c:pt idx="64">
                        <c:v>-3.8741433911532446</c:v>
                      </c:pt>
                      <c:pt idx="65">
                        <c:v>-3.9254749929544097</c:v>
                      </c:pt>
                      <c:pt idx="66">
                        <c:v>-3.9772183606565497</c:v>
                      </c:pt>
                      <c:pt idx="67">
                        <c:v>-4.0294118083737001</c:v>
                      </c:pt>
                      <c:pt idx="68">
                        <c:v>-4.0820958185462803</c:v>
                      </c:pt>
                      <c:pt idx="69">
                        <c:v>-4.1353132965386497</c:v>
                      </c:pt>
                      <c:pt idx="70">
                        <c:v>-4.1891098570901999</c:v>
                      </c:pt>
                      <c:pt idx="71">
                        <c:v>-4.2435341484935005</c:v>
                      </c:pt>
                      <c:pt idx="72">
                        <c:v>-4.29863821980077</c:v>
                      </c:pt>
                      <c:pt idx="73">
                        <c:v>-4.3544779397597448</c:v>
                      </c:pt>
                      <c:pt idx="74">
                        <c:v>-4.4111134765940951</c:v>
                      </c:pt>
                      <c:pt idx="75">
                        <c:v>-4.4686098493697548</c:v>
                      </c:pt>
                      <c:pt idx="76">
                        <c:v>-4.5270375655090493</c:v>
                      </c:pt>
                      <c:pt idx="77">
                        <c:v>-4.5864733611866857</c:v>
                      </c:pt>
                      <c:pt idx="78">
                        <c:v>-4.6470010654298246</c:v>
                      </c:pt>
                      <c:pt idx="79">
                        <c:v>-4.7087126146222804</c:v>
                      </c:pt>
                      <c:pt idx="80">
                        <c:v>-4.7712826813535996</c:v>
                      </c:pt>
                    </c:numCache>
                  </c:numRef>
                </c:yVal>
                <c:smooth val="0"/>
              </c15:ser>
            </c15:filteredScatterSeries>
            <c15:filteredScatterSeries>
              <c15:ser>
                <c:idx val="2"/>
                <c:order val="2"/>
                <c:tx>
                  <c:v>N=5</c:v>
                </c:tx>
                <c:spPr>
                  <a:ln w="19050" cap="rnd">
                    <a:solidFill>
                      <a:schemeClr val="accent3"/>
                    </a:solidFill>
                    <a:round/>
                  </a:ln>
                  <a:effectLst/>
                </c:spPr>
                <c:marker>
                  <c:symbol val="none"/>
                </c:marker>
                <c:xVal>
                  <c:numRef>
                    <c:extLst xmlns:c15="http://schemas.microsoft.com/office/drawing/2012/chart">
                      <c:ext xmlns:c15="http://schemas.microsoft.com/office/drawing/2012/chart" uri="{02D57815-91ED-43cb-92C2-25804820EDAC}">
                        <c15:formulaRef>
                          <c15:sqref>'sup_Lobbato_hehs4 (adi)'!$A$2:$A$83</c15:sqref>
                        </c15:formulaRef>
                      </c:ext>
                    </c:extLst>
                    <c:numCache>
                      <c:formatCode>0.000000</c:formatCode>
                      <c:ptCount val="82"/>
                      <c:pt idx="0">
                        <c:v>3.9968028886505604E-15</c:v>
                      </c:pt>
                      <c:pt idx="1">
                        <c:v>1.2500000000003999E-2</c:v>
                      </c:pt>
                      <c:pt idx="2">
                        <c:v>2.5000000000002999E-2</c:v>
                      </c:pt>
                      <c:pt idx="3">
                        <c:v>3.7500000000003003E-2</c:v>
                      </c:pt>
                      <c:pt idx="4">
                        <c:v>5.0000000000003E-2</c:v>
                      </c:pt>
                      <c:pt idx="5">
                        <c:v>6.2500000000002998E-2</c:v>
                      </c:pt>
                      <c:pt idx="6">
                        <c:v>7.5000000000002995E-2</c:v>
                      </c:pt>
                      <c:pt idx="7">
                        <c:v>8.7500000000003006E-2</c:v>
                      </c:pt>
                      <c:pt idx="8">
                        <c:v>0.100000000000003</c:v>
                      </c:pt>
                      <c:pt idx="9">
                        <c:v>0.112500000000003</c:v>
                      </c:pt>
                      <c:pt idx="10">
                        <c:v>0.125000000000003</c:v>
                      </c:pt>
                      <c:pt idx="11">
                        <c:v>0.13750000000000301</c:v>
                      </c:pt>
                      <c:pt idx="12">
                        <c:v>0.15000000000000299</c:v>
                      </c:pt>
                      <c:pt idx="13">
                        <c:v>0.162500000000003</c:v>
                      </c:pt>
                      <c:pt idx="14">
                        <c:v>0.17500000000000299</c:v>
                      </c:pt>
                      <c:pt idx="15">
                        <c:v>0.187500000000003</c:v>
                      </c:pt>
                      <c:pt idx="16">
                        <c:v>0.20000000000000301</c:v>
                      </c:pt>
                      <c:pt idx="17">
                        <c:v>0.21250000000000299</c:v>
                      </c:pt>
                      <c:pt idx="18">
                        <c:v>0.225000000000003</c:v>
                      </c:pt>
                      <c:pt idx="19">
                        <c:v>0.23750000000000299</c:v>
                      </c:pt>
                      <c:pt idx="20">
                        <c:v>0.250000000000003</c:v>
                      </c:pt>
                      <c:pt idx="21">
                        <c:v>0.26250000000000301</c:v>
                      </c:pt>
                      <c:pt idx="22">
                        <c:v>0.27500000000000302</c:v>
                      </c:pt>
                      <c:pt idx="23">
                        <c:v>0.28750000000000298</c:v>
                      </c:pt>
                      <c:pt idx="24">
                        <c:v>0.30000000000000199</c:v>
                      </c:pt>
                      <c:pt idx="25">
                        <c:v>0.312500000000002</c:v>
                      </c:pt>
                      <c:pt idx="26">
                        <c:v>0.32500000000000201</c:v>
                      </c:pt>
                      <c:pt idx="27">
                        <c:v>0.33750000000000202</c:v>
                      </c:pt>
                      <c:pt idx="28">
                        <c:v>0.35000000000000198</c:v>
                      </c:pt>
                      <c:pt idx="29">
                        <c:v>0.36250000000000199</c:v>
                      </c:pt>
                      <c:pt idx="30">
                        <c:v>0.375000000000002</c:v>
                      </c:pt>
                      <c:pt idx="31">
                        <c:v>0.38750000000000201</c:v>
                      </c:pt>
                      <c:pt idx="32">
                        <c:v>0.40000000000000202</c:v>
                      </c:pt>
                      <c:pt idx="33">
                        <c:v>0.41250000000000198</c:v>
                      </c:pt>
                      <c:pt idx="34">
                        <c:v>0.42500000000000199</c:v>
                      </c:pt>
                      <c:pt idx="35">
                        <c:v>0.437500000000002</c:v>
                      </c:pt>
                      <c:pt idx="36">
                        <c:v>0.45000000000000201</c:v>
                      </c:pt>
                      <c:pt idx="37">
                        <c:v>0.46250000000000202</c:v>
                      </c:pt>
                      <c:pt idx="38">
                        <c:v>0.47500000000000198</c:v>
                      </c:pt>
                      <c:pt idx="39">
                        <c:v>0.48750000000000199</c:v>
                      </c:pt>
                      <c:pt idx="40">
                        <c:v>0.500000000000002</c:v>
                      </c:pt>
                      <c:pt idx="41">
                        <c:v>0.51250000000000195</c:v>
                      </c:pt>
                      <c:pt idx="42">
                        <c:v>0.52500000000000202</c:v>
                      </c:pt>
                      <c:pt idx="43">
                        <c:v>0.53750000000000198</c:v>
                      </c:pt>
                      <c:pt idx="44">
                        <c:v>0.55000000000000204</c:v>
                      </c:pt>
                      <c:pt idx="45">
                        <c:v>0.562500000000002</c:v>
                      </c:pt>
                      <c:pt idx="46">
                        <c:v>0.57500000000000195</c:v>
                      </c:pt>
                      <c:pt idx="47">
                        <c:v>0.58750000000000102</c:v>
                      </c:pt>
                      <c:pt idx="48">
                        <c:v>0.60000000000000098</c:v>
                      </c:pt>
                      <c:pt idx="49">
                        <c:v>0.61250000000000104</c:v>
                      </c:pt>
                      <c:pt idx="50">
                        <c:v>0.625000000000001</c:v>
                      </c:pt>
                      <c:pt idx="51">
                        <c:v>0.63750000000000095</c:v>
                      </c:pt>
                      <c:pt idx="52">
                        <c:v>0.65000000000000102</c:v>
                      </c:pt>
                      <c:pt idx="53">
                        <c:v>0.66250000000000098</c:v>
                      </c:pt>
                      <c:pt idx="54">
                        <c:v>0.67500000000000104</c:v>
                      </c:pt>
                      <c:pt idx="55">
                        <c:v>0.687500000000001</c:v>
                      </c:pt>
                      <c:pt idx="56">
                        <c:v>0.70000000000000095</c:v>
                      </c:pt>
                      <c:pt idx="57">
                        <c:v>0.71250000000000102</c:v>
                      </c:pt>
                      <c:pt idx="58">
                        <c:v>0.72500000000000098</c:v>
                      </c:pt>
                      <c:pt idx="59">
                        <c:v>0.73750000000000104</c:v>
                      </c:pt>
                      <c:pt idx="60">
                        <c:v>0.750000000000001</c:v>
                      </c:pt>
                      <c:pt idx="61">
                        <c:v>0.76250000000000095</c:v>
                      </c:pt>
                      <c:pt idx="62">
                        <c:v>0.77500000000000102</c:v>
                      </c:pt>
                      <c:pt idx="63">
                        <c:v>0.78750000000000098</c:v>
                      </c:pt>
                      <c:pt idx="64">
                        <c:v>0.80000000000000104</c:v>
                      </c:pt>
                      <c:pt idx="65">
                        <c:v>0.812500000000001</c:v>
                      </c:pt>
                      <c:pt idx="66">
                        <c:v>0.82500000000000095</c:v>
                      </c:pt>
                      <c:pt idx="67">
                        <c:v>0.83750000000000102</c:v>
                      </c:pt>
                      <c:pt idx="68">
                        <c:v>0.85000000000000098</c:v>
                      </c:pt>
                      <c:pt idx="69">
                        <c:v>0.86250000000000004</c:v>
                      </c:pt>
                      <c:pt idx="70">
                        <c:v>0.875</c:v>
                      </c:pt>
                      <c:pt idx="71">
                        <c:v>0.88749999999999996</c:v>
                      </c:pt>
                      <c:pt idx="72">
                        <c:v>0.9</c:v>
                      </c:pt>
                      <c:pt idx="73">
                        <c:v>0.91249999999999998</c:v>
                      </c:pt>
                      <c:pt idx="74">
                        <c:v>0.92500000000000004</c:v>
                      </c:pt>
                      <c:pt idx="75">
                        <c:v>0.9375</c:v>
                      </c:pt>
                      <c:pt idx="76">
                        <c:v>0.95</c:v>
                      </c:pt>
                      <c:pt idx="77">
                        <c:v>0.96250000000000002</c:v>
                      </c:pt>
                      <c:pt idx="78">
                        <c:v>0.97499999999999998</c:v>
                      </c:pt>
                      <c:pt idx="79">
                        <c:v>0.98750000000000004</c:v>
                      </c:pt>
                      <c:pt idx="80">
                        <c:v>1</c:v>
                      </c:pt>
                    </c:numCache>
                  </c:numRef>
                </c:xVal>
                <c:yVal>
                  <c:numRef>
                    <c:extLst xmlns:c15="http://schemas.microsoft.com/office/drawing/2012/chart">
                      <c:ext xmlns:c15="http://schemas.microsoft.com/office/drawing/2012/chart" uri="{02D57815-91ED-43cb-92C2-25804820EDAC}">
                        <c15:formulaRef>
                          <c15:sqref>'sup_Lobbato_hehs4 (adi)'!$D$2:$D$82</c15:sqref>
                        </c15:formulaRef>
                      </c:ext>
                    </c:extLst>
                    <c:numCache>
                      <c:formatCode>0.00E+00</c:formatCode>
                      <c:ptCount val="81"/>
                      <c:pt idx="0">
                        <c:v>0</c:v>
                      </c:pt>
                      <c:pt idx="1">
                        <c:v>-3.4505631764978553</c:v>
                      </c:pt>
                      <c:pt idx="2">
                        <c:v>-3.4647275768764603</c:v>
                      </c:pt>
                      <c:pt idx="3">
                        <c:v>-3.4770202129643701</c:v>
                      </c:pt>
                      <c:pt idx="4">
                        <c:v>-3.4873776941823849</c:v>
                      </c:pt>
                      <c:pt idx="5">
                        <c:v>-3.4957454988917398</c:v>
                      </c:pt>
                      <c:pt idx="6">
                        <c:v>-3.5020821985593651</c:v>
                      </c:pt>
                      <c:pt idx="7">
                        <c:v>-3.5063419814678198</c:v>
                      </c:pt>
                      <c:pt idx="8">
                        <c:v>-3.5085032194523897</c:v>
                      </c:pt>
                      <c:pt idx="9">
                        <c:v>-3.5085382180633302</c:v>
                      </c:pt>
                      <c:pt idx="10">
                        <c:v>-3.506447561924035</c:v>
                      </c:pt>
                      <c:pt idx="11">
                        <c:v>-3.5021930030538697</c:v>
                      </c:pt>
                      <c:pt idx="12">
                        <c:v>-3.4957798484392697</c:v>
                      </c:pt>
                      <c:pt idx="13">
                        <c:v>-3.4872135266382949</c:v>
                      </c:pt>
                      <c:pt idx="14">
                        <c:v>-3.4764886909320949</c:v>
                      </c:pt>
                      <c:pt idx="15">
                        <c:v>-3.4636046122018151</c:v>
                      </c:pt>
                      <c:pt idx="16">
                        <c:v>-3.448567479747775</c:v>
                      </c:pt>
                      <c:pt idx="17">
                        <c:v>-3.4314135623126445</c:v>
                      </c:pt>
                      <c:pt idx="18">
                        <c:v>-3.4121490489105297</c:v>
                      </c:pt>
                      <c:pt idx="19">
                        <c:v>-3.3908002149555152</c:v>
                      </c:pt>
                      <c:pt idx="20">
                        <c:v>-3.3673895771188804</c:v>
                      </c:pt>
                      <c:pt idx="21">
                        <c:v>-3.3419522690272152</c:v>
                      </c:pt>
                      <c:pt idx="22">
                        <c:v>-3.3145261322875399</c:v>
                      </c:pt>
                      <c:pt idx="23">
                        <c:v>-3.2851577065317299</c:v>
                      </c:pt>
                      <c:pt idx="24">
                        <c:v>-3.253897069245395</c:v>
                      </c:pt>
                      <c:pt idx="25">
                        <c:v>-3.2208203230939096</c:v>
                      </c:pt>
                      <c:pt idx="26">
                        <c:v>-3.1859804824032603</c:v>
                      </c:pt>
                      <c:pt idx="27">
                        <c:v>-3.1494208844611302</c:v>
                      </c:pt>
                      <c:pt idx="28">
                        <c:v>-3.1112861053254099</c:v>
                      </c:pt>
                      <c:pt idx="29">
                        <c:v>-3.0716063349713898</c:v>
                      </c:pt>
                      <c:pt idx="30">
                        <c:v>-3.0305219232584948</c:v>
                      </c:pt>
                      <c:pt idx="31">
                        <c:v>-2.98811594404533</c:v>
                      </c:pt>
                      <c:pt idx="32">
                        <c:v>-2.944534214589535</c:v>
                      </c:pt>
                      <c:pt idx="33">
                        <c:v>-2.8998774839241301</c:v>
                      </c:pt>
                      <c:pt idx="34">
                        <c:v>-2.85430244179121</c:v>
                      </c:pt>
                      <c:pt idx="35">
                        <c:v>-2.8078079242443601</c:v>
                      </c:pt>
                      <c:pt idx="36">
                        <c:v>-2.76026079298369</c:v>
                      </c:pt>
                      <c:pt idx="37">
                        <c:v>-2.71245990783581</c:v>
                      </c:pt>
                      <c:pt idx="38">
                        <c:v>-2.6644846448663748</c:v>
                      </c:pt>
                      <c:pt idx="39">
                        <c:v>-2.6166245610267298</c:v>
                      </c:pt>
                      <c:pt idx="40">
                        <c:v>-2.5690892028021701</c:v>
                      </c:pt>
                      <c:pt idx="41">
                        <c:v>-2.5222514143740353</c:v>
                      </c:pt>
                      <c:pt idx="42">
                        <c:v>-2.4763209555606602</c:v>
                      </c:pt>
                      <c:pt idx="43">
                        <c:v>-2.4316399184803248</c:v>
                      </c:pt>
                      <c:pt idx="44">
                        <c:v>-2.38859272587099</c:v>
                      </c:pt>
                      <c:pt idx="45">
                        <c:v>-2.3475493838034249</c:v>
                      </c:pt>
                      <c:pt idx="46">
                        <c:v>-2.3088410800338401</c:v>
                      </c:pt>
                      <c:pt idx="47">
                        <c:v>-2.2730036515977448</c:v>
                      </c:pt>
                      <c:pt idx="48">
                        <c:v>-2.2404895996181002</c:v>
                      </c:pt>
                      <c:pt idx="49">
                        <c:v>-2.2118397835671848</c:v>
                      </c:pt>
                      <c:pt idx="50">
                        <c:v>-2.1876062763245097</c:v>
                      </c:pt>
                      <c:pt idx="51">
                        <c:v>-2.1684414686539197</c:v>
                      </c:pt>
                      <c:pt idx="52">
                        <c:v>-2.1550134056377397</c:v>
                      </c:pt>
                      <c:pt idx="53">
                        <c:v>-2.14804014107004</c:v>
                      </c:pt>
                      <c:pt idx="54">
                        <c:v>-2.1483632409061753</c:v>
                      </c:pt>
                      <c:pt idx="55">
                        <c:v>-2.1568582296428498</c:v>
                      </c:pt>
                      <c:pt idx="56">
                        <c:v>-2.1744864066401948</c:v>
                      </c:pt>
                      <c:pt idx="57">
                        <c:v>-2.2022968549347901</c:v>
                      </c:pt>
                      <c:pt idx="58">
                        <c:v>-2.2414617995649149</c:v>
                      </c:pt>
                      <c:pt idx="59">
                        <c:v>-2.2932504622796896</c:v>
                      </c:pt>
                      <c:pt idx="60">
                        <c:v>-2.35905893260467</c:v>
                      </c:pt>
                      <c:pt idx="61">
                        <c:v>-2.4404399444305351</c:v>
                      </c:pt>
                      <c:pt idx="62">
                        <c:v>-2.5390936344839852</c:v>
                      </c:pt>
                      <c:pt idx="63">
                        <c:v>-2.6569138368881697</c:v>
                      </c:pt>
                      <c:pt idx="64">
                        <c:v>-2.7959991351814151</c:v>
                      </c:pt>
                      <c:pt idx="65">
                        <c:v>-2.9586888517455852</c:v>
                      </c:pt>
                      <c:pt idx="66">
                        <c:v>-3.1475949133268601</c:v>
                      </c:pt>
                      <c:pt idx="67">
                        <c:v>-3.3656568431298246</c:v>
                      </c:pt>
                      <c:pt idx="68">
                        <c:v>-3.6161684788730803</c:v>
                      </c:pt>
                      <c:pt idx="69">
                        <c:v>-3.9028580709635099</c:v>
                      </c:pt>
                      <c:pt idx="70">
                        <c:v>-4.2299720610480103</c:v>
                      </c:pt>
                      <c:pt idx="71">
                        <c:v>-4.6023348622770301</c:v>
                      </c:pt>
                      <c:pt idx="72">
                        <c:v>-5.0254949322380496</c:v>
                      </c:pt>
                      <c:pt idx="73">
                        <c:v>-5.5058400669446499</c:v>
                      </c:pt>
                      <c:pt idx="74">
                        <c:v>-6.0507765174163506</c:v>
                      </c:pt>
                      <c:pt idx="75">
                        <c:v>-6.6689418440045003</c:v>
                      </c:pt>
                      <c:pt idx="76">
                        <c:v>-7.3704901714486493</c:v>
                      </c:pt>
                      <c:pt idx="77">
                        <c:v>-8.1674180795180504</c:v>
                      </c:pt>
                      <c:pt idx="78">
                        <c:v>-9.074026516167951</c:v>
                      </c:pt>
                      <c:pt idx="79">
                        <c:v>-10.107470404931899</c:v>
                      </c:pt>
                      <c:pt idx="80">
                        <c:v>-11.243841720762699</c:v>
                      </c:pt>
                    </c:numCache>
                  </c:numRef>
                </c:yVal>
                <c:smooth val="0"/>
              </c15:ser>
            </c15:filteredScatterSeries>
            <c15:filteredScatterSeries>
              <c15:ser>
                <c:idx val="4"/>
                <c:order val="4"/>
                <c:tx>
                  <c:v>N=7</c:v>
                </c:tx>
                <c:marker>
                  <c:symbol val="none"/>
                </c:marker>
                <c:xVal>
                  <c:numRef>
                    <c:extLst xmlns:c15="http://schemas.microsoft.com/office/drawing/2012/chart">
                      <c:ext xmlns:c15="http://schemas.microsoft.com/office/drawing/2012/chart" uri="{02D57815-91ED-43cb-92C2-25804820EDAC}">
                        <c15:formulaRef>
                          <c15:sqref>'sup_Lobbato_hehs4 (adi)'!$A$2:$A$83</c15:sqref>
                        </c15:formulaRef>
                      </c:ext>
                    </c:extLst>
                    <c:numCache>
                      <c:formatCode>0.000000</c:formatCode>
                      <c:ptCount val="82"/>
                      <c:pt idx="0">
                        <c:v>3.9968028886505604E-15</c:v>
                      </c:pt>
                      <c:pt idx="1">
                        <c:v>1.2500000000003999E-2</c:v>
                      </c:pt>
                      <c:pt idx="2">
                        <c:v>2.5000000000002999E-2</c:v>
                      </c:pt>
                      <c:pt idx="3">
                        <c:v>3.7500000000003003E-2</c:v>
                      </c:pt>
                      <c:pt idx="4">
                        <c:v>5.0000000000003E-2</c:v>
                      </c:pt>
                      <c:pt idx="5">
                        <c:v>6.2500000000002998E-2</c:v>
                      </c:pt>
                      <c:pt idx="6">
                        <c:v>7.5000000000002995E-2</c:v>
                      </c:pt>
                      <c:pt idx="7">
                        <c:v>8.7500000000003006E-2</c:v>
                      </c:pt>
                      <c:pt idx="8">
                        <c:v>0.100000000000003</c:v>
                      </c:pt>
                      <c:pt idx="9">
                        <c:v>0.112500000000003</c:v>
                      </c:pt>
                      <c:pt idx="10">
                        <c:v>0.125000000000003</c:v>
                      </c:pt>
                      <c:pt idx="11">
                        <c:v>0.13750000000000301</c:v>
                      </c:pt>
                      <c:pt idx="12">
                        <c:v>0.15000000000000299</c:v>
                      </c:pt>
                      <c:pt idx="13">
                        <c:v>0.162500000000003</c:v>
                      </c:pt>
                      <c:pt idx="14">
                        <c:v>0.17500000000000299</c:v>
                      </c:pt>
                      <c:pt idx="15">
                        <c:v>0.187500000000003</c:v>
                      </c:pt>
                      <c:pt idx="16">
                        <c:v>0.20000000000000301</c:v>
                      </c:pt>
                      <c:pt idx="17">
                        <c:v>0.21250000000000299</c:v>
                      </c:pt>
                      <c:pt idx="18">
                        <c:v>0.225000000000003</c:v>
                      </c:pt>
                      <c:pt idx="19">
                        <c:v>0.23750000000000299</c:v>
                      </c:pt>
                      <c:pt idx="20">
                        <c:v>0.250000000000003</c:v>
                      </c:pt>
                      <c:pt idx="21">
                        <c:v>0.26250000000000301</c:v>
                      </c:pt>
                      <c:pt idx="22">
                        <c:v>0.27500000000000302</c:v>
                      </c:pt>
                      <c:pt idx="23">
                        <c:v>0.28750000000000298</c:v>
                      </c:pt>
                      <c:pt idx="24">
                        <c:v>0.30000000000000199</c:v>
                      </c:pt>
                      <c:pt idx="25">
                        <c:v>0.312500000000002</c:v>
                      </c:pt>
                      <c:pt idx="26">
                        <c:v>0.32500000000000201</c:v>
                      </c:pt>
                      <c:pt idx="27">
                        <c:v>0.33750000000000202</c:v>
                      </c:pt>
                      <c:pt idx="28">
                        <c:v>0.35000000000000198</c:v>
                      </c:pt>
                      <c:pt idx="29">
                        <c:v>0.36250000000000199</c:v>
                      </c:pt>
                      <c:pt idx="30">
                        <c:v>0.375000000000002</c:v>
                      </c:pt>
                      <c:pt idx="31">
                        <c:v>0.38750000000000201</c:v>
                      </c:pt>
                      <c:pt idx="32">
                        <c:v>0.40000000000000202</c:v>
                      </c:pt>
                      <c:pt idx="33">
                        <c:v>0.41250000000000198</c:v>
                      </c:pt>
                      <c:pt idx="34">
                        <c:v>0.42500000000000199</c:v>
                      </c:pt>
                      <c:pt idx="35">
                        <c:v>0.437500000000002</c:v>
                      </c:pt>
                      <c:pt idx="36">
                        <c:v>0.45000000000000201</c:v>
                      </c:pt>
                      <c:pt idx="37">
                        <c:v>0.46250000000000202</c:v>
                      </c:pt>
                      <c:pt idx="38">
                        <c:v>0.47500000000000198</c:v>
                      </c:pt>
                      <c:pt idx="39">
                        <c:v>0.48750000000000199</c:v>
                      </c:pt>
                      <c:pt idx="40">
                        <c:v>0.500000000000002</c:v>
                      </c:pt>
                      <c:pt idx="41">
                        <c:v>0.51250000000000195</c:v>
                      </c:pt>
                      <c:pt idx="42">
                        <c:v>0.52500000000000202</c:v>
                      </c:pt>
                      <c:pt idx="43">
                        <c:v>0.53750000000000198</c:v>
                      </c:pt>
                      <c:pt idx="44">
                        <c:v>0.55000000000000204</c:v>
                      </c:pt>
                      <c:pt idx="45">
                        <c:v>0.562500000000002</c:v>
                      </c:pt>
                      <c:pt idx="46">
                        <c:v>0.57500000000000195</c:v>
                      </c:pt>
                      <c:pt idx="47">
                        <c:v>0.58750000000000102</c:v>
                      </c:pt>
                      <c:pt idx="48">
                        <c:v>0.60000000000000098</c:v>
                      </c:pt>
                      <c:pt idx="49">
                        <c:v>0.61250000000000104</c:v>
                      </c:pt>
                      <c:pt idx="50">
                        <c:v>0.625000000000001</c:v>
                      </c:pt>
                      <c:pt idx="51">
                        <c:v>0.63750000000000095</c:v>
                      </c:pt>
                      <c:pt idx="52">
                        <c:v>0.65000000000000102</c:v>
                      </c:pt>
                      <c:pt idx="53">
                        <c:v>0.66250000000000098</c:v>
                      </c:pt>
                      <c:pt idx="54">
                        <c:v>0.67500000000000104</c:v>
                      </c:pt>
                      <c:pt idx="55">
                        <c:v>0.687500000000001</c:v>
                      </c:pt>
                      <c:pt idx="56">
                        <c:v>0.70000000000000095</c:v>
                      </c:pt>
                      <c:pt idx="57">
                        <c:v>0.71250000000000102</c:v>
                      </c:pt>
                      <c:pt idx="58">
                        <c:v>0.72500000000000098</c:v>
                      </c:pt>
                      <c:pt idx="59">
                        <c:v>0.73750000000000104</c:v>
                      </c:pt>
                      <c:pt idx="60">
                        <c:v>0.750000000000001</c:v>
                      </c:pt>
                      <c:pt idx="61">
                        <c:v>0.76250000000000095</c:v>
                      </c:pt>
                      <c:pt idx="62">
                        <c:v>0.77500000000000102</c:v>
                      </c:pt>
                      <c:pt idx="63">
                        <c:v>0.78750000000000098</c:v>
                      </c:pt>
                      <c:pt idx="64">
                        <c:v>0.80000000000000104</c:v>
                      </c:pt>
                      <c:pt idx="65">
                        <c:v>0.812500000000001</c:v>
                      </c:pt>
                      <c:pt idx="66">
                        <c:v>0.82500000000000095</c:v>
                      </c:pt>
                      <c:pt idx="67">
                        <c:v>0.83750000000000102</c:v>
                      </c:pt>
                      <c:pt idx="68">
                        <c:v>0.85000000000000098</c:v>
                      </c:pt>
                      <c:pt idx="69">
                        <c:v>0.86250000000000004</c:v>
                      </c:pt>
                      <c:pt idx="70">
                        <c:v>0.875</c:v>
                      </c:pt>
                      <c:pt idx="71">
                        <c:v>0.88749999999999996</c:v>
                      </c:pt>
                      <c:pt idx="72">
                        <c:v>0.9</c:v>
                      </c:pt>
                      <c:pt idx="73">
                        <c:v>0.91249999999999998</c:v>
                      </c:pt>
                      <c:pt idx="74">
                        <c:v>0.92500000000000004</c:v>
                      </c:pt>
                      <c:pt idx="75">
                        <c:v>0.9375</c:v>
                      </c:pt>
                      <c:pt idx="76">
                        <c:v>0.95</c:v>
                      </c:pt>
                      <c:pt idx="77">
                        <c:v>0.96250000000000002</c:v>
                      </c:pt>
                      <c:pt idx="78">
                        <c:v>0.97499999999999998</c:v>
                      </c:pt>
                      <c:pt idx="79">
                        <c:v>0.98750000000000004</c:v>
                      </c:pt>
                      <c:pt idx="80">
                        <c:v>1</c:v>
                      </c:pt>
                    </c:numCache>
                  </c:numRef>
                </c:xVal>
                <c:yVal>
                  <c:numRef>
                    <c:extLst xmlns:c15="http://schemas.microsoft.com/office/drawing/2012/chart">
                      <c:ext xmlns:c15="http://schemas.microsoft.com/office/drawing/2012/chart" uri="{02D57815-91ED-43cb-92C2-25804820EDAC}">
                        <c15:formulaRef>
                          <c15:sqref>'sup_Lobbato_hehs4 (adi)'!$F$2:$F$82</c15:sqref>
                        </c15:formulaRef>
                      </c:ext>
                    </c:extLst>
                    <c:numCache>
                      <c:formatCode>0.00E+00</c:formatCode>
                      <c:ptCount val="81"/>
                      <c:pt idx="0">
                        <c:v>0</c:v>
                      </c:pt>
                      <c:pt idx="1">
                        <c:v>-4.28749312833581</c:v>
                      </c:pt>
                      <c:pt idx="2">
                        <c:v>-4.2875329611460202</c:v>
                      </c:pt>
                      <c:pt idx="3">
                        <c:v>-4.2812030647782056</c:v>
                      </c:pt>
                      <c:pt idx="4">
                        <c:v>-4.2690953242812855</c:v>
                      </c:pt>
                      <c:pt idx="5">
                        <c:v>-4.2516129002354344</c:v>
                      </c:pt>
                      <c:pt idx="6">
                        <c:v>-4.2291307929571698</c:v>
                      </c:pt>
                      <c:pt idx="7">
                        <c:v>-4.2018504106024253</c:v>
                      </c:pt>
                      <c:pt idx="8">
                        <c:v>-4.1702243922675155</c:v>
                      </c:pt>
                      <c:pt idx="9">
                        <c:v>-4.1344972744423849</c:v>
                      </c:pt>
                      <c:pt idx="10">
                        <c:v>-4.0951200183428247</c:v>
                      </c:pt>
                      <c:pt idx="11">
                        <c:v>-4.051991753441345</c:v>
                      </c:pt>
                      <c:pt idx="12">
                        <c:v>-4.0055274834879402</c:v>
                      </c:pt>
                      <c:pt idx="13">
                        <c:v>-3.9560350430809001</c:v>
                      </c:pt>
                      <c:pt idx="14">
                        <c:v>-3.9036449188775797</c:v>
                      </c:pt>
                      <c:pt idx="15">
                        <c:v>-3.8484979317946197</c:v>
                      </c:pt>
                      <c:pt idx="16">
                        <c:v>-3.7907744314952403</c:v>
                      </c:pt>
                      <c:pt idx="17">
                        <c:v>-3.7308727407079552</c:v>
                      </c:pt>
                      <c:pt idx="18">
                        <c:v>-3.6688937197390201</c:v>
                      </c:pt>
                      <c:pt idx="19">
                        <c:v>-3.605067720050795</c:v>
                      </c:pt>
                      <c:pt idx="20">
                        <c:v>-3.5395629208819051</c:v>
                      </c:pt>
                      <c:pt idx="21">
                        <c:v>-3.4726044123431499</c:v>
                      </c:pt>
                      <c:pt idx="22">
                        <c:v>-3.40440159390986</c:v>
                      </c:pt>
                      <c:pt idx="23">
                        <c:v>-3.3351844434915501</c:v>
                      </c:pt>
                      <c:pt idx="24">
                        <c:v>-3.2651691372088352</c:v>
                      </c:pt>
                      <c:pt idx="25">
                        <c:v>-3.1946793692902351</c:v>
                      </c:pt>
                      <c:pt idx="26">
                        <c:v>-3.1238819577587646</c:v>
                      </c:pt>
                      <c:pt idx="27">
                        <c:v>-3.0528602839581249</c:v>
                      </c:pt>
                      <c:pt idx="28">
                        <c:v>-2.9820772389887149</c:v>
                      </c:pt>
                      <c:pt idx="29">
                        <c:v>-2.9118657647916253</c:v>
                      </c:pt>
                      <c:pt idx="30">
                        <c:v>-2.8428504189385699</c:v>
                      </c:pt>
                      <c:pt idx="31">
                        <c:v>-2.7750772102990497</c:v>
                      </c:pt>
                      <c:pt idx="32">
                        <c:v>-2.7089240620250599</c:v>
                      </c:pt>
                      <c:pt idx="33">
                        <c:v>-2.6446467194966901</c:v>
                      </c:pt>
                      <c:pt idx="34">
                        <c:v>-2.5826123072646849</c:v>
                      </c:pt>
                      <c:pt idx="35">
                        <c:v>-2.5229688754846449</c:v>
                      </c:pt>
                      <c:pt idx="36">
                        <c:v>-2.466256326059475</c:v>
                      </c:pt>
                      <c:pt idx="37">
                        <c:v>-2.4130654449886202</c:v>
                      </c:pt>
                      <c:pt idx="38">
                        <c:v>-2.363448496339235</c:v>
                      </c:pt>
                      <c:pt idx="39">
                        <c:v>-2.31802299968433</c:v>
                      </c:pt>
                      <c:pt idx="40">
                        <c:v>-2.27716207433985</c:v>
                      </c:pt>
                      <c:pt idx="41">
                        <c:v>-2.2418728696988901</c:v>
                      </c:pt>
                      <c:pt idx="42">
                        <c:v>-2.2119706899733949</c:v>
                      </c:pt>
                      <c:pt idx="43">
                        <c:v>-2.188193992510485</c:v>
                      </c:pt>
                      <c:pt idx="44">
                        <c:v>-2.171166388979255</c:v>
                      </c:pt>
                      <c:pt idx="45">
                        <c:v>-2.1613216546337148</c:v>
                      </c:pt>
                      <c:pt idx="46">
                        <c:v>-2.1589349441281449</c:v>
                      </c:pt>
                      <c:pt idx="47">
                        <c:v>-2.1650460895750552</c:v>
                      </c:pt>
                      <c:pt idx="48">
                        <c:v>-2.180049036977715</c:v>
                      </c:pt>
                      <c:pt idx="49">
                        <c:v>-2.2046493989385501</c:v>
                      </c:pt>
                      <c:pt idx="50">
                        <c:v>-2.2394366094618148</c:v>
                      </c:pt>
                      <c:pt idx="51">
                        <c:v>-2.285241159743395</c:v>
                      </c:pt>
                      <c:pt idx="52">
                        <c:v>-2.342748467589205</c:v>
                      </c:pt>
                      <c:pt idx="53">
                        <c:v>-2.4126866387549502</c:v>
                      </c:pt>
                      <c:pt idx="54">
                        <c:v>-2.4960401149291647</c:v>
                      </c:pt>
                      <c:pt idx="55">
                        <c:v>-2.5936665465297701</c:v>
                      </c:pt>
                      <c:pt idx="56">
                        <c:v>-2.7065232248262099</c:v>
                      </c:pt>
                      <c:pt idx="57">
                        <c:v>-2.8356394969831249</c:v>
                      </c:pt>
                      <c:pt idx="58">
                        <c:v>-2.9822055554066447</c:v>
                      </c:pt>
                      <c:pt idx="59">
                        <c:v>-3.1474445166468499</c:v>
                      </c:pt>
                      <c:pt idx="60">
                        <c:v>-3.3327064504740846</c:v>
                      </c:pt>
                      <c:pt idx="61">
                        <c:v>-3.5395288897890751</c:v>
                      </c:pt>
                      <c:pt idx="62">
                        <c:v>-3.7695618020522503</c:v>
                      </c:pt>
                      <c:pt idx="63">
                        <c:v>-4.0246940198036496</c:v>
                      </c:pt>
                      <c:pt idx="64">
                        <c:v>-4.3070318946606303</c:v>
                      </c:pt>
                      <c:pt idx="65">
                        <c:v>-4.6189696427842701</c:v>
                      </c:pt>
                      <c:pt idx="66">
                        <c:v>-4.9632290635370051</c:v>
                      </c:pt>
                      <c:pt idx="67">
                        <c:v>-5.3429713447318496</c:v>
                      </c:pt>
                      <c:pt idx="68">
                        <c:v>-5.7617805408778997</c:v>
                      </c:pt>
                      <c:pt idx="69">
                        <c:v>-6.2238438232117002</c:v>
                      </c:pt>
                      <c:pt idx="70">
                        <c:v>-6.7341005742090001</c:v>
                      </c:pt>
                      <c:pt idx="71">
                        <c:v>-7.2982468205774493</c:v>
                      </c:pt>
                      <c:pt idx="72">
                        <c:v>-7.9230786266566495</c:v>
                      </c:pt>
                      <c:pt idx="73">
                        <c:v>-8.6165891057320003</c:v>
                      </c:pt>
                      <c:pt idx="74">
                        <c:v>-9.38827890991465</c:v>
                      </c:pt>
                      <c:pt idx="75">
                        <c:v>-10.2494736986049</c:v>
                      </c:pt>
                      <c:pt idx="76">
                        <c:v>-11.2138124294821</c:v>
                      </c:pt>
                      <c:pt idx="77">
                        <c:v>-12.2976428954548</c:v>
                      </c:pt>
                      <c:pt idx="78">
                        <c:v>-13.520802084051549</c:v>
                      </c:pt>
                      <c:pt idx="79">
                        <c:v>-14.907294796110349</c:v>
                      </c:pt>
                      <c:pt idx="80">
                        <c:v>-16.448015747199001</c:v>
                      </c:pt>
                    </c:numCache>
                  </c:numRef>
                </c:yVal>
                <c:smooth val="0"/>
              </c15:ser>
            </c15:filteredScatterSeries>
            <c15:filteredScatterSeries>
              <c15:ser>
                <c:idx val="6"/>
                <c:order val="6"/>
                <c:tx>
                  <c:v>N=9</c:v>
                </c:tx>
                <c:marker>
                  <c:symbol val="none"/>
                </c:marker>
                <c:xVal>
                  <c:numRef>
                    <c:extLst xmlns:c15="http://schemas.microsoft.com/office/drawing/2012/chart">
                      <c:ext xmlns:c15="http://schemas.microsoft.com/office/drawing/2012/chart" uri="{02D57815-91ED-43cb-92C2-25804820EDAC}">
                        <c15:formulaRef>
                          <c15:sqref>'sup_Lobbato_hehs4 (adi)'!$A$2:$A$83</c15:sqref>
                        </c15:formulaRef>
                      </c:ext>
                    </c:extLst>
                    <c:numCache>
                      <c:formatCode>0.000000</c:formatCode>
                      <c:ptCount val="82"/>
                      <c:pt idx="0">
                        <c:v>3.9968028886505604E-15</c:v>
                      </c:pt>
                      <c:pt idx="1">
                        <c:v>1.2500000000003999E-2</c:v>
                      </c:pt>
                      <c:pt idx="2">
                        <c:v>2.5000000000002999E-2</c:v>
                      </c:pt>
                      <c:pt idx="3">
                        <c:v>3.7500000000003003E-2</c:v>
                      </c:pt>
                      <c:pt idx="4">
                        <c:v>5.0000000000003E-2</c:v>
                      </c:pt>
                      <c:pt idx="5">
                        <c:v>6.2500000000002998E-2</c:v>
                      </c:pt>
                      <c:pt idx="6">
                        <c:v>7.5000000000002995E-2</c:v>
                      </c:pt>
                      <c:pt idx="7">
                        <c:v>8.7500000000003006E-2</c:v>
                      </c:pt>
                      <c:pt idx="8">
                        <c:v>0.100000000000003</c:v>
                      </c:pt>
                      <c:pt idx="9">
                        <c:v>0.112500000000003</c:v>
                      </c:pt>
                      <c:pt idx="10">
                        <c:v>0.125000000000003</c:v>
                      </c:pt>
                      <c:pt idx="11">
                        <c:v>0.13750000000000301</c:v>
                      </c:pt>
                      <c:pt idx="12">
                        <c:v>0.15000000000000299</c:v>
                      </c:pt>
                      <c:pt idx="13">
                        <c:v>0.162500000000003</c:v>
                      </c:pt>
                      <c:pt idx="14">
                        <c:v>0.17500000000000299</c:v>
                      </c:pt>
                      <c:pt idx="15">
                        <c:v>0.187500000000003</c:v>
                      </c:pt>
                      <c:pt idx="16">
                        <c:v>0.20000000000000301</c:v>
                      </c:pt>
                      <c:pt idx="17">
                        <c:v>0.21250000000000299</c:v>
                      </c:pt>
                      <c:pt idx="18">
                        <c:v>0.225000000000003</c:v>
                      </c:pt>
                      <c:pt idx="19">
                        <c:v>0.23750000000000299</c:v>
                      </c:pt>
                      <c:pt idx="20">
                        <c:v>0.250000000000003</c:v>
                      </c:pt>
                      <c:pt idx="21">
                        <c:v>0.26250000000000301</c:v>
                      </c:pt>
                      <c:pt idx="22">
                        <c:v>0.27500000000000302</c:v>
                      </c:pt>
                      <c:pt idx="23">
                        <c:v>0.28750000000000298</c:v>
                      </c:pt>
                      <c:pt idx="24">
                        <c:v>0.30000000000000199</c:v>
                      </c:pt>
                      <c:pt idx="25">
                        <c:v>0.312500000000002</c:v>
                      </c:pt>
                      <c:pt idx="26">
                        <c:v>0.32500000000000201</c:v>
                      </c:pt>
                      <c:pt idx="27">
                        <c:v>0.33750000000000202</c:v>
                      </c:pt>
                      <c:pt idx="28">
                        <c:v>0.35000000000000198</c:v>
                      </c:pt>
                      <c:pt idx="29">
                        <c:v>0.36250000000000199</c:v>
                      </c:pt>
                      <c:pt idx="30">
                        <c:v>0.375000000000002</c:v>
                      </c:pt>
                      <c:pt idx="31">
                        <c:v>0.38750000000000201</c:v>
                      </c:pt>
                      <c:pt idx="32">
                        <c:v>0.40000000000000202</c:v>
                      </c:pt>
                      <c:pt idx="33">
                        <c:v>0.41250000000000198</c:v>
                      </c:pt>
                      <c:pt idx="34">
                        <c:v>0.42500000000000199</c:v>
                      </c:pt>
                      <c:pt idx="35">
                        <c:v>0.437500000000002</c:v>
                      </c:pt>
                      <c:pt idx="36">
                        <c:v>0.45000000000000201</c:v>
                      </c:pt>
                      <c:pt idx="37">
                        <c:v>0.46250000000000202</c:v>
                      </c:pt>
                      <c:pt idx="38">
                        <c:v>0.47500000000000198</c:v>
                      </c:pt>
                      <c:pt idx="39">
                        <c:v>0.48750000000000199</c:v>
                      </c:pt>
                      <c:pt idx="40">
                        <c:v>0.500000000000002</c:v>
                      </c:pt>
                      <c:pt idx="41">
                        <c:v>0.51250000000000195</c:v>
                      </c:pt>
                      <c:pt idx="42">
                        <c:v>0.52500000000000202</c:v>
                      </c:pt>
                      <c:pt idx="43">
                        <c:v>0.53750000000000198</c:v>
                      </c:pt>
                      <c:pt idx="44">
                        <c:v>0.55000000000000204</c:v>
                      </c:pt>
                      <c:pt idx="45">
                        <c:v>0.562500000000002</c:v>
                      </c:pt>
                      <c:pt idx="46">
                        <c:v>0.57500000000000195</c:v>
                      </c:pt>
                      <c:pt idx="47">
                        <c:v>0.58750000000000102</c:v>
                      </c:pt>
                      <c:pt idx="48">
                        <c:v>0.60000000000000098</c:v>
                      </c:pt>
                      <c:pt idx="49">
                        <c:v>0.61250000000000104</c:v>
                      </c:pt>
                      <c:pt idx="50">
                        <c:v>0.625000000000001</c:v>
                      </c:pt>
                      <c:pt idx="51">
                        <c:v>0.63750000000000095</c:v>
                      </c:pt>
                      <c:pt idx="52">
                        <c:v>0.65000000000000102</c:v>
                      </c:pt>
                      <c:pt idx="53">
                        <c:v>0.66250000000000098</c:v>
                      </c:pt>
                      <c:pt idx="54">
                        <c:v>0.67500000000000104</c:v>
                      </c:pt>
                      <c:pt idx="55">
                        <c:v>0.687500000000001</c:v>
                      </c:pt>
                      <c:pt idx="56">
                        <c:v>0.70000000000000095</c:v>
                      </c:pt>
                      <c:pt idx="57">
                        <c:v>0.71250000000000102</c:v>
                      </c:pt>
                      <c:pt idx="58">
                        <c:v>0.72500000000000098</c:v>
                      </c:pt>
                      <c:pt idx="59">
                        <c:v>0.73750000000000104</c:v>
                      </c:pt>
                      <c:pt idx="60">
                        <c:v>0.750000000000001</c:v>
                      </c:pt>
                      <c:pt idx="61">
                        <c:v>0.76250000000000095</c:v>
                      </c:pt>
                      <c:pt idx="62">
                        <c:v>0.77500000000000102</c:v>
                      </c:pt>
                      <c:pt idx="63">
                        <c:v>0.78750000000000098</c:v>
                      </c:pt>
                      <c:pt idx="64">
                        <c:v>0.80000000000000104</c:v>
                      </c:pt>
                      <c:pt idx="65">
                        <c:v>0.812500000000001</c:v>
                      </c:pt>
                      <c:pt idx="66">
                        <c:v>0.82500000000000095</c:v>
                      </c:pt>
                      <c:pt idx="67">
                        <c:v>0.83750000000000102</c:v>
                      </c:pt>
                      <c:pt idx="68">
                        <c:v>0.85000000000000098</c:v>
                      </c:pt>
                      <c:pt idx="69">
                        <c:v>0.86250000000000004</c:v>
                      </c:pt>
                      <c:pt idx="70">
                        <c:v>0.875</c:v>
                      </c:pt>
                      <c:pt idx="71">
                        <c:v>0.88749999999999996</c:v>
                      </c:pt>
                      <c:pt idx="72">
                        <c:v>0.9</c:v>
                      </c:pt>
                      <c:pt idx="73">
                        <c:v>0.91249999999999998</c:v>
                      </c:pt>
                      <c:pt idx="74">
                        <c:v>0.92500000000000004</c:v>
                      </c:pt>
                      <c:pt idx="75">
                        <c:v>0.9375</c:v>
                      </c:pt>
                      <c:pt idx="76">
                        <c:v>0.95</c:v>
                      </c:pt>
                      <c:pt idx="77">
                        <c:v>0.96250000000000002</c:v>
                      </c:pt>
                      <c:pt idx="78">
                        <c:v>0.97499999999999998</c:v>
                      </c:pt>
                      <c:pt idx="79">
                        <c:v>0.98750000000000004</c:v>
                      </c:pt>
                      <c:pt idx="80">
                        <c:v>1</c:v>
                      </c:pt>
                    </c:numCache>
                  </c:numRef>
                </c:xVal>
                <c:yVal>
                  <c:numRef>
                    <c:extLst xmlns:c15="http://schemas.microsoft.com/office/drawing/2012/chart">
                      <c:ext xmlns:c15="http://schemas.microsoft.com/office/drawing/2012/chart" uri="{02D57815-91ED-43cb-92C2-25804820EDAC}">
                        <c15:formulaRef>
                          <c15:sqref>'sup_Lobbato_hehs4 (adi)'!$H$2:$H$82</c15:sqref>
                        </c15:formulaRef>
                      </c:ext>
                    </c:extLst>
                    <c:numCache>
                      <c:formatCode>0.00E+00</c:formatCode>
                      <c:ptCount val="81"/>
                      <c:pt idx="0">
                        <c:v>0</c:v>
                      </c:pt>
                      <c:pt idx="1">
                        <c:v>-4.1943800833511</c:v>
                      </c:pt>
                      <c:pt idx="2">
                        <c:v>-4.1653322868067351</c:v>
                      </c:pt>
                      <c:pt idx="3">
                        <c:v>-4.1356362067655246</c:v>
                      </c:pt>
                      <c:pt idx="4">
                        <c:v>-4.1052485493444602</c:v>
                      </c:pt>
                      <c:pt idx="5">
                        <c:v>-4.07389141007463</c:v>
                      </c:pt>
                      <c:pt idx="6">
                        <c:v>-4.0414385580101548</c:v>
                      </c:pt>
                      <c:pt idx="7">
                        <c:v>-4.007356509191645</c:v>
                      </c:pt>
                      <c:pt idx="8">
                        <c:v>-3.9719254519850802</c:v>
                      </c:pt>
                      <c:pt idx="9">
                        <c:v>-3.934966117898635</c:v>
                      </c:pt>
                      <c:pt idx="10">
                        <c:v>-3.897053346010265</c:v>
                      </c:pt>
                      <c:pt idx="11">
                        <c:v>-3.8573029072765204</c:v>
                      </c:pt>
                      <c:pt idx="12">
                        <c:v>-3.8161128454233202</c:v>
                      </c:pt>
                      <c:pt idx="13">
                        <c:v>-3.773756831669195</c:v>
                      </c:pt>
                      <c:pt idx="14">
                        <c:v>-3.7301306618767347</c:v>
                      </c:pt>
                      <c:pt idx="15">
                        <c:v>-3.6851300443181101</c:v>
                      </c:pt>
                      <c:pt idx="16">
                        <c:v>-3.63868066409441</c:v>
                      </c:pt>
                      <c:pt idx="17">
                        <c:v>-3.5912730440697045</c:v>
                      </c:pt>
                      <c:pt idx="18">
                        <c:v>-3.5427731829663598</c:v>
                      </c:pt>
                      <c:pt idx="19">
                        <c:v>-3.4933180193393802</c:v>
                      </c:pt>
                      <c:pt idx="20">
                        <c:v>-3.4429102821894504</c:v>
                      </c:pt>
                      <c:pt idx="21">
                        <c:v>-3.3916634497720048</c:v>
                      </c:pt>
                      <c:pt idx="22">
                        <c:v>-3.3396666702836351</c:v>
                      </c:pt>
                      <c:pt idx="23">
                        <c:v>-3.2870739114646703</c:v>
                      </c:pt>
                      <c:pt idx="24">
                        <c:v>-3.2335725918579796</c:v>
                      </c:pt>
                      <c:pt idx="25">
                        <c:v>-3.1797497848188252</c:v>
                      </c:pt>
                      <c:pt idx="26">
                        <c:v>-3.12572098616551</c:v>
                      </c:pt>
                      <c:pt idx="27">
                        <c:v>-3.0713278255028951</c:v>
                      </c:pt>
                      <c:pt idx="28">
                        <c:v>-3.0171661409630999</c:v>
                      </c:pt>
                      <c:pt idx="29">
                        <c:v>-2.9630192587382753</c:v>
                      </c:pt>
                      <c:pt idx="30">
                        <c:v>-2.9092522347968499</c:v>
                      </c:pt>
                      <c:pt idx="31">
                        <c:v>-2.8559041992432501</c:v>
                      </c:pt>
                      <c:pt idx="32">
                        <c:v>-2.8032500883954099</c:v>
                      </c:pt>
                      <c:pt idx="33">
                        <c:v>-2.7513834662418253</c:v>
                      </c:pt>
                      <c:pt idx="34">
                        <c:v>-2.70054580298918</c:v>
                      </c:pt>
                      <c:pt idx="35">
                        <c:v>-2.650707316648</c:v>
                      </c:pt>
                      <c:pt idx="36">
                        <c:v>-2.60222118500685</c:v>
                      </c:pt>
                      <c:pt idx="37">
                        <c:v>-2.5555528279333601</c:v>
                      </c:pt>
                      <c:pt idx="38">
                        <c:v>-2.5106501062943147</c:v>
                      </c:pt>
                      <c:pt idx="39">
                        <c:v>-2.46793829403794</c:v>
                      </c:pt>
                      <c:pt idx="40">
                        <c:v>-2.4275920077174749</c:v>
                      </c:pt>
                      <c:pt idx="41">
                        <c:v>-2.3902468056709849</c:v>
                      </c:pt>
                      <c:pt idx="42">
                        <c:v>-2.3559823966201052</c:v>
                      </c:pt>
                      <c:pt idx="43">
                        <c:v>-2.3252955106299051</c:v>
                      </c:pt>
                      <c:pt idx="44">
                        <c:v>-2.2986770898797002</c:v>
                      </c:pt>
                      <c:pt idx="45">
                        <c:v>-2.27648281143974</c:v>
                      </c:pt>
                      <c:pt idx="46">
                        <c:v>-2.2589669711022249</c:v>
                      </c:pt>
                      <c:pt idx="47">
                        <c:v>-2.2471565886139451</c:v>
                      </c:pt>
                      <c:pt idx="48">
                        <c:v>-2.2413693414179749</c:v>
                      </c:pt>
                      <c:pt idx="49">
                        <c:v>-2.2423829584170152</c:v>
                      </c:pt>
                      <c:pt idx="50">
                        <c:v>-2.2508454219271252</c:v>
                      </c:pt>
                      <c:pt idx="51">
                        <c:v>-2.2677308495244048</c:v>
                      </c:pt>
                      <c:pt idx="52">
                        <c:v>-2.293858410626715</c:v>
                      </c:pt>
                      <c:pt idx="53">
                        <c:v>-2.3301847845648398</c:v>
                      </c:pt>
                      <c:pt idx="54">
                        <c:v>-2.378026270665345</c:v>
                      </c:pt>
                      <c:pt idx="55">
                        <c:v>-2.4385522430787501</c:v>
                      </c:pt>
                      <c:pt idx="56">
                        <c:v>-2.513163792103315</c:v>
                      </c:pt>
                      <c:pt idx="57">
                        <c:v>-2.6034142349186449</c:v>
                      </c:pt>
                      <c:pt idx="58">
                        <c:v>-2.71113761163347</c:v>
                      </c:pt>
                      <c:pt idx="59">
                        <c:v>-2.8382541791306197</c:v>
                      </c:pt>
                      <c:pt idx="60">
                        <c:v>-2.9869457382853302</c:v>
                      </c:pt>
                      <c:pt idx="61">
                        <c:v>-3.1597260755333401</c:v>
                      </c:pt>
                      <c:pt idx="62">
                        <c:v>-3.3593046487209599</c:v>
                      </c:pt>
                      <c:pt idx="63">
                        <c:v>-3.58881036968832</c:v>
                      </c:pt>
                      <c:pt idx="64">
                        <c:v>-3.8517118292959949</c:v>
                      </c:pt>
                      <c:pt idx="65">
                        <c:v>-4.1519301239789153</c:v>
                      </c:pt>
                      <c:pt idx="66">
                        <c:v>-4.4938679626401354</c:v>
                      </c:pt>
                      <c:pt idx="67">
                        <c:v>-4.8825668395314654</c:v>
                      </c:pt>
                      <c:pt idx="68">
                        <c:v>-5.3236002985557498</c:v>
                      </c:pt>
                      <c:pt idx="69">
                        <c:v>-5.8233662921373002</c:v>
                      </c:pt>
                      <c:pt idx="70">
                        <c:v>-6.3892277524064003</c:v>
                      </c:pt>
                      <c:pt idx="71">
                        <c:v>-7.029376876210149</c:v>
                      </c:pt>
                      <c:pt idx="72">
                        <c:v>-7.7533824190112499</c:v>
                      </c:pt>
                      <c:pt idx="73">
                        <c:v>-8.5721002722980995</c:v>
                      </c:pt>
                      <c:pt idx="74">
                        <c:v>-9.4980581660674996</c:v>
                      </c:pt>
                      <c:pt idx="75">
                        <c:v>-10.54573146722325</c:v>
                      </c:pt>
                      <c:pt idx="76">
                        <c:v>-11.7320707838812</c:v>
                      </c:pt>
                      <c:pt idx="77">
                        <c:v>-13.076730488437899</c:v>
                      </c:pt>
                      <c:pt idx="78">
                        <c:v>-14.602973407001949</c:v>
                      </c:pt>
                      <c:pt idx="79">
                        <c:v>-16.338136435084998</c:v>
                      </c:pt>
                      <c:pt idx="80">
                        <c:v>-18.280069042587201</c:v>
                      </c:pt>
                    </c:numCache>
                  </c:numRef>
                </c:yVal>
                <c:smooth val="0"/>
              </c15:ser>
            </c15:filteredScatterSeries>
            <c15:filteredScatterSeries>
              <c15:ser>
                <c:idx val="9"/>
                <c:order val="8"/>
                <c:tx>
                  <c:v>N=11</c:v>
                </c:tx>
                <c:marker>
                  <c:symbol val="none"/>
                </c:marker>
                <c:xVal>
                  <c:numRef>
                    <c:extLst xmlns:c15="http://schemas.microsoft.com/office/drawing/2012/chart">
                      <c:ext xmlns:c15="http://schemas.microsoft.com/office/drawing/2012/chart" uri="{02D57815-91ED-43cb-92C2-25804820EDAC}">
                        <c15:formulaRef>
                          <c15:sqref>'sup_Lobbato_hehs4 (adi)'!$A$2:$A$83</c15:sqref>
                        </c15:formulaRef>
                      </c:ext>
                    </c:extLst>
                    <c:numCache>
                      <c:formatCode>0.000000</c:formatCode>
                      <c:ptCount val="82"/>
                      <c:pt idx="0">
                        <c:v>3.9968028886505604E-15</c:v>
                      </c:pt>
                      <c:pt idx="1">
                        <c:v>1.2500000000003999E-2</c:v>
                      </c:pt>
                      <c:pt idx="2">
                        <c:v>2.5000000000002999E-2</c:v>
                      </c:pt>
                      <c:pt idx="3">
                        <c:v>3.7500000000003003E-2</c:v>
                      </c:pt>
                      <c:pt idx="4">
                        <c:v>5.0000000000003E-2</c:v>
                      </c:pt>
                      <c:pt idx="5">
                        <c:v>6.2500000000002998E-2</c:v>
                      </c:pt>
                      <c:pt idx="6">
                        <c:v>7.5000000000002995E-2</c:v>
                      </c:pt>
                      <c:pt idx="7">
                        <c:v>8.7500000000003006E-2</c:v>
                      </c:pt>
                      <c:pt idx="8">
                        <c:v>0.100000000000003</c:v>
                      </c:pt>
                      <c:pt idx="9">
                        <c:v>0.112500000000003</c:v>
                      </c:pt>
                      <c:pt idx="10">
                        <c:v>0.125000000000003</c:v>
                      </c:pt>
                      <c:pt idx="11">
                        <c:v>0.13750000000000301</c:v>
                      </c:pt>
                      <c:pt idx="12">
                        <c:v>0.15000000000000299</c:v>
                      </c:pt>
                      <c:pt idx="13">
                        <c:v>0.162500000000003</c:v>
                      </c:pt>
                      <c:pt idx="14">
                        <c:v>0.17500000000000299</c:v>
                      </c:pt>
                      <c:pt idx="15">
                        <c:v>0.187500000000003</c:v>
                      </c:pt>
                      <c:pt idx="16">
                        <c:v>0.20000000000000301</c:v>
                      </c:pt>
                      <c:pt idx="17">
                        <c:v>0.21250000000000299</c:v>
                      </c:pt>
                      <c:pt idx="18">
                        <c:v>0.225000000000003</c:v>
                      </c:pt>
                      <c:pt idx="19">
                        <c:v>0.23750000000000299</c:v>
                      </c:pt>
                      <c:pt idx="20">
                        <c:v>0.250000000000003</c:v>
                      </c:pt>
                      <c:pt idx="21">
                        <c:v>0.26250000000000301</c:v>
                      </c:pt>
                      <c:pt idx="22">
                        <c:v>0.27500000000000302</c:v>
                      </c:pt>
                      <c:pt idx="23">
                        <c:v>0.28750000000000298</c:v>
                      </c:pt>
                      <c:pt idx="24">
                        <c:v>0.30000000000000199</c:v>
                      </c:pt>
                      <c:pt idx="25">
                        <c:v>0.312500000000002</c:v>
                      </c:pt>
                      <c:pt idx="26">
                        <c:v>0.32500000000000201</c:v>
                      </c:pt>
                      <c:pt idx="27">
                        <c:v>0.33750000000000202</c:v>
                      </c:pt>
                      <c:pt idx="28">
                        <c:v>0.35000000000000198</c:v>
                      </c:pt>
                      <c:pt idx="29">
                        <c:v>0.36250000000000199</c:v>
                      </c:pt>
                      <c:pt idx="30">
                        <c:v>0.375000000000002</c:v>
                      </c:pt>
                      <c:pt idx="31">
                        <c:v>0.38750000000000201</c:v>
                      </c:pt>
                      <c:pt idx="32">
                        <c:v>0.40000000000000202</c:v>
                      </c:pt>
                      <c:pt idx="33">
                        <c:v>0.41250000000000198</c:v>
                      </c:pt>
                      <c:pt idx="34">
                        <c:v>0.42500000000000199</c:v>
                      </c:pt>
                      <c:pt idx="35">
                        <c:v>0.437500000000002</c:v>
                      </c:pt>
                      <c:pt idx="36">
                        <c:v>0.45000000000000201</c:v>
                      </c:pt>
                      <c:pt idx="37">
                        <c:v>0.46250000000000202</c:v>
                      </c:pt>
                      <c:pt idx="38">
                        <c:v>0.47500000000000198</c:v>
                      </c:pt>
                      <c:pt idx="39">
                        <c:v>0.48750000000000199</c:v>
                      </c:pt>
                      <c:pt idx="40">
                        <c:v>0.500000000000002</c:v>
                      </c:pt>
                      <c:pt idx="41">
                        <c:v>0.51250000000000195</c:v>
                      </c:pt>
                      <c:pt idx="42">
                        <c:v>0.52500000000000202</c:v>
                      </c:pt>
                      <c:pt idx="43">
                        <c:v>0.53750000000000198</c:v>
                      </c:pt>
                      <c:pt idx="44">
                        <c:v>0.55000000000000204</c:v>
                      </c:pt>
                      <c:pt idx="45">
                        <c:v>0.562500000000002</c:v>
                      </c:pt>
                      <c:pt idx="46">
                        <c:v>0.57500000000000195</c:v>
                      </c:pt>
                      <c:pt idx="47">
                        <c:v>0.58750000000000102</c:v>
                      </c:pt>
                      <c:pt idx="48">
                        <c:v>0.60000000000000098</c:v>
                      </c:pt>
                      <c:pt idx="49">
                        <c:v>0.61250000000000104</c:v>
                      </c:pt>
                      <c:pt idx="50">
                        <c:v>0.625000000000001</c:v>
                      </c:pt>
                      <c:pt idx="51">
                        <c:v>0.63750000000000095</c:v>
                      </c:pt>
                      <c:pt idx="52">
                        <c:v>0.65000000000000102</c:v>
                      </c:pt>
                      <c:pt idx="53">
                        <c:v>0.66250000000000098</c:v>
                      </c:pt>
                      <c:pt idx="54">
                        <c:v>0.67500000000000104</c:v>
                      </c:pt>
                      <c:pt idx="55">
                        <c:v>0.687500000000001</c:v>
                      </c:pt>
                      <c:pt idx="56">
                        <c:v>0.70000000000000095</c:v>
                      </c:pt>
                      <c:pt idx="57">
                        <c:v>0.71250000000000102</c:v>
                      </c:pt>
                      <c:pt idx="58">
                        <c:v>0.72500000000000098</c:v>
                      </c:pt>
                      <c:pt idx="59">
                        <c:v>0.73750000000000104</c:v>
                      </c:pt>
                      <c:pt idx="60">
                        <c:v>0.750000000000001</c:v>
                      </c:pt>
                      <c:pt idx="61">
                        <c:v>0.76250000000000095</c:v>
                      </c:pt>
                      <c:pt idx="62">
                        <c:v>0.77500000000000102</c:v>
                      </c:pt>
                      <c:pt idx="63">
                        <c:v>0.78750000000000098</c:v>
                      </c:pt>
                      <c:pt idx="64">
                        <c:v>0.80000000000000104</c:v>
                      </c:pt>
                      <c:pt idx="65">
                        <c:v>0.812500000000001</c:v>
                      </c:pt>
                      <c:pt idx="66">
                        <c:v>0.82500000000000095</c:v>
                      </c:pt>
                      <c:pt idx="67">
                        <c:v>0.83750000000000102</c:v>
                      </c:pt>
                      <c:pt idx="68">
                        <c:v>0.85000000000000098</c:v>
                      </c:pt>
                      <c:pt idx="69">
                        <c:v>0.86250000000000004</c:v>
                      </c:pt>
                      <c:pt idx="70">
                        <c:v>0.875</c:v>
                      </c:pt>
                      <c:pt idx="71">
                        <c:v>0.88749999999999996</c:v>
                      </c:pt>
                      <c:pt idx="72">
                        <c:v>0.9</c:v>
                      </c:pt>
                      <c:pt idx="73">
                        <c:v>0.91249999999999998</c:v>
                      </c:pt>
                      <c:pt idx="74">
                        <c:v>0.92500000000000004</c:v>
                      </c:pt>
                      <c:pt idx="75">
                        <c:v>0.9375</c:v>
                      </c:pt>
                      <c:pt idx="76">
                        <c:v>0.95</c:v>
                      </c:pt>
                      <c:pt idx="77">
                        <c:v>0.96250000000000002</c:v>
                      </c:pt>
                      <c:pt idx="78">
                        <c:v>0.97499999999999998</c:v>
                      </c:pt>
                      <c:pt idx="79">
                        <c:v>0.98750000000000004</c:v>
                      </c:pt>
                      <c:pt idx="80">
                        <c:v>1</c:v>
                      </c:pt>
                    </c:numCache>
                  </c:numRef>
                </c:xVal>
                <c:yVal>
                  <c:numRef>
                    <c:extLst xmlns:c15="http://schemas.microsoft.com/office/drawing/2012/chart">
                      <c:ext xmlns:c15="http://schemas.microsoft.com/office/drawing/2012/chart" uri="{02D57815-91ED-43cb-92C2-25804820EDAC}">
                        <c15:formulaRef>
                          <c15:sqref>'sup_Lobbato_hehs4 (adi)'!$J$2:$J$82</c15:sqref>
                        </c15:formulaRef>
                      </c:ext>
                    </c:extLst>
                    <c:numCache>
                      <c:formatCode>0.00E+00</c:formatCode>
                      <c:ptCount val="81"/>
                      <c:pt idx="0">
                        <c:v>0</c:v>
                      </c:pt>
                      <c:pt idx="1">
                        <c:v>-3.73491295966235</c:v>
                      </c:pt>
                      <c:pt idx="2">
                        <c:v>-3.7513660392753501</c:v>
                      </c:pt>
                      <c:pt idx="3">
                        <c:v>-3.7606696095903702</c:v>
                      </c:pt>
                      <c:pt idx="4">
                        <c:v>-3.76414580753229</c:v>
                      </c:pt>
                      <c:pt idx="5">
                        <c:v>-3.762442414548345</c:v>
                      </c:pt>
                      <c:pt idx="6">
                        <c:v>-3.7562767250738096</c:v>
                      </c:pt>
                      <c:pt idx="7">
                        <c:v>-3.7454137056174504</c:v>
                      </c:pt>
                      <c:pt idx="8">
                        <c:v>-3.7307264261671</c:v>
                      </c:pt>
                      <c:pt idx="9">
                        <c:v>-3.7122212335934548</c:v>
                      </c:pt>
                      <c:pt idx="10">
                        <c:v>-3.69115972607253</c:v>
                      </c:pt>
                      <c:pt idx="11">
                        <c:v>-3.6664861910989552</c:v>
                      </c:pt>
                      <c:pt idx="12">
                        <c:v>-3.6388305279682349</c:v>
                      </c:pt>
                      <c:pt idx="13">
                        <c:v>-3.6087108974584603</c:v>
                      </c:pt>
                      <c:pt idx="14">
                        <c:v>-3.5761322229964749</c:v>
                      </c:pt>
                      <c:pt idx="15">
                        <c:v>-3.5410530716023798</c:v>
                      </c:pt>
                      <c:pt idx="16">
                        <c:v>-3.5033474035398151</c:v>
                      </c:pt>
                      <c:pt idx="17">
                        <c:v>-3.4636917919485399</c:v>
                      </c:pt>
                      <c:pt idx="18">
                        <c:v>-3.42194328022752</c:v>
                      </c:pt>
                      <c:pt idx="19">
                        <c:v>-3.3783375716720299</c:v>
                      </c:pt>
                      <c:pt idx="20">
                        <c:v>-3.3330634918930597</c:v>
                      </c:pt>
                      <c:pt idx="21">
                        <c:v>-3.2861110962331255</c:v>
                      </c:pt>
                      <c:pt idx="22">
                        <c:v>-3.2375778621267948</c:v>
                      </c:pt>
                      <c:pt idx="23">
                        <c:v>-3.1876075947149447</c:v>
                      </c:pt>
                      <c:pt idx="24">
                        <c:v>-3.1362588204442901</c:v>
                      </c:pt>
                      <c:pt idx="25">
                        <c:v>-3.0838832845079152</c:v>
                      </c:pt>
                      <c:pt idx="26">
                        <c:v>-3.0306122481844451</c:v>
                      </c:pt>
                      <c:pt idx="27">
                        <c:v>-2.9762528881432999</c:v>
                      </c:pt>
                      <c:pt idx="28">
                        <c:v>-2.9214969506438502</c:v>
                      </c:pt>
                      <c:pt idx="29">
                        <c:v>-2.866126503921635</c:v>
                      </c:pt>
                      <c:pt idx="30">
                        <c:v>-2.8105759576262548</c:v>
                      </c:pt>
                      <c:pt idx="31">
                        <c:v>-2.754905386757065</c:v>
                      </c:pt>
                      <c:pt idx="32">
                        <c:v>-2.6994490341872899</c:v>
                      </c:pt>
                      <c:pt idx="33">
                        <c:v>-2.6440583431155398</c:v>
                      </c:pt>
                      <c:pt idx="34">
                        <c:v>-2.5893035505539452</c:v>
                      </c:pt>
                      <c:pt idx="35">
                        <c:v>-2.53534660467544</c:v>
                      </c:pt>
                      <c:pt idx="36">
                        <c:v>-2.4826478790396203</c:v>
                      </c:pt>
                      <c:pt idx="37">
                        <c:v>-2.4317923285170897</c:v>
                      </c:pt>
                      <c:pt idx="38">
                        <c:v>-2.382842635898855</c:v>
                      </c:pt>
                      <c:pt idx="39">
                        <c:v>-2.3363333153433348</c:v>
                      </c:pt>
                      <c:pt idx="40">
                        <c:v>-2.2925780765790202</c:v>
                      </c:pt>
                      <c:pt idx="41">
                        <c:v>-2.2523085832177099</c:v>
                      </c:pt>
                      <c:pt idx="42">
                        <c:v>-2.2156977100530453</c:v>
                      </c:pt>
                      <c:pt idx="43">
                        <c:v>-2.1834518335627551</c:v>
                      </c:pt>
                      <c:pt idx="44">
                        <c:v>-2.1561827849373598</c:v>
                      </c:pt>
                      <c:pt idx="45">
                        <c:v>-2.1344115970468898</c:v>
                      </c:pt>
                      <c:pt idx="46">
                        <c:v>-2.118553470487095</c:v>
                      </c:pt>
                      <c:pt idx="47">
                        <c:v>-2.1097299414324349</c:v>
                      </c:pt>
                      <c:pt idx="48">
                        <c:v>-2.1084320303860551</c:v>
                      </c:pt>
                      <c:pt idx="49">
                        <c:v>-2.1155708734766998</c:v>
                      </c:pt>
                      <c:pt idx="50">
                        <c:v>-2.1319254863228849</c:v>
                      </c:pt>
                      <c:pt idx="51">
                        <c:v>-2.15857812312013</c:v>
                      </c:pt>
                      <c:pt idx="52">
                        <c:v>-2.1964543002283849</c:v>
                      </c:pt>
                      <c:pt idx="53">
                        <c:v>-2.2466018659633802</c:v>
                      </c:pt>
                      <c:pt idx="54">
                        <c:v>-2.3103914653528448</c:v>
                      </c:pt>
                      <c:pt idx="55">
                        <c:v>-2.3890314256480449</c:v>
                      </c:pt>
                      <c:pt idx="56">
                        <c:v>-2.4839418734746603</c:v>
                      </c:pt>
                      <c:pt idx="57">
                        <c:v>-2.5966567720527749</c:v>
                      </c:pt>
                      <c:pt idx="58">
                        <c:v>-2.7289514804935751</c:v>
                      </c:pt>
                      <c:pt idx="59">
                        <c:v>-2.8826501456649649</c:v>
                      </c:pt>
                      <c:pt idx="60">
                        <c:v>-3.0598034590482448</c:v>
                      </c:pt>
                      <c:pt idx="61">
                        <c:v>-3.2627434995158047</c:v>
                      </c:pt>
                      <c:pt idx="62">
                        <c:v>-3.49395144726165</c:v>
                      </c:pt>
                      <c:pt idx="63">
                        <c:v>-3.7562845245028904</c:v>
                      </c:pt>
                      <c:pt idx="64">
                        <c:v>-4.0528868341147</c:v>
                      </c:pt>
                      <c:pt idx="65">
                        <c:v>-4.3873116937757848</c:v>
                      </c:pt>
                      <c:pt idx="66">
                        <c:v>-4.7635498264638647</c:v>
                      </c:pt>
                      <c:pt idx="67">
                        <c:v>-5.1861912965442496</c:v>
                      </c:pt>
                      <c:pt idx="68">
                        <c:v>-5.6603265314011999</c:v>
                      </c:pt>
                      <c:pt idx="69">
                        <c:v>-6.1918596028934001</c:v>
                      </c:pt>
                      <c:pt idx="70">
                        <c:v>-6.7876440429912508</c:v>
                      </c:pt>
                      <c:pt idx="71">
                        <c:v>-7.4553726542932495</c:v>
                      </c:pt>
                      <c:pt idx="72">
                        <c:v>-8.2041668102656509</c:v>
                      </c:pt>
                      <c:pt idx="73">
                        <c:v>-9.044483004773749</c:v>
                      </c:pt>
                      <c:pt idx="74">
                        <c:v>-9.9885619175817997</c:v>
                      </c:pt>
                      <c:pt idx="75">
                        <c:v>-11.050732059408251</c:v>
                      </c:pt>
                      <c:pt idx="76">
                        <c:v>-12.24799300253345</c:v>
                      </c:pt>
                      <c:pt idx="77">
                        <c:v>-13.6002897157089</c:v>
                      </c:pt>
                      <c:pt idx="78">
                        <c:v>-15.13152206212265</c:v>
                      </c:pt>
                      <c:pt idx="79">
                        <c:v>-16.870058395424898</c:v>
                      </c:pt>
                      <c:pt idx="80">
                        <c:v>-18.81738280149985</c:v>
                      </c:pt>
                    </c:numCache>
                  </c:numRef>
                </c:yVal>
                <c:smooth val="0"/>
              </c15:ser>
            </c15:filteredScatterSeries>
          </c:ext>
        </c:extLst>
      </c:scatterChart>
      <c:valAx>
        <c:axId val="598887056"/>
        <c:scaling>
          <c:orientation val="minMax"/>
          <c:max val="1"/>
        </c:scaling>
        <c:delete val="0"/>
        <c:axPos val="b"/>
        <c:majorGridlines>
          <c:spPr>
            <a:ln w="9525" cap="flat" cmpd="sng" algn="ctr">
              <a:solidFill>
                <a:schemeClr val="tx1">
                  <a:lumMod val="15000"/>
                  <a:lumOff val="85000"/>
                </a:schemeClr>
              </a:solidFill>
              <a:round/>
            </a:ln>
            <a:effectLst/>
          </c:spPr>
        </c:majorGridlines>
        <c:title>
          <c:tx>
            <c:rich>
              <a:bodyPr rot="0" vert="horz"/>
              <a:lstStyle/>
              <a:p>
                <a:pPr>
                  <a:defRPr/>
                </a:pPr>
                <a:r>
                  <a:rPr lang="fr-FR"/>
                  <a:t>dimensionless slider length X/L </a:t>
                </a:r>
              </a:p>
            </c:rich>
          </c:tx>
          <c:layout/>
          <c:overlay val="0"/>
          <c:spPr>
            <a:noFill/>
            <a:ln>
              <a:noFill/>
            </a:ln>
            <a:effectLst/>
          </c:spPr>
        </c:title>
        <c:numFmt formatCode="General" sourceLinked="0"/>
        <c:majorTickMark val="none"/>
        <c:minorTickMark val="none"/>
        <c:tickLblPos val="low"/>
        <c:spPr>
          <a:noFill/>
          <a:ln w="9525" cap="flat" cmpd="sng" algn="ctr">
            <a:solidFill>
              <a:schemeClr val="tx1">
                <a:lumMod val="25000"/>
                <a:lumOff val="75000"/>
              </a:schemeClr>
            </a:solidFill>
            <a:round/>
          </a:ln>
          <a:effectLst/>
        </c:spPr>
        <c:txPr>
          <a:bodyPr rot="-60000000" vert="horz"/>
          <a:lstStyle/>
          <a:p>
            <a:pPr>
              <a:defRPr/>
            </a:pPr>
            <a:endParaRPr lang="fr-FR"/>
          </a:p>
        </c:txPr>
        <c:crossAx val="598876864"/>
        <c:crosses val="autoZero"/>
        <c:crossBetween val="midCat"/>
      </c:valAx>
      <c:valAx>
        <c:axId val="5988768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vert="horz"/>
              <a:lstStyle/>
              <a:p>
                <a:pPr>
                  <a:defRPr/>
                </a:pPr>
                <a:r>
                  <a:rPr lang="en-US"/>
                  <a:t>dimensionless temperature gradient </a:t>
                </a:r>
                <a:endParaRPr lang="fr-FR"/>
              </a:p>
            </c:rich>
          </c:tx>
          <c:layout/>
          <c:overlay val="0"/>
          <c:spPr>
            <a:noFill/>
            <a:ln>
              <a:noFill/>
            </a:ln>
            <a:effectLst/>
          </c:sp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pPr>
            <a:endParaRPr lang="fr-FR"/>
          </a:p>
        </c:txPr>
        <c:crossAx val="598887056"/>
        <c:crosses val="autoZero"/>
        <c:crossBetween val="midCat"/>
      </c:valAx>
      <c:spPr>
        <a:noFill/>
        <a:ln>
          <a:noFill/>
        </a:ln>
        <a:effectLst/>
      </c:spPr>
    </c:plotArea>
    <c:legend>
      <c:legendPos val="r"/>
      <c:layout>
        <c:manualLayout>
          <c:xMode val="edge"/>
          <c:yMode val="edge"/>
          <c:x val="0.15927101218281217"/>
          <c:y val="0.63067328765155839"/>
          <c:w val="0.63503010291030304"/>
          <c:h val="0.18309775675971998"/>
        </c:manualLayout>
      </c:layout>
      <c:overlay val="0"/>
      <c:spPr>
        <a:solidFill>
          <a:schemeClr val="bg1"/>
        </a:solidFill>
        <a:ln>
          <a:solidFill>
            <a:schemeClr val="tx1"/>
          </a:solidFill>
        </a:ln>
        <a:effectLst/>
      </c:spPr>
      <c:txPr>
        <a:bodyPr rot="0" vert="horz"/>
        <a:lstStyle/>
        <a:p>
          <a:pPr>
            <a:defRPr/>
          </a:pPr>
          <a:endParaRPr lang="fr-FR"/>
        </a:p>
      </c:txPr>
    </c:legend>
    <c:plotVisOnly val="1"/>
    <c:dispBlanksAs val="gap"/>
    <c:showDLblsOverMax val="0"/>
  </c:chart>
  <c:spPr>
    <a:noFill/>
    <a:ln w="9525" cap="flat" cmpd="sng" algn="ctr">
      <a:noFill/>
      <a:round/>
    </a:ln>
    <a:effectLst/>
  </c:spPr>
  <c:txPr>
    <a:bodyPr/>
    <a:lstStyle/>
    <a:p>
      <a:pPr>
        <a:defRPr>
          <a:solidFill>
            <a:schemeClr val="tx1"/>
          </a:solidFill>
        </a:defRPr>
      </a:pPr>
      <a:endParaRPr lang="fr-F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AF1380-1320-4AE6-8D31-BB6980F298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2775</TotalTime>
  <Pages>20</Pages>
  <Words>4506</Words>
  <Characters>24788</Characters>
  <Application>Microsoft Office Word</Application>
  <DocSecurity>0</DocSecurity>
  <Lines>206</Lines>
  <Paragraphs>58</Paragraphs>
  <ScaleCrop>false</ScaleCrop>
  <HeadingPairs>
    <vt:vector size="2" baseType="variant">
      <vt:variant>
        <vt:lpstr>Titre</vt:lpstr>
      </vt:variant>
      <vt:variant>
        <vt:i4>1</vt:i4>
      </vt:variant>
    </vt:vector>
  </HeadingPairs>
  <TitlesOfParts>
    <vt:vector size="1" baseType="lpstr">
      <vt:lpstr/>
    </vt:vector>
  </TitlesOfParts>
  <Company>Institut PPRIME</Company>
  <LinksUpToDate>false</LinksUpToDate>
  <CharactersWithSpaces>29236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Mihai ARGHIR</dc:creator>
  <cp:keywords/>
  <dc:description/>
  <cp:lastModifiedBy>ZHANG Silun</cp:lastModifiedBy>
  <cp:revision>710</cp:revision>
  <dcterms:created xsi:type="dcterms:W3CDTF">2018-07-30T08:20:00Z</dcterms:created>
  <dcterms:modified xsi:type="dcterms:W3CDTF">2018-08-03T14:38:00Z</dcterms:modified>
</cp:coreProperties>
</file>